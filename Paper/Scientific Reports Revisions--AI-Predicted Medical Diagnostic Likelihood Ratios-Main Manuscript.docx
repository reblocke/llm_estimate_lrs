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Title: </w:t>
      </w:r>
    </w:p>
    <w:p w:rsidR="00000000" w:rsidDel="00000000" w:rsidP="00000000" w:rsidRDefault="00000000" w:rsidRPr="00000000" w14:paraId="00000002">
      <w:pPr>
        <w:rPr/>
      </w:pPr>
      <w:r w:rsidDel="00000000" w:rsidR="00000000" w:rsidRPr="00000000">
        <w:rPr>
          <w:rtl w:val="0"/>
        </w:rPr>
        <w:t xml:space="preserve">Estimation of Medical Diagnostic Likelihood Ratios Using Artificial Intelligence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Authors:</w:t>
      </w:r>
    </w:p>
    <w:p w:rsidR="00000000" w:rsidDel="00000000" w:rsidP="00000000" w:rsidRDefault="00000000" w:rsidRPr="00000000" w14:paraId="00000005">
      <w:pPr>
        <w:rPr/>
      </w:pPr>
      <w:r w:rsidDel="00000000" w:rsidR="00000000" w:rsidRPr="00000000">
        <w:rPr>
          <w:rtl w:val="0"/>
        </w:rPr>
        <w:t xml:space="preserve">Paul Chong, MD¹, Shuhan He, MD²,³, Kian Samadian, MD², Amal Mohamed, MBBCh², Boyu Peng, MSc⁴, Emma Chua⁵, Cory Rohlfsen, MD⁶, and Brian W. Locke, MD*, MSc⁷</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Affiliations: </w:t>
      </w:r>
    </w:p>
    <w:p w:rsidR="00000000" w:rsidDel="00000000" w:rsidP="00000000" w:rsidRDefault="00000000" w:rsidRPr="00000000" w14:paraId="00000008">
      <w:pPr>
        <w:rPr/>
      </w:pPr>
      <w:r w:rsidDel="00000000" w:rsidR="00000000" w:rsidRPr="00000000">
        <w:rPr>
          <w:rtl w:val="0"/>
        </w:rPr>
        <w:t xml:space="preserve">¹ School of Osteopathic Medicine, Campbell University, Lillington, North Carolina, USA</w:t>
        <w:br w:type="textWrapping"/>
        <w:t xml:space="preserve">² Department of Emergency Medicine, Massachusetts General Hospital, Boston, Massachusetts, USA</w:t>
        <w:br w:type="textWrapping"/>
        <w:t xml:space="preserve">³ Lab of Computer Science, Harvard Medical School, Boston, Massachusetts, USA</w:t>
        <w:br w:type="textWrapping"/>
        <w:t xml:space="preserve">⁴ MSDA Program, MGH Institute of Health Professions, Boston, Massachusetts, USA</w:t>
        <w:br w:type="textWrapping"/>
        <w:t xml:space="preserve">⁵ Department of Natural Sciences, Pasadena City College, Pasadena, California, USA</w:t>
        <w:br w:type="textWrapping"/>
        <w:t xml:space="preserve">⁶ Department of Medicine, University of Nebraska Medical Center, Omaha, Nebraska, USA</w:t>
        <w:br w:type="textWrapping"/>
        <w:t xml:space="preserve">⁷ Department of Pulmonary and Critical Care, Intermountain Medical Center, Murray, Utah, USA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Corresponding Author:</w:t>
      </w:r>
      <w:r w:rsidDel="00000000" w:rsidR="00000000" w:rsidRPr="00000000">
        <w:rPr>
          <w:rtl w:val="0"/>
        </w:rPr>
        <w:t xml:space="preserve"> Brian W. Locke, MD, MSc, Assistant Professor of Research, Shock Trauma Intensive Care Unit, Intermountain Medical Center, 5121 Cottonwood Street, Murray, Utah 84107, USA. Email: </w:t>
      </w:r>
      <w:hyperlink r:id="rId7">
        <w:r w:rsidDel="00000000" w:rsidR="00000000" w:rsidRPr="00000000">
          <w:rPr>
            <w:color w:val="467886"/>
            <w:u w:val="single"/>
            <w:rtl w:val="0"/>
          </w:rPr>
          <w:t xml:space="preserve">brian.locke@imail.org</w:t>
        </w:r>
      </w:hyperlink>
      <w:r w:rsidDel="00000000" w:rsidR="00000000" w:rsidRPr="00000000">
        <w:rPr>
          <w:rtl w:val="0"/>
        </w:rPr>
        <w:t xml:space="preserve"> </w:t>
      </w:r>
    </w:p>
    <w:p w:rsidR="00000000" w:rsidDel="00000000" w:rsidP="00000000" w:rsidRDefault="00000000" w:rsidRPr="00000000" w14:paraId="0000000B">
      <w:pPr>
        <w:spacing w:after="160" w:line="278.00000000000006" w:lineRule="auto"/>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160" w:line="278.00000000000006" w:lineRule="auto"/>
        <w:rPr/>
      </w:pPr>
      <w:r w:rsidDel="00000000" w:rsidR="00000000" w:rsidRPr="00000000">
        <w:rPr>
          <w:rtl w:val="0"/>
        </w:rPr>
      </w:r>
    </w:p>
    <w:p w:rsidR="00000000" w:rsidDel="00000000" w:rsidP="00000000" w:rsidRDefault="00000000" w:rsidRPr="00000000" w14:paraId="0000000D">
      <w:pPr>
        <w:spacing w:after="160" w:line="278.00000000000006" w:lineRule="auto"/>
        <w:rPr>
          <w:b w:val="1"/>
          <w:bCs w:val="1"/>
        </w:rPr>
      </w:pPr>
      <w:r w:rsidDel="00000000" w:rsidR="00000000" w:rsidRPr="00000000">
        <w:rPr>
          <w:b w:val="1"/>
          <w:bCs w:val="1"/>
          <w:rtl w:val="0"/>
        </w:rPr>
        <w:t xml:space="preserve">Abstract:</w:t>
      </w:r>
    </w:p>
    <w:p w:rsidR="00000000" w:rsidDel="00000000" w:rsidP="00000000" w:rsidRDefault="00000000" w:rsidRPr="00000000" w14:paraId="0000000E">
      <w:pPr>
        <w:rPr>
          <w:i w:val="1"/>
          <w:iCs w:val="1"/>
        </w:rPr>
      </w:pPr>
      <w:r w:rsidDel="00000000" w:rsidR="00000000" w:rsidRPr="00000000">
        <w:rPr>
          <w:rtl w:val="0"/>
        </w:rPr>
        <w:t xml:space="preserve">Accurate and context-appropriate likelihood ratios (LRs) are essential for applying Bayesian reasoning in clinical diagnosis, yet empiric LRs remain limited because diagnostic accuracy studies are resource-intensive. Large language models (LLMs) may estimate diagnostic LRs by leveraging inferred or indirect clinical associations. We compared LR estimates generated by three OpenAI models (GPT-4o, o3, and GPT-5) with all literature-reported values curated in TheNNT.com dataset. A few-shot prompt was used to elicit numerical LR estimates, and agreement was assessed using Bland–Altman analyses to evaluate mean bias and multiplicative limits of agreement. A total of 700 reported LRs across 30 conditions were compiled, most involving signs or symptoms (59%), historical elements (19%), or test results (16%). All models demonstrated negligible mean bias. GPT-5 had the narrowest 95% limits of agreement (0.26×–3.70×) compared with o3 and GPT-4o. </w:t>
      </w:r>
      <w:ins w:author="Amal Mohamed" w:id="0" w:date="2026-02-16T19:53:24Z">
        <w:commentRangeStart w:id="0"/>
        <w:commentRangeStart w:id="0"/>
        <w:commentRangeEnd w:id="0"/>
        <w:r w:rsidDel="00000000" w:rsidR="00000000" w:rsidRPr="00000000">
          <w:commentReference w:id="0"/>
        </w:r>
        <w:r w:rsidDel="00000000" w:rsidR="00000000" w:rsidRPr="00000000">
          <w:rPr>
            <w:rtl w:val="0"/>
            <w:rPrChange w:author="Amal Mohamed" w:id="1" w:date="2026-02-16T19:53:24Z">
              <w:rPr/>
            </w:rPrChange>
          </w:rPr>
          <w:t xml:space="preserve">Despite low mean bias, limits of agreement were wide, indicating that LLM-derived LRs are not interchangeable with published estimates for individual high-stakes decisions and would require context-specific validation before any clinical use.</w:t>
        </w:r>
      </w:ins>
      <w:del w:author="Amal Mohamed" w:id="0" w:date="2026-02-16T19:53:24Z">
        <w:r w:rsidDel="00000000" w:rsidR="00000000" w:rsidRPr="00000000">
          <w:rPr>
            <w:rtl w:val="0"/>
            <w:rPrChange w:author="Amal Mohamed" w:id="1" w:date="2026-02-16T19:53:24Z">
              <w:rPr/>
            </w:rPrChange>
          </w:rPr>
          <w:delText xml:space="preserve">These findings suggest that modern LLMs can estimate diagnostic LRs with low bias and bounded dispersion, supporting their potential role in knowledge synthesis and clinical decision support</w:delText>
        </w:r>
      </w:del>
      <w:r w:rsidDel="00000000" w:rsidR="00000000" w:rsidRPr="00000000">
        <w:rPr>
          <w:i w:val="1"/>
          <w:iCs w:val="1"/>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i w:val="1"/>
          <w:iCs w:val="1"/>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Keywords:</w:t>
      </w:r>
    </w:p>
    <w:p w:rsidR="00000000" w:rsidDel="00000000" w:rsidP="00000000" w:rsidRDefault="00000000" w:rsidRPr="00000000" w14:paraId="00000014">
      <w:pPr>
        <w:rPr/>
      </w:pPr>
      <w:r w:rsidDel="00000000" w:rsidR="00000000" w:rsidRPr="00000000">
        <w:rPr>
          <w:rtl w:val="0"/>
        </w:rPr>
        <w:t xml:space="preserve">Likelihood ratios, Bayesian reasoning, Diagnostic accuracy, Clinical decision support, Large language models.</w:t>
      </w: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Introduction: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vertAlign w:val="superscript"/>
        </w:rPr>
      </w:pPr>
      <w:r w:rsidDel="00000000" w:rsidR="00000000" w:rsidRPr="00000000">
        <w:rPr>
          <w:rtl w:val="0"/>
        </w:rPr>
        <w:t xml:space="preserve">Medical diagnosis requires integrating history, examination, and test findings to identify the condition that best explains a patient’s presentation</w:t>
      </w:r>
      <w:r w:rsidDel="00000000" w:rsidR="00000000" w:rsidRPr="00000000">
        <w:rPr>
          <w:vertAlign w:val="superscript"/>
          <w:rtl w:val="0"/>
        </w:rPr>
        <w:t xml:space="preserve">1,2</w:t>
      </w:r>
      <w:r w:rsidDel="00000000" w:rsidR="00000000" w:rsidRPr="00000000">
        <w:rPr>
          <w:rtl w:val="0"/>
        </w:rPr>
        <w:t xml:space="preserve">. Bayesian reasoning provides a principled framework for this task because it is information-efficient, broadly applicable, and transparent.</w:t>
      </w:r>
      <w:r w:rsidDel="00000000" w:rsidR="00000000" w:rsidRPr="00000000">
        <w:rPr>
          <w:vertAlign w:val="superscript"/>
          <w:rtl w:val="0"/>
        </w:rPr>
        <w:t xml:space="preserve">3–5</w:t>
      </w:r>
      <w:r w:rsidDel="00000000" w:rsidR="00000000" w:rsidRPr="00000000">
        <w:rPr>
          <w:rtl w:val="0"/>
        </w:rPr>
        <w:t xml:space="preserve">. Instruction in Bayesian methods can improve clinicians’ diagnostic reasoning </w:t>
      </w:r>
      <w:r w:rsidDel="00000000" w:rsidR="00000000" w:rsidRPr="00000000">
        <w:rPr>
          <w:vertAlign w:val="superscript"/>
          <w:rtl w:val="0"/>
        </w:rPr>
        <w:t xml:space="preserve">6</w:t>
      </w:r>
      <w:r w:rsidDel="00000000" w:rsidR="00000000" w:rsidRPr="00000000">
        <w:rPr>
          <w:rtl w:val="0"/>
        </w:rPr>
        <w:t xml:space="preserve">, yet broader clinical adoption remains modest and many clinicians continue to rely on intuition, heuristics, and pattern recognition.</w:t>
      </w:r>
      <w:r w:rsidDel="00000000" w:rsidR="00000000" w:rsidRPr="00000000">
        <w:rPr>
          <w:vertAlign w:val="superscript"/>
          <w:rtl w:val="0"/>
        </w:rPr>
        <w:t xml:space="preserve">7,8</w:t>
      </w:r>
    </w:p>
    <w:p w:rsidR="00000000" w:rsidDel="00000000" w:rsidP="00000000" w:rsidRDefault="00000000" w:rsidRPr="00000000" w14:paraId="00000018">
      <w:pPr>
        <w:rPr>
          <w:vertAlign w:val="superscrip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 major barrier to routine Bayesian updating at the bedside is the scarcity of accurate, context-specific likelihood ratios (LRs). LRs quantify how the presence or absence of a finding (history, symptom, examination sign, or test result) changes the odds of disease</w:t>
      </w:r>
      <w:r w:rsidDel="00000000" w:rsidR="00000000" w:rsidRPr="00000000">
        <w:rPr>
          <w:vertAlign w:val="superscript"/>
          <w:rtl w:val="0"/>
        </w:rPr>
        <w:t xml:space="preserve">3,4</w:t>
      </w:r>
      <w:r w:rsidDel="00000000" w:rsidR="00000000" w:rsidRPr="00000000">
        <w:rPr>
          <w:rtl w:val="0"/>
        </w:rPr>
        <w:t xml:space="preserve">. However, empirical LR estimates require diagnostic accuracy studies, which are difficult to perform and interpret</w:t>
      </w:r>
      <w:r w:rsidDel="00000000" w:rsidR="00000000" w:rsidRPr="00000000">
        <w:rPr>
          <w:vertAlign w:val="superscript"/>
          <w:rtl w:val="0"/>
        </w:rPr>
        <w:t xml:space="preserve">9,10</w:t>
      </w:r>
      <w:r w:rsidDel="00000000" w:rsidR="00000000" w:rsidRPr="00000000">
        <w:rPr>
          <w:rtl w:val="0"/>
        </w:rPr>
        <w:t xml:space="preserve">. Consequently, reliable LRs for many common clinical findings are unavailable and true likelihood ratios often vary substantially by clinical context</w:t>
      </w:r>
      <w:r w:rsidDel="00000000" w:rsidR="00000000" w:rsidRPr="00000000">
        <w:rPr>
          <w:vertAlign w:val="superscript"/>
          <w:rtl w:val="0"/>
        </w:rPr>
        <w:t xml:space="preserve">11</w:t>
      </w:r>
      <w:r w:rsidDel="00000000" w:rsidR="00000000" w:rsidRPr="00000000">
        <w:rPr>
          <w:rtl w:val="0"/>
        </w:rPr>
        <w:t xml:space="preserve">. The condition–finding–context space is combinatorially large, so exhaustive empirical estimation of LRs is intractable. For applied Bayesian reasoning to scale, a rapid and sufficiently accurate method of estimating LRs is necessary.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Recent advances in generative artificial intelligence suggest a potential means to generate such estimates directly from encoded clinical knowledge. Large language models (LLMs) are neural networks trained on extensive text corpora that capture clinical concepts and associations</w:t>
      </w:r>
      <w:r w:rsidDel="00000000" w:rsidR="00000000" w:rsidRPr="00000000">
        <w:rPr>
          <w:vertAlign w:val="superscript"/>
          <w:rtl w:val="0"/>
        </w:rPr>
        <w:t xml:space="preserve">12,13</w:t>
      </w:r>
      <w:r w:rsidDel="00000000" w:rsidR="00000000" w:rsidRPr="00000000">
        <w:rPr>
          <w:rtl w:val="0"/>
        </w:rPr>
        <w:t xml:space="preserve">. They can generalize to new tasks through zero-shot or in-context learning</w:t>
      </w:r>
      <w:r w:rsidDel="00000000" w:rsidR="00000000" w:rsidRPr="00000000">
        <w:rPr>
          <w:vertAlign w:val="superscript"/>
          <w:rtl w:val="0"/>
        </w:rPr>
        <w:t xml:space="preserve">14,15,</w:t>
      </w:r>
      <w:r w:rsidDel="00000000" w:rsidR="00000000" w:rsidRPr="00000000">
        <w:rPr>
          <w:rtl w:val="0"/>
        </w:rPr>
        <w:t xml:space="preserve">, suggesting they might infer LRs when empirical data are absent. There is growing interest in using large language models (LLMs) for diagnostic reasoning, and recent studies show impressive stand-alone performance.</w:t>
      </w:r>
      <w:r w:rsidDel="00000000" w:rsidR="00000000" w:rsidRPr="00000000">
        <w:rPr>
          <w:vertAlign w:val="superscript"/>
          <w:rtl w:val="0"/>
        </w:rPr>
        <w:t xml:space="preserve">16-18</w:t>
      </w:r>
      <w:r w:rsidDel="00000000" w:rsidR="00000000" w:rsidRPr="00000000">
        <w:rPr>
          <w:rtl w:val="0"/>
        </w:rPr>
        <w:t xml:space="preserve">. Yet integrating these systems as physician adjuncts remains difficult, in part because their reasoning processes are opaque.</w:t>
      </w:r>
      <w:ins w:author="Amal Mohamed" w:id="2" w:date="2026-02-17T06:52:52Z">
        <w:commentRangeStart w:id="1"/>
        <w:commentRangeStart w:id="2"/>
        <w:r w:rsidDel="00000000" w:rsidR="00000000" w:rsidRPr="00000000">
          <w:rPr>
            <w:rtl w:val="0"/>
          </w:rPr>
          <w:t xml:space="preserve"> </w:t>
        </w:r>
        <w:commentRangeStart w:id="1"/>
        <w:commentRangeEnd w:id="1"/>
        <w:r w:rsidDel="00000000" w:rsidR="00000000" w:rsidRPr="00000000">
          <w:commentReference w:id="1"/>
        </w:r>
        <w:commentRangeStart w:id="2"/>
        <w:commentRangeEnd w:id="2"/>
        <w:r w:rsidDel="00000000" w:rsidR="00000000" w:rsidRPr="00000000">
          <w:commentReference w:id="2"/>
        </w:r>
        <w:r w:rsidDel="00000000" w:rsidR="00000000" w:rsidRPr="00000000">
          <w:rPr>
            <w:rtl w:val="0"/>
            <w:rPrChange w:author="Amal Mohamed" w:id="3" w:date="2026-02-17T06:52:52Z">
              <w:rPr/>
            </w:rPrChange>
          </w:rPr>
          <w:t xml:space="preserve">Although the LR estimation process remains opaque, expressing model outputs as likelihood ratios provides a more inspectable, quantitatively actionable interface for Bayesian updating than free-text rationales alone. In other words, this approach does not eliminate black-box inference, but it makes the claimed odds-updating factor explicit and auditable. However, given the wide limits of agreement observed here, LLM-derived LRs should not be treated as interchangeable with empiric estimates for individual high-stakes clinical decisions, and any clinical use would require context-specific validation. </w:t>
        </w:r>
      </w:ins>
      <w:del w:author="Amal Mohamed" w:id="2" w:date="2026-02-17T06:52:52Z">
        <w:r w:rsidDel="00000000" w:rsidR="00000000" w:rsidRPr="00000000">
          <w:rPr>
            <w:rtl w:val="0"/>
            <w:rPrChange w:author="Amal Mohamed" w:id="3" w:date="2026-02-17T06:52:52Z">
              <w:rPr/>
            </w:rPrChange>
          </w:rPr>
          <w:delText xml:space="preserve">If LLMs can produce quantitative LR estimates, this would represent a different mode of application where models supply explicit, clinician-interpretable evidence weights that can be combined through well-established Bayesian updating, whether algorithmically or at the bedside. Such outputs could also populate decision-support tools and serve as prior predictions for future diagnostic studies.</w:delText>
        </w:r>
      </w:del>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Despite its rigor, Bayesian reasoning remains underused in practice, owing both to the absence of applicable LR estimates and the difficulty of applying them at the bedside. The collective ability of LLMs to approximate diagnostic LRs could bridge a long-standing translational gap between data and decision-making. </w:t>
      </w:r>
      <w:r w:rsidDel="00000000" w:rsidR="00000000" w:rsidRPr="00000000">
        <w:rPr>
          <w:vertAlign w:val="superscript"/>
          <w:rtl w:val="0"/>
        </w:rPr>
        <w:t xml:space="preserve">3,4,27</w:t>
      </w:r>
      <w:r w:rsidDel="00000000" w:rsidR="00000000" w:rsidRPr="00000000">
        <w:rPr>
          <w:rtl w:val="0"/>
        </w:rPr>
        <w:t xml:space="preserve">A precondition to evaluating LR-estimation in situations where current empiric data is missing is assessing how well LLMs encode existing LR estimates from the scientific literature. In this study, we evaluated successive generations of LLMs to determine how closely their inferred LRs align with published values, and to explore whether AI-generated estimates can serve as credible, inspectable surrogates for empirical diagnostic evidence.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Methods:</w:t>
      </w:r>
    </w:p>
    <w:p w:rsidR="00000000" w:rsidDel="00000000" w:rsidP="00000000" w:rsidRDefault="00000000" w:rsidRPr="00000000" w14:paraId="00000025">
      <w:pPr>
        <w:rPr>
          <w:i w:val="1"/>
          <w:iCs w:val="1"/>
        </w:rPr>
      </w:pPr>
      <w:r w:rsidDel="00000000" w:rsidR="00000000" w:rsidRPr="00000000">
        <w:rPr>
          <w:i w:val="1"/>
          <w:iCs w:val="1"/>
          <w:rtl w:val="0"/>
        </w:rPr>
        <w:t xml:space="preserve">Study Design:</w:t>
      </w:r>
    </w:p>
    <w:p w:rsidR="00000000" w:rsidDel="00000000" w:rsidP="00000000" w:rsidRDefault="00000000" w:rsidRPr="00000000" w14:paraId="0000002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We conducted a retrospective comparative study assessing the agreement between diagnostic LRs generated by three LLMs and all empirically estimated LRs reported by theNNT.com (© The NNT Group, 2010–2022).  </w:t>
      </w:r>
    </w:p>
    <w:p w:rsidR="00000000" w:rsidDel="00000000" w:rsidP="00000000" w:rsidRDefault="00000000" w:rsidRPr="00000000" w14:paraId="0000002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28">
      <w:pPr>
        <w:pStyle w:val="Heading3"/>
        <w:rPr/>
      </w:pPr>
      <w:r w:rsidDel="00000000" w:rsidR="00000000" w:rsidRPr="00000000">
        <w:rPr>
          <w:rtl w:val="0"/>
        </w:rPr>
        <w:t xml:space="preserve">Data Sources: </w:t>
      </w:r>
    </w:p>
    <w:p w:rsidR="00000000" w:rsidDel="00000000" w:rsidP="00000000" w:rsidRDefault="00000000" w:rsidRPr="00000000" w14:paraId="00000029">
      <w:pPr>
        <w:rPr/>
      </w:pPr>
      <w:r w:rsidDel="00000000" w:rsidR="00000000" w:rsidRPr="00000000">
        <w:rPr>
          <w:rtl w:val="0"/>
        </w:rPr>
        <w:t xml:space="preserve">On April 1, 2025, we compiled a reference-standard dataset of all likelihood ratios (LR</w:t>
      </w:r>
      <w:r w:rsidDel="00000000" w:rsidR="00000000" w:rsidRPr="00000000">
        <w:rPr>
          <w:vertAlign w:val="subscript"/>
          <w:rtl w:val="0"/>
        </w:rPr>
        <w:t xml:space="preserve">Reported</w:t>
      </w:r>
      <w:r w:rsidDel="00000000" w:rsidR="00000000" w:rsidRPr="00000000">
        <w:rPr>
          <w:rtl w:val="0"/>
        </w:rPr>
        <w:t xml:space="preserve">) from theNNT.com, a curated repository of diagnostic likelihood ratios from the published medical literature.</w:t>
      </w:r>
      <w:ins w:author="Amal Mohamed" w:id="4" w:date="2026-02-16T21:59:02Z">
        <w:commentRangeStart w:id="3"/>
        <w:r w:rsidDel="00000000" w:rsidR="00000000" w:rsidRPr="00000000">
          <w:rPr>
            <w:rtl w:val="0"/>
          </w:rPr>
          <w:t xml:space="preserve"> When theNNT reported both LR+ and LR− for a given finding, we treated them as separate condition–finding entries corresponding to the finding being present/positive (LR+) versus absent/negative (LR−); both are strictly positive quantities (LR− values are typically &lt;1).</w:t>
        </w:r>
      </w:ins>
      <w:commentRangeEnd w:id="3"/>
      <w:r w:rsidDel="00000000" w:rsidR="00000000" w:rsidRPr="00000000">
        <w:commentReference w:id="3"/>
      </w:r>
      <w:r w:rsidDel="00000000" w:rsidR="00000000" w:rsidRPr="00000000">
        <w:rPr>
          <w:rtl w:val="0"/>
        </w:rPr>
        <w:t xml:space="preserve"> </w:t>
      </w:r>
      <w:ins w:author="Amal Mohamed" w:id="5" w:date="2026-02-17T06:30:33Z">
        <w:commentRangeStart w:id="4"/>
        <w:r w:rsidDel="00000000" w:rsidR="00000000" w:rsidRPr="00000000">
          <w:rPr>
            <w:rtl w:val="0"/>
          </w:rPr>
          <w:t xml:space="preserve">Where theNNT finding text included a specific modality (e.g., CT vs ultrasound) or a test name (e.g., D-dimer), we retained that information verbatim in the ‘Finding’ field. We did not inject additional assay thresholds or operational definitions when such details were not present in the source entry. </w:t>
        </w:r>
      </w:ins>
      <w:commentRangeEnd w:id="4"/>
      <w:r w:rsidDel="00000000" w:rsidR="00000000" w:rsidRPr="00000000">
        <w:commentReference w:id="4"/>
      </w:r>
      <w:r w:rsidDel="00000000" w:rsidR="00000000" w:rsidRPr="00000000">
        <w:rPr>
          <w:rtl w:val="0"/>
        </w:rPr>
        <w:t xml:space="preserve">For each condition, a point estimate of each LR was recorded directly or, when only a range was provided, derived as the geometric mean (e.g., “1–2” recorded as 1.41; “1.5 [95% CI 1–2]” recorded as 1.5)</w:t>
      </w:r>
      <w:r w:rsidDel="00000000" w:rsidR="00000000" w:rsidRPr="00000000">
        <w:rPr>
          <w:rFonts w:ascii="Gungsuh" w:cs="Gungsuh" w:eastAsia="Gungsuh" w:hAnsi="Gungsuh"/>
          <w:rtl w:val="0"/>
        </w:rPr>
        <w:t xml:space="preserve">. LRs were initially extracted using an automated script and then manually validated with duplicate independent review (PC and BWL). Each LR was categorized as a patient historical element, a sign/symptom, a test result, an imaging finding, and/or a diagnostic adjudication (e.g. “diagnosis based on ultrasound”). Scores (e.g. Centor criteria for Strep pharyngitis) were counted as each of the constituent findings. We qualitatively describe the strength of findings as strong (LR- ≤</w:t>
      </w:r>
      <w:r w:rsidDel="00000000" w:rsidR="00000000" w:rsidRPr="00000000">
        <w:rPr>
          <w:rtl w:val="0"/>
        </w:rPr>
        <w:t xml:space="preserve"> </w:t>
      </w:r>
      <w:r w:rsidDel="00000000" w:rsidR="00000000" w:rsidRPr="00000000">
        <w:rPr>
          <w:rFonts w:ascii="Gungsuh" w:cs="Gungsuh" w:eastAsia="Gungsuh" w:hAnsi="Gungsuh"/>
          <w:rtl w:val="0"/>
        </w:rPr>
        <w:t xml:space="preserve">0.10 or LR+ ≥</w:t>
      </w:r>
      <w:r w:rsidDel="00000000" w:rsidR="00000000" w:rsidRPr="00000000">
        <w:rPr>
          <w:rtl w:val="0"/>
        </w:rPr>
        <w:t xml:space="preserve"> </w:t>
      </w:r>
      <w:r w:rsidDel="00000000" w:rsidR="00000000" w:rsidRPr="00000000">
        <w:rPr>
          <w:rFonts w:ascii="Gungsuh" w:cs="Gungsuh" w:eastAsia="Gungsuh" w:hAnsi="Gungsuh"/>
          <w:rtl w:val="0"/>
        </w:rPr>
        <w:t xml:space="preserve">10), moderate (0.1 &lt; LR- ≤ 0.2 or  5 ≤ LR+ &lt; 10), weak (0.2 ≤ LR- &lt; 0.5 or 2 ≤ LR+ &lt; 5), or negligible (0.5 &lt; LR &lt; 2), consistent with prior literature</w:t>
      </w:r>
      <w:r w:rsidDel="00000000" w:rsidR="00000000" w:rsidRPr="00000000">
        <w:rPr>
          <w:vertAlign w:val="superscript"/>
          <w:rtl w:val="0"/>
        </w:rPr>
        <w:t xml:space="preserve">3,4</w:t>
      </w: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3"/>
        <w:rPr/>
      </w:pPr>
      <w:r w:rsidDel="00000000" w:rsidR="00000000" w:rsidRPr="00000000">
        <w:rPr>
          <w:rtl w:val="0"/>
        </w:rPr>
        <w:t xml:space="preserve">Comparator Likelihood Ratios</w:t>
      </w:r>
    </w:p>
    <w:p w:rsidR="00000000" w:rsidDel="00000000" w:rsidP="00000000" w:rsidRDefault="00000000" w:rsidRPr="00000000" w14:paraId="0000002D">
      <w:pPr>
        <w:rPr/>
      </w:pPr>
      <w:r w:rsidDel="00000000" w:rsidR="00000000" w:rsidRPr="00000000">
        <w:rPr>
          <w:rtl w:val="0"/>
        </w:rPr>
        <w:t xml:space="preserve">On August 25, 2025, we generated comparator, LLM-generated likelihood ratios (LR</w:t>
      </w:r>
      <w:r w:rsidDel="00000000" w:rsidR="00000000" w:rsidRPr="00000000">
        <w:rPr>
          <w:vertAlign w:val="subscript"/>
          <w:rtl w:val="0"/>
        </w:rPr>
        <w:t xml:space="preserve">LLM</w:t>
      </w:r>
      <w:r w:rsidDel="00000000" w:rsidR="00000000" w:rsidRPr="00000000">
        <w:rPr>
          <w:rtl w:val="0"/>
        </w:rPr>
        <w:t xml:space="preserve">) for all findings listed on theNNT.com using a few-shot prompting procedure. To represent a range of model ages, complexity, and inference costs, we queried three OpenAI LLMs (OpenAI, LP; San Francisco, California, USA) using the OpenAI API: GPT-4o (model release Nov 20, 2024), o3 (release Apr 16, 2025), and GPT-5 (release Aug 7, 2025). </w:t>
      </w:r>
      <w:commentRangeStart w:id="5"/>
      <w:r w:rsidDel="00000000" w:rsidR="00000000" w:rsidRPr="00000000">
        <w:rPr>
          <w:rtl w:val="0"/>
        </w:rPr>
        <w:t xml:space="preserve">The prompt was designed by a single author (BWL) and is fully described in the supplement. In brief, the system prompt defined the LR, ‘P(finding | diagnosis) / P(finding | not diagnosis)’, gave qualitative LR strength descriptions</w:t>
      </w:r>
      <w:r w:rsidDel="00000000" w:rsidR="00000000" w:rsidRPr="00000000">
        <w:rPr>
          <w:vertAlign w:val="superscript"/>
          <w:rtl w:val="0"/>
        </w:rPr>
        <w:t xml:space="preserve">3</w:t>
      </w:r>
      <w:r w:rsidDel="00000000" w:rsidR="00000000" w:rsidRPr="00000000">
        <w:rPr>
          <w:rtl w:val="0"/>
        </w:rPr>
        <w:t xml:space="preserve">.</w:t>
      </w:r>
      <w:ins w:author="Amal Mohamed" w:id="6" w:date="2026-02-17T06:07:50Z">
        <w:commentRangeEnd w:id="5"/>
        <w:r w:rsidDel="00000000" w:rsidR="00000000" w:rsidRPr="00000000">
          <w:commentReference w:id="5"/>
        </w:r>
        <w:commentRangeStart w:id="6"/>
        <w:commentRangeStart w:id="7"/>
        <w:commentRangeStart w:id="8"/>
        <w:r w:rsidDel="00000000" w:rsidR="00000000" w:rsidRPr="00000000">
          <w:rPr>
            <w:rtl w:val="0"/>
          </w:rPr>
          <w:t xml:space="preserve"> The model input consisted of a plain-text pair: ‘Condition: &lt;diagnosis&gt;’ and ‘Finding: &lt;clinical finding text&gt;’; these were not encoded as ‘+’ or ‘−’ symbols.</w:t>
        </w:r>
      </w:ins>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r w:rsidDel="00000000" w:rsidR="00000000" w:rsidRPr="00000000">
        <w:rPr>
          <w:rtl w:val="0"/>
        </w:rPr>
        <w:t xml:space="preserve"> </w:t>
      </w:r>
      <w:ins w:author="Amal Mohamed" w:id="7" w:date="2026-02-16T22:01:29Z">
        <w:commentRangeStart w:id="9"/>
        <w:commentRangeStart w:id="9"/>
        <w:commentRangeEnd w:id="9"/>
        <w:r w:rsidDel="00000000" w:rsidR="00000000" w:rsidRPr="00000000">
          <w:commentReference w:id="9"/>
        </w:r>
        <w:r w:rsidDel="00000000" w:rsidR="00000000" w:rsidRPr="00000000">
          <w:rPr>
            <w:rtl w:val="0"/>
            <w:rPrChange w:author="Amal Mohamed" w:id="8" w:date="2026-02-16T22:01:29Z">
              <w:rPr/>
            </w:rPrChange>
          </w:rPr>
          <w:t xml:space="preserve">The structured output schema required a single finite numeric LR (&gt;0); because both LR+ and LR− are strictly positive quantities (LR− values are typically &lt;1, not negative), any non-numeric, non-finite, or non-positive outputs were rejected and the model was re-queried until a valid value was returned.</w:t>
        </w:r>
      </w:ins>
      <w:del w:author="Amal Mohamed" w:id="7" w:date="2026-02-16T22:01:29Z">
        <w:r w:rsidDel="00000000" w:rsidR="00000000" w:rsidRPr="00000000">
          <w:rPr>
            <w:rtl w:val="0"/>
            <w:rPrChange w:author="Amal Mohamed" w:id="8" w:date="2026-02-16T22:01:29Z">
              <w:rPr/>
            </w:rPrChange>
          </w:rPr>
          <w:delText xml:space="preserve">The LLM output schema required a single positive numeric response; any non-numeric, non-finite, or non-positive outputs were rejected and the model was re-queried until a valid value was returned</w:delText>
        </w:r>
      </w:del>
      <w:r w:rsidDel="00000000" w:rsidR="00000000" w:rsidRPr="00000000">
        <w:rPr>
          <w:rtl w:val="0"/>
        </w:rPr>
        <w:t xml:space="preserve">. </w:t>
      </w:r>
      <w:ins w:author="Amal Mohamed" w:id="9" w:date="2026-02-23T17:52:26Z">
        <w:commentRangeStart w:id="10"/>
        <w:r w:rsidDel="00000000" w:rsidR="00000000" w:rsidRPr="00000000">
          <w:rPr>
            <w:rtl w:val="0"/>
          </w:rPr>
          <w:t xml:space="preserve">Example inputs include: ‘Condition: pulmonary embolism / Finding: tachycardia &gt;100 bpm’ and ‘Condition: appendicitis / Finding: no RLQ tenderness.’. When applicable, the finding text includes the diagnostic modality (e.g., ultrasound, imaging, laboratory assay), consistent with how TheNNT summarizes the underlying studies. </w:t>
        </w:r>
      </w:ins>
      <w:commentRangeEnd w:id="10"/>
      <w:r w:rsidDel="00000000" w:rsidR="00000000" w:rsidRPr="00000000">
        <w:commentReference w:id="10"/>
      </w:r>
      <w:r w:rsidDel="00000000" w:rsidR="00000000" w:rsidRPr="00000000">
        <w:rPr>
          <w:rtl w:val="0"/>
        </w:rPr>
        <w:t xml:space="preserve">We used eight (non-reasoning model, GPT-4o) or two (reasoning models, o3 and GPT-5) clinician-estimated few-shot examples that were not in the evaluation set. Inference settings were temperature = 0.2 (non-reasoning model) and ‘reasoning effort’ = "medium" (reasoning models); text.verbosity = "low" was applied where supported (GPT-5 only). Internet search was not enabled for any models. No model fine-tuning was performed.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i w:val="1"/>
          <w:iCs w:val="1"/>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rPr/>
      </w:pPr>
      <w:r w:rsidDel="00000000" w:rsidR="00000000" w:rsidRPr="00000000">
        <w:rPr>
          <w:rtl w:val="0"/>
        </w:rPr>
        <w:t xml:space="preserve">Outcomes, Measures, and Statistical Analysis</w:t>
      </w:r>
    </w:p>
    <w:p w:rsidR="00000000" w:rsidDel="00000000" w:rsidP="00000000" w:rsidRDefault="00000000" w:rsidRPr="00000000" w14:paraId="00000035">
      <w:pPr>
        <w:rPr/>
      </w:pPr>
      <w:r w:rsidDel="00000000" w:rsidR="00000000" w:rsidRPr="00000000">
        <w:rPr>
          <w:rtl w:val="0"/>
        </w:rPr>
        <w:t xml:space="preserve">The primary outcome the agreement between reported likelihood ratios (LR</w:t>
      </w:r>
      <w:r w:rsidDel="00000000" w:rsidR="00000000" w:rsidRPr="00000000">
        <w:rPr>
          <w:vertAlign w:val="subscript"/>
          <w:rtl w:val="0"/>
        </w:rPr>
        <w:t xml:space="preserve">Reported</w:t>
      </w:r>
      <w:r w:rsidDel="00000000" w:rsidR="00000000" w:rsidRPr="00000000">
        <w:rPr>
          <w:rtl w:val="0"/>
        </w:rPr>
        <w:t xml:space="preserve">) and LLM-estimated likelihood ratios (LR</w:t>
      </w:r>
      <w:r w:rsidDel="00000000" w:rsidR="00000000" w:rsidRPr="00000000">
        <w:rPr>
          <w:vertAlign w:val="subscript"/>
          <w:rtl w:val="0"/>
        </w:rPr>
        <w:t xml:space="preserve">LLM</w:t>
      </w:r>
      <w:r w:rsidDel="00000000" w:rsidR="00000000" w:rsidRPr="00000000">
        <w:rPr>
          <w:rtl w:val="0"/>
        </w:rPr>
        <w:t xml:space="preserve">) calculated using Bland-Altman analysis</w:t>
      </w:r>
      <w:r w:rsidDel="00000000" w:rsidR="00000000" w:rsidRPr="00000000">
        <w:rPr>
          <w:vertAlign w:val="superscript"/>
          <w:rtl w:val="0"/>
        </w:rPr>
        <w:t xml:space="preserve">19</w:t>
      </w:r>
      <w:r w:rsidDel="00000000" w:rsidR="00000000" w:rsidRPr="00000000">
        <w:rPr>
          <w:rtl w:val="0"/>
        </w:rPr>
        <w:t xml:space="preserve"> on log-transformed LR values </w:t>
      </w:r>
      <w:ins w:author="Amal Mohamed" w:id="10" w:date="2026-02-23T18:26:41Z">
        <w:commentRangeStart w:id="11"/>
        <w:commentRangeStart w:id="11"/>
        <w:commentRangeEnd w:id="11"/>
        <w:r w:rsidDel="00000000" w:rsidR="00000000" w:rsidRPr="00000000">
          <w:commentReference w:id="11"/>
        </w:r>
        <w:r w:rsidDel="00000000" w:rsidR="00000000" w:rsidRPr="00000000">
          <w:rPr>
            <w:rtl w:val="0"/>
            <w:rPrChange w:author="Amal Mohamed" w:id="11" w:date="2026-02-23T18:26:41Z">
              <w:rPr/>
            </w:rPrChange>
          </w:rPr>
          <w:t xml:space="preserve">because log(LR) is additive under Bayesian updating and corresponds to an odds-updating ‘weight’ for the observed test result.</w:t>
        </w:r>
      </w:ins>
      <w:del w:author="Amal Mohamed" w:id="10" w:date="2026-02-23T18:26:41Z">
        <w:r w:rsidDel="00000000" w:rsidR="00000000" w:rsidRPr="00000000">
          <w:rPr>
            <w:rtl w:val="0"/>
            <w:rPrChange w:author="Amal Mohamed" w:id="11" w:date="2026-02-23T18:26:41Z">
              <w:rPr/>
            </w:rPrChange>
          </w:rPr>
          <w:delText xml:space="preserve">because strength of evidence is additive on the log scale</w:delText>
        </w:r>
      </w:del>
      <w:r w:rsidDel="00000000" w:rsidR="00000000" w:rsidRPr="00000000">
        <w:rPr>
          <w:vertAlign w:val="superscript"/>
          <w:rtl w:val="0"/>
        </w:rPr>
        <w:t xml:space="preserve">4,20</w:t>
      </w:r>
      <w:r w:rsidDel="00000000" w:rsidR="00000000" w:rsidRPr="00000000">
        <w:rPr>
          <w:rtl w:val="0"/>
        </w:rPr>
        <w:t xml:space="preserve">. We calculated multiplicative (ratio) limits of agreement, which indicate the range within which LR</w:t>
      </w:r>
      <w:r w:rsidDel="00000000" w:rsidR="00000000" w:rsidRPr="00000000">
        <w:rPr>
          <w:vertAlign w:val="subscript"/>
          <w:rtl w:val="0"/>
        </w:rPr>
        <w:t xml:space="preserve">LLM</w:t>
      </w:r>
      <w:r w:rsidDel="00000000" w:rsidR="00000000" w:rsidRPr="00000000">
        <w:rPr>
          <w:rtl w:val="0"/>
        </w:rPr>
        <w:t xml:space="preserve"> is expected to lie within an x-fold difference of the LR</w:t>
      </w:r>
      <w:r w:rsidDel="00000000" w:rsidR="00000000" w:rsidRPr="00000000">
        <w:rPr>
          <w:vertAlign w:val="subscript"/>
          <w:rtl w:val="0"/>
        </w:rPr>
        <w:t xml:space="preserve">Reported</w:t>
      </w:r>
      <w:r w:rsidDel="00000000" w:rsidR="00000000" w:rsidRPr="00000000">
        <w:rPr>
          <w:rtl w:val="0"/>
        </w:rPr>
        <w:t xml:space="preserve"> in 95% of cases. 50%, 75%, 90%, and 99% limits of agreement are also tabulated in the supplemental materials. We compared models using paired t-test for mean differences (bias) and the Pittman-Morgan test for differences in the width (variance) of the limits of agreement</w:t>
      </w:r>
      <w:r w:rsidDel="00000000" w:rsidR="00000000" w:rsidRPr="00000000">
        <w:rPr>
          <w:vertAlign w:val="superscript"/>
          <w:rtl w:val="0"/>
        </w:rPr>
        <w:t xml:space="preserve">21,22</w:t>
      </w: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Prespecified subgroup analyses were conducted by information type (historical element, symptom/sign, examination finding, test result, or diagnostic adjudication), and by direction of evidence (positive: LR &gt;1; negative: LR &lt; 1)</w:t>
      </w:r>
      <w:ins w:author="Amal Mohamed" w:id="12" w:date="2026-02-17T07:09:02Z">
        <w:r w:rsidDel="00000000" w:rsidR="00000000" w:rsidRPr="00000000">
          <w:rPr>
            <w:rtl w:val="0"/>
          </w:rPr>
          <w:t xml:space="preserve">.</w:t>
        </w:r>
      </w:ins>
      <w:r w:rsidDel="00000000" w:rsidR="00000000" w:rsidRPr="00000000">
        <w:rPr>
          <w:rtl w:val="0"/>
        </w:rPr>
        <w:t xml:space="preserve"> </w:t>
      </w:r>
      <w:ins w:author="Amal Mohamed" w:id="13" w:date="2026-02-17T07:08:56Z">
        <w:commentRangeStart w:id="12"/>
        <w:commentRangeStart w:id="13"/>
        <w:commentRangeStart w:id="12"/>
        <w:commentRangeEnd w:id="12"/>
        <w:r w:rsidDel="00000000" w:rsidR="00000000" w:rsidRPr="00000000">
          <w:commentReference w:id="12"/>
        </w:r>
        <w:commentRangeStart w:id="13"/>
        <w:commentRangeEnd w:id="13"/>
        <w:r w:rsidDel="00000000" w:rsidR="00000000" w:rsidRPr="00000000">
          <w:commentReference w:id="13"/>
        </w:r>
        <w:r w:rsidDel="00000000" w:rsidR="00000000" w:rsidRPr="00000000">
          <w:rPr>
            <w:rtl w:val="0"/>
            <w:rPrChange w:author="Amal Mohamed" w:id="14" w:date="2026-02-17T07:08:56Z">
              <w:rPr/>
            </w:rPrChange>
          </w:rPr>
          <w:t xml:space="preserve">Welch’s t-test for bias and Levene’s test for differences in width were used because these analyses compare different sets of LR pairs across groups (i.e., independent observations), whereas paired tests were reserved for within-pair comparisons to LR</w:t>
        </w:r>
        <w:r w:rsidDel="00000000" w:rsidR="00000000" w:rsidRPr="00000000">
          <w:rPr>
            <w:vertAlign w:val="subscript"/>
            <w:rtl w:val="0"/>
            <w:rPrChange w:author="Amal Mohamed" w:id="14" w:date="2026-02-17T07:08:56Z">
              <w:rPr/>
            </w:rPrChange>
          </w:rPr>
          <w:t xml:space="preserve">Reported</w:t>
        </w:r>
        <w:r w:rsidDel="00000000" w:rsidR="00000000" w:rsidRPr="00000000">
          <w:rPr>
            <w:rtl w:val="0"/>
            <w:rPrChange w:author="Amal Mohamed" w:id="14" w:date="2026-02-17T07:08:56Z">
              <w:rPr/>
            </w:rPrChange>
          </w:rPr>
          <w:t xml:space="preserve">.</w:t>
        </w:r>
        <w:r w:rsidDel="00000000" w:rsidR="00000000" w:rsidRPr="00000000">
          <w:rPr>
            <w:rtl w:val="0"/>
            <w:rPrChange w:author="Amal Mohamed" w:id="14" w:date="2026-02-17T07:08:56Z">
              <w:rPr/>
            </w:rPrChange>
          </w:rPr>
          <w:t xml:space="preserve">d</w:t>
        </w:r>
      </w:ins>
      <w:del w:author="Amal Mohamed" w:id="13" w:date="2026-02-17T07:08:56Z">
        <w:r w:rsidDel="00000000" w:rsidR="00000000" w:rsidRPr="00000000">
          <w:rPr>
            <w:rtl w:val="0"/>
            <w:rPrChange w:author="Amal Mohamed" w:id="14" w:date="2026-02-17T07:08:56Z">
              <w:rPr/>
            </w:rPrChange>
          </w:rPr>
          <w:delText xml:space="preserve">using</w:delText>
        </w:r>
      </w:del>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Secondary analyses included LR</w:t>
      </w:r>
      <w:r w:rsidDel="00000000" w:rsidR="00000000" w:rsidRPr="00000000">
        <w:rPr>
          <w:vertAlign w:val="subscript"/>
          <w:rtl w:val="0"/>
        </w:rPr>
        <w:t xml:space="preserve">LLM</w:t>
      </w:r>
      <w:r w:rsidDel="00000000" w:rsidR="00000000" w:rsidRPr="00000000">
        <w:rPr>
          <w:rtl w:val="0"/>
        </w:rPr>
        <w:t xml:space="preserve"> estimate calibration , which was evaluated by linear regression of log-transformed LLM estimates on reported log LRs, yielding the intercept, slope, 95% confidence intervals, and R². Agreement between qualitative LR strength categories (e.g. strong, moderate, weak)</w:t>
      </w:r>
      <w:r w:rsidDel="00000000" w:rsidR="00000000" w:rsidRPr="00000000">
        <w:rPr>
          <w:vertAlign w:val="superscript"/>
          <w:rtl w:val="0"/>
        </w:rPr>
        <w:t xml:space="preserve">3,4</w:t>
      </w:r>
      <w:r w:rsidDel="00000000" w:rsidR="00000000" w:rsidRPr="00000000">
        <w:rPr>
          <w:rtl w:val="0"/>
        </w:rPr>
        <w:t xml:space="preserve"> was also assessed using Cohen’s Kappa with quadratic weights, which penalizes large disagreements more heavily and approximates squared-error on the underlying likelihood ratio scale</w:t>
      </w:r>
      <w:r w:rsidDel="00000000" w:rsidR="00000000" w:rsidRPr="00000000">
        <w:rPr>
          <w:vertAlign w:val="superscript"/>
          <w:rtl w:val="0"/>
        </w:rPr>
        <w:t xml:space="preserve">23,24</w:t>
      </w: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Statistical significance was set at α = 0.05 without adjustment for multiple testing. There was no missing data.</w:t>
      </w:r>
      <w:r w:rsidDel="00000000" w:rsidR="00000000" w:rsidRPr="00000000">
        <w:rPr>
          <w:b w:val="1"/>
          <w:bCs w:val="1"/>
          <w:rtl w:val="0"/>
        </w:rPr>
        <w:t xml:space="preserve"> </w:t>
      </w:r>
      <w:r w:rsidDel="00000000" w:rsidR="00000000" w:rsidRPr="00000000">
        <w:rPr>
          <w:rtl w:val="0"/>
        </w:rPr>
        <w:t xml:space="preserve">All available likelihood ratios from TheNNT.com at the time of data collection were included, defining the sample size for this descriptive analysis.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line="278.00000000000006" w:lineRule="auto"/>
        <w:rPr>
          <w:i w:val="1"/>
          <w:iCs w:val="1"/>
          <w:color w:val="0d0d0d"/>
        </w:rPr>
      </w:pPr>
      <w:r w:rsidDel="00000000" w:rsidR="00000000" w:rsidRPr="00000000">
        <w:rPr>
          <w:i w:val="1"/>
          <w:iCs w:val="1"/>
          <w:color w:val="0d0d0d"/>
          <w:rtl w:val="0"/>
        </w:rPr>
        <w:t xml:space="preserve">Ethical Considerations:</w:t>
      </w:r>
    </w:p>
    <w:p w:rsidR="00000000" w:rsidDel="00000000" w:rsidP="00000000" w:rsidRDefault="00000000" w:rsidRPr="00000000" w14:paraId="0000003E">
      <w:pPr>
        <w:spacing w:after="160" w:line="278.00000000000006" w:lineRule="auto"/>
        <w:rPr/>
      </w:pPr>
      <w:r w:rsidDel="00000000" w:rsidR="00000000" w:rsidRPr="00000000">
        <w:rPr>
          <w:color w:val="0d0d0d"/>
          <w:rtl w:val="0"/>
        </w:rPr>
        <w:t xml:space="preserve">This study used publicly available aggregated data and did not involve human participants; therefore, it was exempt from institutional review board oversight.</w:t>
      </w:r>
      <w:r w:rsidDel="00000000" w:rsidR="00000000" w:rsidRPr="00000000">
        <w:rPr>
          <w:rtl w:val="0"/>
        </w:rPr>
      </w:r>
    </w:p>
    <w:p w:rsidR="00000000" w:rsidDel="00000000" w:rsidP="00000000" w:rsidRDefault="00000000" w:rsidRPr="00000000" w14:paraId="0000003F">
      <w:pPr>
        <w:spacing w:after="160" w:line="278.00000000000006" w:lineRule="auto"/>
        <w:rPr>
          <w:b w:val="1"/>
          <w:bCs w:val="1"/>
          <w:color w:val="0d0d0d"/>
        </w:rPr>
      </w:pP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tl w:val="0"/>
        </w:rPr>
        <w:t xml:space="preserve">Results:</w:t>
      </w:r>
    </w:p>
    <w:p w:rsidR="00000000" w:rsidDel="00000000" w:rsidP="00000000" w:rsidRDefault="00000000" w:rsidRPr="00000000" w14:paraId="00000041">
      <w:pPr>
        <w:rPr/>
      </w:pPr>
      <w:r w:rsidDel="00000000" w:rsidR="00000000" w:rsidRPr="00000000">
        <w:rPr>
          <w:rtl w:val="0"/>
        </w:rPr>
        <w:t xml:space="preserve">Seven hundred LR</w:t>
      </w:r>
      <w:r w:rsidDel="00000000" w:rsidR="00000000" w:rsidRPr="00000000">
        <w:rPr>
          <w:vertAlign w:val="subscript"/>
          <w:rtl w:val="0"/>
        </w:rPr>
        <w:t xml:space="preserve">Reported</w:t>
      </w:r>
      <w:r w:rsidDel="00000000" w:rsidR="00000000" w:rsidRPr="00000000">
        <w:rPr>
          <w:rtl w:val="0"/>
        </w:rPr>
        <w:t xml:space="preserve"> exploring the 30 available medical conditions were compiled from theNNT.com. Signs/symptoms were the most common type of LR (416, 59%), followed by historical element (134, 19%) and test results (110,16% )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LR</w:t>
      </w:r>
      <w:r w:rsidDel="00000000" w:rsidR="00000000" w:rsidRPr="00000000">
        <w:rPr>
          <w:vertAlign w:val="subscript"/>
          <w:rtl w:val="0"/>
        </w:rPr>
        <w:t xml:space="preserve">Reported</w:t>
      </w:r>
      <w:r w:rsidDel="00000000" w:rsidR="00000000" w:rsidRPr="00000000">
        <w:rPr>
          <w:rtl w:val="0"/>
        </w:rPr>
        <w:t xml:space="preserve"> values ranged from 0.01 to 145.9, with a median of 1 (interquartile range 0.7 to 2.2) and a geometric mean of 1.21. Figure 1 shows the distribution of strength of evidence in the LR</w:t>
      </w:r>
      <w:r w:rsidDel="00000000" w:rsidR="00000000" w:rsidRPr="00000000">
        <w:rPr>
          <w:vertAlign w:val="subscript"/>
          <w:rtl w:val="0"/>
        </w:rPr>
        <w:t xml:space="preserve">Reported</w:t>
      </w:r>
      <w:r w:rsidDel="00000000" w:rsidR="00000000" w:rsidRPr="00000000">
        <w:rPr>
          <w:rFonts w:ascii="Gungsuh" w:cs="Gungsuh" w:eastAsia="Gungsuh" w:hAnsi="Gungsuh"/>
          <w:rtl w:val="0"/>
        </w:rPr>
        <w:t xml:space="preserve">. Most (n=400) findings offered negligible strength of evidence (0.5 &lt; LR &lt; 2; 56.5%), with the next most common being weak evidence in favor of a diagnosis (n=120, 17.4%), weak evidence against (60, 8.7%) and moderate evidence for (52, 7.5%). Diagnostic adjudication findings were rare (n=8) but had more extreme LR magnitudes (median 2.06; 75th percentile 16.3; 95th percentile 26.3), whereas signs/symptoms were most common (n=416) and clustered near LR≈1 (median 1.0; 75th percentile 2.1) (Supplemental Table 1). Given the small adjudication sample, this comparison is descriptive.</w:t>
      </w:r>
      <w:del w:author="Amal Mohamed" w:id="15" w:date="2026-02-17T07:14:47Z">
        <w:commentRangeStart w:id="14"/>
        <w:commentRangeStart w:id="14"/>
        <w:commentRangeEnd w:id="14"/>
        <w:r w:rsidDel="00000000" w:rsidR="00000000" w:rsidRPr="00000000">
          <w:commentReference w:id="14"/>
        </w:r>
        <w:r w:rsidDel="00000000" w:rsidR="00000000" w:rsidRPr="00000000">
          <w:rPr>
            <w:rtl w:val="0"/>
            <w:rPrChange w:author="Amal Mohamed" w:id="16" w:date="2026-02-17T07:14:47Z">
              <w:rPr/>
            </w:rPrChange>
          </w:rPr>
          <w:delText xml:space="preserve">Diagnostic adjudications tended to provide the strongest evidence, while signs/symptoms were the weakest (Supplemental Table 1).</w:delText>
        </w:r>
      </w:del>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Three sets of LR</w:t>
      </w:r>
      <w:r w:rsidDel="00000000" w:rsidR="00000000" w:rsidRPr="00000000">
        <w:rPr>
          <w:vertAlign w:val="subscript"/>
          <w:rtl w:val="0"/>
        </w:rPr>
        <w:t xml:space="preserve">LLM</w:t>
      </w:r>
      <w:r w:rsidDel="00000000" w:rsidR="00000000" w:rsidRPr="00000000">
        <w:rPr>
          <w:rtl w:val="0"/>
        </w:rPr>
        <w:t xml:space="preserve"> were generated (for GPT-4o, o3, and GPT-5) for each of the 700 LR</w:t>
      </w:r>
      <w:r w:rsidDel="00000000" w:rsidR="00000000" w:rsidRPr="00000000">
        <w:rPr>
          <w:vertAlign w:val="subscript"/>
          <w:rtl w:val="0"/>
        </w:rPr>
        <w:t xml:space="preserve">Reported</w:t>
      </w:r>
      <w:r w:rsidDel="00000000" w:rsidR="00000000" w:rsidRPr="00000000">
        <w:rPr>
          <w:rtl w:val="0"/>
        </w:rPr>
        <w:t xml:space="preserve">. Figure 2 shows the 95% multiplicative limits of agreement. All 3 models showed excellent mean bias (GPT-4o 1.02x, o3 0.99x, GPT-5 0.99x; no differences in pairwise comparisons). LR estimates from GPT-5 had the narrowest limits of agreement to the values reported on theNNT.com (95% limits of agreement from 0.26x to 3.7x, </w:t>
      </w:r>
      <w:r w:rsidDel="00000000" w:rsidR="00000000" w:rsidRPr="00000000">
        <w:rPr>
          <w:i w:val="1"/>
          <w:iCs w:val="1"/>
          <w:rtl w:val="0"/>
        </w:rPr>
        <w:t xml:space="preserve">P</w:t>
      </w:r>
      <w:r w:rsidDel="00000000" w:rsidR="00000000" w:rsidRPr="00000000">
        <w:rPr>
          <w:rtl w:val="0"/>
        </w:rPr>
        <w:t xml:space="preserve"> &lt; .001 vs both o3 and GPT-4o ), followed by o3 (0.23x to 4.28x), and GPT-4o (0.23x to 4.53x, </w:t>
      </w:r>
      <w:r w:rsidDel="00000000" w:rsidR="00000000" w:rsidRPr="00000000">
        <w:rPr>
          <w:i w:val="1"/>
          <w:iCs w:val="1"/>
          <w:rtl w:val="0"/>
        </w:rPr>
        <w:t xml:space="preserve">P</w:t>
      </w:r>
      <w:r w:rsidDel="00000000" w:rsidR="00000000" w:rsidRPr="00000000">
        <w:rPr>
          <w:rtl w:val="0"/>
        </w:rPr>
        <w:t xml:space="preserve"> = .58 for o3 vs GPT-4o). Other coverage ranges (50, 75%, 90%, and 99%) are presented in the supplementary materials. </w:t>
      </w:r>
      <w:ins w:author="Amal Mohamed" w:id="17" w:date="2026-02-23T19:16:30Z">
        <w:commentRangeStart w:id="15"/>
        <w:r w:rsidDel="00000000" w:rsidR="00000000" w:rsidRPr="00000000">
          <w:rPr>
            <w:rtl w:val="0"/>
          </w:rPr>
          <w:t xml:space="preserve">Visual ‘striations’ in some panels likely reflect discretization/rounding to preferred numeric outputs under constrained prompting; directional bias is more directly assessed by mean bias and calibration slope.</w:t>
        </w:r>
      </w:ins>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rtl w:val="0"/>
        </w:rPr>
        <w:t xml:space="preserve">Figure 3 shows the limits of agreement by finding type. Estimates of the strength of evidence followed similar patterns across models. Estimates of the importance of sign/symptoms, historical elements, and imaging findings were all similarly accurate, while test results agreed less closely with reported estimates. </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When analyzed by the direction of evidence, patterns differed between models (Supplemental Figure </w:t>
      </w:r>
      <w:ins w:author="Amal Mohamed" w:id="18" w:date="2026-02-16T22:14:49Z">
        <w:commentRangeStart w:id="16"/>
        <w:r w:rsidDel="00000000" w:rsidR="00000000" w:rsidRPr="00000000">
          <w:rPr>
            <w:rtl w:val="0"/>
          </w:rPr>
          <w:t xml:space="preserve">1</w:t>
        </w:r>
      </w:ins>
      <w:del w:author="Amal Mohamed" w:id="18" w:date="2026-02-16T22:14:49Z">
        <w:commentRangeEnd w:id="16"/>
        <w:r w:rsidDel="00000000" w:rsidR="00000000" w:rsidRPr="00000000">
          <w:commentReference w:id="16"/>
        </w:r>
        <w:r w:rsidDel="00000000" w:rsidR="00000000" w:rsidRPr="00000000">
          <w:rPr>
            <w:rtl w:val="0"/>
          </w:rPr>
          <w:delText xml:space="preserve">2</w:delText>
        </w:r>
      </w:del>
      <w:r w:rsidDel="00000000" w:rsidR="00000000" w:rsidRPr="00000000">
        <w:rPr>
          <w:rtl w:val="0"/>
        </w:rPr>
        <w:t xml:space="preserve">). </w:t>
      </w:r>
      <w:ins w:author="Amal Mohamed" w:id="19" w:date="2026-02-23T17:37:25Z">
        <w:r w:rsidDel="00000000" w:rsidR="00000000" w:rsidRPr="00000000">
          <w:rPr>
            <w:rtl w:val="0"/>
          </w:rPr>
          <w:t xml:space="preserve">Taken together, these analyses suggest that the overall mean bias is not an artifact of mixing LR&gt;1 and LR&lt;1 pairs. </w:t>
        </w:r>
      </w:ins>
      <w:r w:rsidDel="00000000" w:rsidR="00000000" w:rsidRPr="00000000">
        <w:rPr>
          <w:rtl w:val="0"/>
        </w:rPr>
        <w:t xml:space="preserve"> For GPT-4o, mean bias differed between negative (LR</w:t>
      </w:r>
      <w:r w:rsidDel="00000000" w:rsidR="00000000" w:rsidRPr="00000000">
        <w:rPr>
          <w:vertAlign w:val="subscript"/>
          <w:rtl w:val="0"/>
        </w:rPr>
        <w:t xml:space="preserve">reported</w:t>
      </w:r>
      <w:r w:rsidDel="00000000" w:rsidR="00000000" w:rsidRPr="00000000">
        <w:rPr>
          <w:rtl w:val="0"/>
        </w:rPr>
        <w:t xml:space="preserve"> &lt; 1) evidence (mean 1.13x) vs. positive (LR</w:t>
      </w:r>
      <w:r w:rsidDel="00000000" w:rsidR="00000000" w:rsidRPr="00000000">
        <w:rPr>
          <w:vertAlign w:val="subscript"/>
          <w:rtl w:val="0"/>
        </w:rPr>
        <w:t xml:space="preserve">reported</w:t>
      </w:r>
      <w:r w:rsidDel="00000000" w:rsidR="00000000" w:rsidRPr="00000000">
        <w:rPr>
          <w:rtl w:val="0"/>
        </w:rPr>
        <w:t xml:space="preserve"> &gt; 1) findings (mean 0.92x, </w:t>
      </w:r>
      <w:r w:rsidDel="00000000" w:rsidR="00000000" w:rsidRPr="00000000">
        <w:rPr>
          <w:i w:val="1"/>
          <w:iCs w:val="1"/>
          <w:rtl w:val="0"/>
        </w:rPr>
        <w:t xml:space="preserve">P</w:t>
      </w:r>
      <w:r w:rsidDel="00000000" w:rsidR="00000000" w:rsidRPr="00000000">
        <w:rPr>
          <w:rtl w:val="0"/>
        </w:rPr>
        <w:t xml:space="preserve"> &lt; .001). No difference in mean bias was observed for o3 (0.95x vs. 1.03x; </w:t>
      </w:r>
      <w:r w:rsidDel="00000000" w:rsidR="00000000" w:rsidRPr="00000000">
        <w:rPr>
          <w:i w:val="1"/>
          <w:iCs w:val="1"/>
          <w:rtl w:val="0"/>
        </w:rPr>
        <w:t xml:space="preserve">P</w:t>
      </w:r>
      <w:r w:rsidDel="00000000" w:rsidR="00000000" w:rsidRPr="00000000">
        <w:rPr>
          <w:rtl w:val="0"/>
        </w:rPr>
        <w:t xml:space="preserve"> = .15). GPT-5 showed the opposite pattern of mean bias (negative evidence 0.88x vs positive evidence 1.12x; </w:t>
      </w:r>
      <w:r w:rsidDel="00000000" w:rsidR="00000000" w:rsidRPr="00000000">
        <w:rPr>
          <w:i w:val="1"/>
          <w:iCs w:val="1"/>
          <w:rtl w:val="0"/>
        </w:rPr>
        <w:t xml:space="preserve">P</w:t>
      </w:r>
      <w:r w:rsidDel="00000000" w:rsidR="00000000" w:rsidRPr="00000000">
        <w:rPr>
          <w:rtl w:val="0"/>
        </w:rPr>
        <w:t xml:space="preserve"> &lt; .001). The width of the limits of agreement did not differ by evidence direction for any of the models (GPT-4o </w:t>
      </w:r>
      <w:r w:rsidDel="00000000" w:rsidR="00000000" w:rsidRPr="00000000">
        <w:rPr>
          <w:i w:val="1"/>
          <w:iCs w:val="1"/>
          <w:rtl w:val="0"/>
        </w:rPr>
        <w:t xml:space="preserve">P</w:t>
      </w:r>
      <w:r w:rsidDel="00000000" w:rsidR="00000000" w:rsidRPr="00000000">
        <w:rPr>
          <w:rtl w:val="0"/>
        </w:rPr>
        <w:t xml:space="preserve"> = .11; o3 </w:t>
      </w:r>
      <w:r w:rsidDel="00000000" w:rsidR="00000000" w:rsidRPr="00000000">
        <w:rPr>
          <w:i w:val="1"/>
          <w:iCs w:val="1"/>
          <w:rtl w:val="0"/>
        </w:rPr>
        <w:t xml:space="preserve">P</w:t>
      </w:r>
      <w:r w:rsidDel="00000000" w:rsidR="00000000" w:rsidRPr="00000000">
        <w:rPr>
          <w:rtl w:val="0"/>
        </w:rPr>
        <w:t xml:space="preserve"> = .40; GPT-5 </w:t>
      </w:r>
      <w:r w:rsidDel="00000000" w:rsidR="00000000" w:rsidRPr="00000000">
        <w:rPr>
          <w:i w:val="1"/>
          <w:iCs w:val="1"/>
          <w:rtl w:val="0"/>
        </w:rPr>
        <w:t xml:space="preserve">P</w:t>
      </w:r>
      <w:r w:rsidDel="00000000" w:rsidR="00000000" w:rsidRPr="00000000">
        <w:rPr>
          <w:rtl w:val="0"/>
        </w:rPr>
        <w:t xml:space="preserve"> = .37).  For all 3 models, the calibration slope of predictions on the logarithmic scale suggested predictions were slightly less extreme than literature reported values (Supplemental Figures 2a-c)</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Agreement between qualitative evidence categories was moderate for all models (Supplemental Figures 3a-c). The quadratic-weighted Cohen’s κ for GPT-5 was highest (0.775, 95% CI 0.728-0.821), followed by o3 (0.745, 95% CI 0.702 – 0.789), and GPT-4o (0.734, 95% CI 0.691 – 0.778).</w:t>
      </w:r>
    </w:p>
    <w:p w:rsidR="00000000" w:rsidDel="00000000" w:rsidP="00000000" w:rsidRDefault="00000000" w:rsidRPr="00000000" w14:paraId="0000004F">
      <w:pPr>
        <w:rPr>
          <w:b w:val="1"/>
          <w:bCs w:val="1"/>
          <w:color w:val="0d0d0d"/>
        </w:rPr>
      </w:pPr>
      <w:r w:rsidDel="00000000" w:rsidR="00000000" w:rsidRPr="00000000">
        <w:rPr>
          <w:rtl w:val="0"/>
        </w:rPr>
      </w:r>
    </w:p>
    <w:p w:rsidR="00000000" w:rsidDel="00000000" w:rsidP="00000000" w:rsidRDefault="00000000" w:rsidRPr="00000000" w14:paraId="00000050">
      <w:pPr>
        <w:pStyle w:val="Heading1"/>
        <w:rPr/>
      </w:pPr>
      <w:r w:rsidDel="00000000" w:rsidR="00000000" w:rsidRPr="00000000">
        <w:rPr>
          <w:rtl w:val="0"/>
        </w:rPr>
        <w:t xml:space="preserve">Discussion: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ins w:author="Amal Mohamed" w:id="20" w:date="2026-02-16T21:50:51Z"/>
          <w:rPrChange w:author="Amal Mohamed" w:id="21" w:date="2026-02-16T21:50:51Z">
            <w:rPr/>
          </w:rPrChange>
        </w:rPr>
      </w:pPr>
      <w:r w:rsidDel="00000000" w:rsidR="00000000" w:rsidRPr="00000000">
        <w:rPr>
          <w:rtl w:val="0"/>
        </w:rPr>
        <w:t xml:space="preserve">We found that modern LLMs can estimate diagnostic likelihood ratios with negligible mean bias and bounded dispersion. Across 700 finding–condition pairs covering 30 conditions, GPT-5 demonstrated the closest agreement with literature-reported values (95% limits of agreement of 0.26</w:t>
      </w:r>
      <w:r w:rsidDel="00000000" w:rsidR="00000000" w:rsidRPr="00000000">
        <w:rPr>
          <w:rFonts w:ascii="Arial" w:cs="Arial" w:eastAsia="Arial" w:hAnsi="Arial"/>
          <w:highlight w:val="white"/>
          <w:rtl w:val="0"/>
        </w:rPr>
        <w:t xml:space="preserve">×</w:t>
      </w:r>
      <w:r w:rsidDel="00000000" w:rsidR="00000000" w:rsidRPr="00000000">
        <w:rPr>
          <w:rtl w:val="0"/>
        </w:rPr>
        <w:t xml:space="preserve">–3.70</w:t>
      </w:r>
      <w:r w:rsidDel="00000000" w:rsidR="00000000" w:rsidRPr="00000000">
        <w:rPr>
          <w:rFonts w:ascii="Arial" w:cs="Arial" w:eastAsia="Arial" w:hAnsi="Arial"/>
          <w:highlight w:val="white"/>
          <w:rtl w:val="0"/>
        </w:rPr>
        <w:t xml:space="preserve">×</w:t>
      </w:r>
      <w:r w:rsidDel="00000000" w:rsidR="00000000" w:rsidRPr="00000000">
        <w:rPr>
          <w:rtl w:val="0"/>
        </w:rPr>
        <w:t xml:space="preserve">). Agreement varied by finding type, with laboratory test results showing looser agreement than history, signs/symptoms, or imaging results. Qualitative category agreement was substantial (κ = 0.78 for GPT-5</w:t>
      </w:r>
      <w:r w:rsidDel="00000000" w:rsidR="00000000" w:rsidRPr="00000000">
        <w:rPr>
          <w:i w:val="1"/>
          <w:iCs w:val="1"/>
          <w:rtl w:val="0"/>
        </w:rPr>
        <w:t xml:space="preserve">).</w:t>
      </w:r>
      <w:r w:rsidDel="00000000" w:rsidR="00000000" w:rsidRPr="00000000">
        <w:rPr>
          <w:vertAlign w:val="superscript"/>
          <w:rtl w:val="0"/>
        </w:rPr>
        <w:t xml:space="preserve">25</w:t>
      </w:r>
      <w:r w:rsidDel="00000000" w:rsidR="00000000" w:rsidRPr="00000000">
        <w:rPr>
          <w:rtl w:val="0"/>
        </w:rPr>
        <w:t xml:space="preserve"> </w:t>
      </w:r>
      <w:ins w:author="Amal Mohamed" w:id="20" w:date="2026-02-16T21:50:51Z">
        <w:commentRangeStart w:id="17"/>
        <w:commentRangeStart w:id="17"/>
        <w:commentRangeEnd w:id="17"/>
        <w:r w:rsidDel="00000000" w:rsidR="00000000" w:rsidRPr="00000000">
          <w:commentReference w:id="17"/>
        </w:r>
        <w:r w:rsidDel="00000000" w:rsidR="00000000" w:rsidRPr="00000000">
          <w:rPr>
            <w:rtl w:val="0"/>
            <w:rPrChange w:author="Amal Mohamed" w:id="21" w:date="2026-02-16T21:50:51Z">
              <w:rPr/>
            </w:rPrChange>
          </w:rPr>
          <w:t xml:space="preserve">Collectively, these findings indicate that LLMs can output inspectable LR estimates that are compatible with Bayesian updating; however, the observed several-fold dispersion means individual estimates may not be clinically consequential, so these outputs should be interpreted as approximate and require prospective, context-anchored validation before use in high-stakes decisions. For example, with a pre-test probability of 0.50, an LR of 1.0 leaves the post-test probability at 0.50, whereas an LR of 4.0 raises it to 0.80. Therefore, several-fold disagreement may be unacceptable when a single finding drives a threshold decision (e.g., treat vs. do not treat). In contrast, when multiple independent findings are combined, the negligible mean bias observed here suggests that aggregate updating may remain approximately unbiased, though precision remains a critical limitation.</w:t>
        </w:r>
      </w:ins>
    </w:p>
    <w:p w:rsidR="00000000" w:rsidDel="00000000" w:rsidP="00000000" w:rsidRDefault="00000000" w:rsidRPr="00000000" w14:paraId="00000053">
      <w:pPr>
        <w:rPr>
          <w:ins w:author="Amal Mohamed" w:id="20" w:date="2026-02-16T21:50:51Z"/>
          <w:rPrChange w:author="Amal Mohamed" w:id="21" w:date="2026-02-16T21:50:51Z">
            <w:rPr/>
          </w:rPrChange>
        </w:rPr>
      </w:pPr>
      <w:ins w:author="Amal Mohamed" w:id="20" w:date="2026-02-16T21:50:51Z">
        <w:r w:rsidDel="00000000" w:rsidR="00000000" w:rsidRPr="00000000">
          <w:rPr>
            <w:rtl w:val="0"/>
          </w:rPr>
        </w:r>
      </w:ins>
    </w:p>
    <w:p w:rsidR="00000000" w:rsidDel="00000000" w:rsidP="00000000" w:rsidRDefault="00000000" w:rsidRPr="00000000" w14:paraId="00000054">
      <w:pPr>
        <w:rPr/>
      </w:pPr>
      <w:del w:author="Amal Mohamed" w:id="20" w:date="2026-02-16T21:50:51Z">
        <w:r w:rsidDel="00000000" w:rsidR="00000000" w:rsidRPr="00000000">
          <w:rPr>
            <w:rtl w:val="0"/>
            <w:rPrChange w:author="Amal Mohamed" w:id="21" w:date="2026-02-16T21:50:51Z">
              <w:rPr/>
            </w:rPrChange>
          </w:rPr>
          <w:delText xml:space="preserve">Collectively, these findings indicate that LLM-derived likelihood ratios could help shift clinical AI from opaque end-to-end reasoning toward transparent, clinician-interpretable Bayesian updating by linking model inference to established frameworks for decision support.</w:delText>
        </w:r>
        <w:r w:rsidDel="00000000" w:rsidR="00000000" w:rsidRPr="00000000">
          <w:rPr>
            <w:rtl w:val="0"/>
            <w:rPrChange w:author="Amal Mohamed" w:id="21" w:date="2026-02-16T21:50:51Z">
              <w:rPr>
                <w:vertAlign w:val="superscript"/>
              </w:rPr>
            </w:rPrChange>
          </w:rPr>
          <w:delText xml:space="preserve">27,31</w:delText>
        </w:r>
      </w:del>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t xml:space="preserve">Prior work shows that AI can complement human diagnostic reasoning by offering distinct strengths.</w:t>
      </w:r>
      <w:r w:rsidDel="00000000" w:rsidR="00000000" w:rsidRPr="00000000">
        <w:rPr>
          <w:vertAlign w:val="superscript"/>
          <w:rtl w:val="0"/>
        </w:rPr>
        <w:t xml:space="preserve">26</w:t>
      </w:r>
      <w:r w:rsidDel="00000000" w:rsidR="00000000" w:rsidRPr="00000000">
        <w:rPr>
          <w:rtl w:val="0"/>
        </w:rPr>
        <w:t xml:space="preserve"> Because Bayesian reasoning depends on accurate LRs that are often unknown or difficult to access at the point of care,</w:t>
      </w:r>
      <w:r w:rsidDel="00000000" w:rsidR="00000000" w:rsidRPr="00000000">
        <w:rPr>
          <w:vertAlign w:val="superscript"/>
          <w:rtl w:val="0"/>
        </w:rPr>
        <w:t xml:space="preserve">27,28</w:t>
      </w:r>
      <w:r w:rsidDel="00000000" w:rsidR="00000000" w:rsidRPr="00000000">
        <w:rPr>
          <w:rtl w:val="0"/>
        </w:rPr>
        <w:t xml:space="preserve"> our results suggest that LLM-derived estimates could help operationalize structured reasoning in an array of situations, education, decision-support, or diagnostic test accuracy study planning. </w:t>
      </w:r>
      <w:ins w:author="Cory Rohlffsen" w:id="22" w:date="2026-02-18T23:04:06Z">
        <w:r w:rsidDel="00000000" w:rsidR="00000000" w:rsidRPr="00000000">
          <w:rPr>
            <w:rtl w:val="0"/>
          </w:rPr>
          <w:t xml:space="preserve">One educational use case is in updating priors of disease possibilities to improve or assess the calibration of diagnosticians in training. By using the LLM-output as physician input, this could better inform novices about the utility of low yield work ups for rare conditions</w:t>
        </w:r>
      </w:ins>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This study, to our knowledge, provides the first large-scale evaluation of 700 finding–condition pairs across 30 conditions, resolving LLM clinical reasoning into a quantitative unit: the LR</w:t>
      </w:r>
      <w:r w:rsidDel="00000000" w:rsidR="00000000" w:rsidRPr="00000000">
        <w:rPr>
          <w:vertAlign w:val="superscript"/>
          <w:rtl w:val="0"/>
        </w:rPr>
        <w:t xml:space="preserve">4</w:t>
      </w:r>
      <w:r w:rsidDel="00000000" w:rsidR="00000000" w:rsidRPr="00000000">
        <w:rPr>
          <w:rtl w:val="0"/>
        </w:rPr>
        <w:t xml:space="preserve">. Unlike black-box outputs</w:t>
      </w:r>
      <w:r w:rsidDel="00000000" w:rsidR="00000000" w:rsidRPr="00000000">
        <w:rPr>
          <w:vertAlign w:val="superscript"/>
          <w:rtl w:val="0"/>
        </w:rPr>
        <w:t xml:space="preserve">17</w:t>
      </w:r>
      <w:r w:rsidDel="00000000" w:rsidR="00000000" w:rsidRPr="00000000">
        <w:rPr>
          <w:rtl w:val="0"/>
        </w:rPr>
        <w:t xml:space="preserve">, quantitative of estimates permits their inspection and integration within human or algorithmic reasoning pipelines. Whether the observed limits of disagreement is acceptable depends on the use case: it may be too wide when a single, high-stakes finding drives a decision, the negligible mean bias implies that serial Bayesian updating across multiple findings would yield unbiased posteriors if independence among findings approximately holds, analogous to the resilience of naïve Bayes classifiers.</w:t>
      </w:r>
      <w:r w:rsidDel="00000000" w:rsidR="00000000" w:rsidRPr="00000000">
        <w:rPr>
          <w:vertAlign w:val="superscript"/>
          <w:rtl w:val="0"/>
        </w:rPr>
        <w:t xml:space="preserve">29</w:t>
      </w:r>
      <w:r w:rsidDel="00000000" w:rsidR="00000000" w:rsidRPr="00000000">
        <w:rPr>
          <w:rtl w:val="0"/>
        </w:rPr>
      </w:r>
    </w:p>
    <w:p w:rsidR="00000000" w:rsidDel="00000000" w:rsidP="00000000" w:rsidRDefault="00000000" w:rsidRPr="00000000" w14:paraId="00000059">
      <w:pPr>
        <w:rPr>
          <w:ins w:author="Amal Mohamed" w:id="23" w:date="2026-02-23T19:53:46Z"/>
        </w:rPr>
      </w:pPr>
      <w:r w:rsidDel="00000000" w:rsidR="00000000" w:rsidRPr="00000000">
        <w:rPr>
          <w:rtl w:val="0"/>
        </w:rPr>
        <w:t xml:space="preserve"> </w:t>
      </w:r>
      <w:ins w:author="Amal Mohamed" w:id="23" w:date="2026-02-23T19:53:46Z">
        <w:commentRangeStart w:id="18"/>
        <w:r w:rsidDel="00000000" w:rsidR="00000000" w:rsidRPr="00000000">
          <w:rPr>
            <w:rtl w:val="0"/>
          </w:rPr>
        </w:r>
      </w:ins>
    </w:p>
    <w:p w:rsidR="00000000" w:rsidDel="00000000" w:rsidP="00000000" w:rsidRDefault="00000000" w:rsidRPr="00000000" w14:paraId="0000005A">
      <w:pPr>
        <w:rPr/>
      </w:pPr>
      <w:ins w:author="Amal Mohamed" w:id="23" w:date="2026-02-23T19:53:46Z">
        <w:commentRangeStart w:id="18"/>
        <w:commentRangeEnd w:id="18"/>
        <w:r w:rsidDel="00000000" w:rsidR="00000000" w:rsidRPr="00000000">
          <w:commentReference w:id="18"/>
        </w:r>
        <w:r w:rsidDel="00000000" w:rsidR="00000000" w:rsidRPr="00000000">
          <w:rPr>
            <w:rtl w:val="0"/>
            <w:rPrChange w:author="Amal Mohamed" w:id="24" w:date="2026-02-23T19:53:46Z">
              <w:rPr/>
            </w:rPrChange>
          </w:rPr>
          <w:t xml:space="preserve">Our evaluation uses one finding at a time, consistent with conventional LR application. Extending prompts to multiple simultaneous findings would require estimating joint effects and dependencies between findings; without an established gold standard for arbitrary combinations, we did not evaluate such prompts here. Future work could explore structured multi-finding inputs and compare against validated multivariable diagnostic models.</w:t>
        </w:r>
      </w:ins>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commentRangeStart w:id="19"/>
      <w:r w:rsidDel="00000000" w:rsidR="00000000" w:rsidRPr="00000000">
        <w:rPr>
          <w:rtl w:val="0"/>
        </w:rPr>
        <w:t xml:space="preserve">A primary strength of this work is introducing a paradigm whereby LLM’s diagnostic contribution crystallizes to a single component of the clinical reasoning pipeline, the LR. Prior studies show that LLMs can match or exceed clinician performance in structured pretest estimation tasks.</w:t>
      </w:r>
      <w:r w:rsidDel="00000000" w:rsidR="00000000" w:rsidRPr="00000000">
        <w:rPr>
          <w:vertAlign w:val="superscript"/>
          <w:rtl w:val="0"/>
        </w:rPr>
        <w:t xml:space="preserve">31</w:t>
      </w:r>
      <w:r w:rsidDel="00000000" w:rsidR="00000000" w:rsidRPr="00000000">
        <w:rPr>
          <w:rtl w:val="0"/>
        </w:rPr>
        <w:t xml:space="preserve"> Thus, resolving LLMs to generating of explicit evidence weights, which can then be combined through the established machinery of Bayesian updating, may yield performance comparable to more opaque reasoning approaches while remaining substantially more interpretable.</w:t>
      </w:r>
      <w:commentRangeEnd w:id="19"/>
      <w:r w:rsidDel="00000000" w:rsidR="00000000" w:rsidRPr="00000000">
        <w:commentReference w:id="19"/>
      </w: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We used a reproducible evaluation methodology across a broad set of comparators and multiple model generations and quantified agreement of both qualitative categories and continuous metrics. Both showed similar performances. Interestingly, using long-standing qualitative strength of evidence classification </w:t>
      </w:r>
      <w:r w:rsidDel="00000000" w:rsidR="00000000" w:rsidRPr="00000000">
        <w:rPr>
          <w:vertAlign w:val="superscript"/>
          <w:rtl w:val="0"/>
        </w:rPr>
        <w:t xml:space="preserve">3</w:t>
      </w:r>
      <w:r w:rsidDel="00000000" w:rsidR="00000000" w:rsidRPr="00000000">
        <w:rPr>
          <w:rtl w:val="0"/>
        </w:rPr>
        <w:t xml:space="preserve">, most of the LRs studied represented “negligible or weak evidence”, underscoring that individual findings may generally be less diagnostic than creators of the classification scheme anticipated. </w:t>
      </w:r>
    </w:p>
    <w:p w:rsidR="00000000" w:rsidDel="00000000" w:rsidP="00000000" w:rsidRDefault="00000000" w:rsidRPr="00000000" w14:paraId="0000005F">
      <w:pPr>
        <w:spacing w:after="280" w:before="280" w:lineRule="auto"/>
        <w:rPr/>
      </w:pPr>
      <w:r w:rsidDel="00000000" w:rsidR="00000000" w:rsidRPr="00000000">
        <w:rPr>
          <w:rtl w:val="0"/>
        </w:rPr>
        <w:t xml:space="preserve">Several limitations warrant mention. First, the evaluation compares model outputs to published LRs that may have been used in model pretraining, introducing potential contamination. </w:t>
      </w:r>
      <w:ins w:author="Amal Mohamed" w:id="25" w:date="2026-02-17T07:04:22Z">
        <w:commentRangeStart w:id="20"/>
        <w:r w:rsidDel="00000000" w:rsidR="00000000" w:rsidRPr="00000000">
          <w:rPr>
            <w:rtl w:val="0"/>
          </w:rPr>
          <w:t xml:space="preserve">This benchmark evaluates agreement with previously studied, curated LRs; performance for novel or embargoed findings remains unknown. </w:t>
        </w:r>
      </w:ins>
      <w:commentRangeEnd w:id="20"/>
      <w:r w:rsidDel="00000000" w:rsidR="00000000" w:rsidRPr="00000000">
        <w:commentReference w:id="20"/>
      </w:r>
      <w:r w:rsidDel="00000000" w:rsidR="00000000" w:rsidRPr="00000000">
        <w:rPr>
          <w:rtl w:val="0"/>
        </w:rPr>
        <w:t xml:space="preserve">Although we observed no verbatim reproduction and disabled web access, prior exposure could influence model weights and tighten observed agreement.</w:t>
      </w:r>
      <w:r w:rsidDel="00000000" w:rsidR="00000000" w:rsidRPr="00000000">
        <w:rPr>
          <w:vertAlign w:val="superscript"/>
          <w:rtl w:val="0"/>
        </w:rPr>
        <w:t xml:space="preserve">30</w:t>
      </w:r>
      <w:r w:rsidDel="00000000" w:rsidR="00000000" w:rsidRPr="00000000">
        <w:rPr>
          <w:rtl w:val="0"/>
        </w:rPr>
        <w:t xml:space="preserve"> Nonetheless, the observed results demonstrate the capacity of LLMs to encode information about studied LRs, and the improvement in performance across model generations, variation by finding type, and bounded dispersion suggest that the results capture meaningful aspects of model behavior rather than memorization alone.</w:t>
      </w:r>
    </w:p>
    <w:p w:rsidR="00000000" w:rsidDel="00000000" w:rsidP="00000000" w:rsidRDefault="00000000" w:rsidRPr="00000000" w14:paraId="00000060">
      <w:pPr>
        <w:spacing w:after="280" w:before="280" w:lineRule="auto"/>
        <w:rPr/>
      </w:pPr>
      <w:r w:rsidDel="00000000" w:rsidR="00000000" w:rsidRPr="00000000">
        <w:rPr>
          <w:rtl w:val="0"/>
        </w:rPr>
        <w:t xml:space="preserve">Additionally, we did not manually extract LR confidence intervals or study-level context from the primary sources compiled by TheNNT.com, so our reference standards include hidden uncertainty, and </w:t>
      </w:r>
      <w:ins w:author="Amal Mohamed" w:id="26" w:date="2026-02-17T06:34:50Z">
        <w:commentRangeStart w:id="21"/>
        <w:commentRangeStart w:id="22"/>
        <w:commentRangeStart w:id="21"/>
        <w:commentRangeEnd w:id="21"/>
        <w:r w:rsidDel="00000000" w:rsidR="00000000" w:rsidRPr="00000000">
          <w:commentReference w:id="21"/>
        </w:r>
        <w:commentRangeStart w:id="22"/>
        <w:commentRangeEnd w:id="22"/>
        <w:r w:rsidDel="00000000" w:rsidR="00000000" w:rsidRPr="00000000">
          <w:commentReference w:id="22"/>
        </w:r>
        <w:r w:rsidDel="00000000" w:rsidR="00000000" w:rsidRPr="00000000">
          <w:rPr>
            <w:rtl w:val="0"/>
            <w:rPrChange w:author="Amal Mohamed" w:id="27" w:date="2026-02-17T06:34:50Z">
              <w:rPr/>
            </w:rPrChange>
          </w:rPr>
          <w:t xml:space="preserve">models lacked the clinical detail necessary to match the precise patient spectrum, operational test definition (assay/threshold), and setting to which a given LR applies.</w:t>
        </w:r>
        <w:r w:rsidDel="00000000" w:rsidR="00000000" w:rsidRPr="00000000">
          <w:rPr>
            <w:vertAlign w:val="superscript"/>
            <w:rtl w:val="0"/>
            <w:rPrChange w:author="Amal Mohamed" w:id="27" w:date="2026-02-17T06:34:50Z">
              <w:rPr/>
            </w:rPrChange>
          </w:rPr>
          <w:t xml:space="preserve">11 </w:t>
        </w:r>
        <w:r w:rsidDel="00000000" w:rsidR="00000000" w:rsidRPr="00000000">
          <w:rPr>
            <w:rtl w:val="0"/>
            <w:rPrChange w:author="Amal Mohamed" w:id="27" w:date="2026-02-17T06:34:50Z">
              <w:rPr/>
            </w:rPrChange>
          </w:rPr>
          <w:t xml:space="preserve">Because theNNT entries may not consistently encode these parameters, our prompts reflect the curated finding text rather than a fully specified diagnostic test protocol. Accordingly, our results should be interpreted as agreement with theNNT’s curated, simplified summaries under minimal-context prompting, rather than study-specific LR replication across defined clinical settings. As a result, the observed dispersion likely reflects a combination of model estimation error and heterogeneity in underlying study populations, settings, and test thresholds (spectrum effects), which cannot be disentangled in this retrospective design. </w:t>
        </w:r>
      </w:ins>
      <w:del w:author="Amal Mohamed" w:id="26" w:date="2026-02-17T06:34:50Z">
        <w:r w:rsidDel="00000000" w:rsidR="00000000" w:rsidRPr="00000000">
          <w:rPr>
            <w:rtl w:val="0"/>
            <w:rPrChange w:author="Amal Mohamed" w:id="27" w:date="2026-02-17T06:34:50Z">
              <w:rPr/>
            </w:rPrChange>
          </w:rPr>
          <w:delText xml:space="preserve">models lacked the clinical detail necessary to match the precise patient spectrum to which a given LR applies.</w:delText>
        </w:r>
      </w:del>
      <w:r w:rsidDel="00000000" w:rsidR="00000000" w:rsidRPr="00000000">
        <w:rPr>
          <w:vertAlign w:val="superscript"/>
          <w:rtl w:val="0"/>
        </w:rPr>
        <w:t xml:space="preserve">11</w:t>
      </w:r>
      <w:r w:rsidDel="00000000" w:rsidR="00000000" w:rsidRPr="00000000">
        <w:rPr>
          <w:rtl w:val="0"/>
        </w:rPr>
        <w:t xml:space="preserve"> We also did not assess the methodological rigor of those studies</w:t>
      </w:r>
      <w:r w:rsidDel="00000000" w:rsidR="00000000" w:rsidRPr="00000000">
        <w:rPr>
          <w:vertAlign w:val="superscript"/>
          <w:rtl w:val="0"/>
        </w:rPr>
        <w:t xml:space="preserve">10</w:t>
      </w:r>
      <w:r w:rsidDel="00000000" w:rsidR="00000000" w:rsidRPr="00000000">
        <w:rPr>
          <w:rtl w:val="0"/>
        </w:rPr>
        <w:t xml:space="preserve"> and reported only quantitative agreement, not a taxonomy of model errors. </w:t>
      </w:r>
      <w:ins w:author="Amal Mohamed" w:id="28" w:date="2026-02-17T06:27:22Z">
        <w:commentRangeStart w:id="23"/>
        <w:r w:rsidDel="00000000" w:rsidR="00000000" w:rsidRPr="00000000">
          <w:rPr>
            <w:rtl w:val="0"/>
          </w:rPr>
          <w:t xml:space="preserve">Aggregate mean bias can mask direction-specific shifts; we therefore report stratified results for LR_Reported&gt;1 and LR_Reported&lt;1 and caution against interpreting the pooled mean as uniform calibration across clinical contexts. </w:t>
        </w:r>
      </w:ins>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61">
      <w:pPr>
        <w:spacing w:after="280" w:before="280" w:lineRule="auto"/>
        <w:rPr>
          <w:ins w:author="Amal Mohamed" w:id="29" w:date="2026-02-17T06:59:26Z"/>
        </w:rPr>
      </w:pPr>
      <w:ins w:author="Amal Mohamed" w:id="29" w:date="2026-02-17T06:59:26Z">
        <w:commentRangeStart w:id="24"/>
        <w:commentRangeStart w:id="24"/>
        <w:commentRangeEnd w:id="24"/>
        <w:r w:rsidDel="00000000" w:rsidR="00000000" w:rsidRPr="00000000">
          <w:commentReference w:id="24"/>
        </w:r>
        <w:r w:rsidDel="00000000" w:rsidR="00000000" w:rsidRPr="00000000">
          <w:rPr>
            <w:rtl w:val="0"/>
            <w:rPrChange w:author="Amal Mohamed" w:id="30" w:date="2026-02-17T06:59:26Z">
              <w:rPr/>
            </w:rPrChange>
          </w:rPr>
          <w:t xml:space="preserve">We did not quantify within-model stochasticity or provide uncertainty intervals for individual LLM-derived LR estimates. In practice, uncertainty could be approximated by repeated sampling under controlled settings (e.g., multiple runs per finding with fixed prompting and low temperature) and reporting a distribution (median/IQR) rather than a single point estimate. Future work should evaluate test–retest variability across runs, accounts, and model versions.</w:t>
        </w:r>
        <w:r w:rsidDel="00000000" w:rsidR="00000000" w:rsidRPr="00000000">
          <w:rPr>
            <w:rtl w:val="0"/>
          </w:rPr>
        </w:r>
      </w:ins>
    </w:p>
    <w:p w:rsidR="00000000" w:rsidDel="00000000" w:rsidP="00000000" w:rsidRDefault="00000000" w:rsidRPr="00000000" w14:paraId="00000062">
      <w:pPr>
        <w:spacing w:after="280" w:before="280" w:lineRule="auto"/>
        <w:rPr/>
      </w:pPr>
      <w:r w:rsidDel="00000000" w:rsidR="00000000" w:rsidRPr="00000000">
        <w:rPr>
          <w:rtl w:val="0"/>
        </w:rPr>
        <w:t xml:space="preserve">LLM-estimated LRs could serve multiple roles in clinical medicine. Beyond providing immediate quantitative estimates for Bayesian updating, model-generated LRs may act as prior hypotheses for future diagnostic-accuracy studies, offering predictions that can inform power calculations or serve as prior distributions for Bayesian designs.</w:t>
      </w:r>
      <w:r w:rsidDel="00000000" w:rsidR="00000000" w:rsidRPr="00000000">
        <w:rPr>
          <w:vertAlign w:val="superscript"/>
          <w:rtl w:val="0"/>
        </w:rPr>
        <w:t xml:space="preserve">32</w:t>
      </w:r>
      <w:r w:rsidDel="00000000" w:rsidR="00000000" w:rsidRPr="00000000">
        <w:rPr>
          <w:rtl w:val="0"/>
        </w:rPr>
        <w:t xml:space="preserve"> In practice, model-derived LRs could populate decision-support tools, inform pretest probabilities in diagnostic pathways, and extend to educational settings as structured reasoning aids, and collectively advancing evidence-weighted clinical decision-making at scale.</w:t>
      </w:r>
    </w:p>
    <w:p w:rsidR="00000000" w:rsidDel="00000000" w:rsidP="00000000" w:rsidRDefault="00000000" w:rsidRPr="00000000" w14:paraId="00000063">
      <w:pPr>
        <w:spacing w:after="280" w:before="280" w:lineRule="auto"/>
        <w:rPr/>
      </w:pPr>
      <w:r w:rsidDel="00000000" w:rsidR="00000000" w:rsidRPr="00000000">
        <w:rPr>
          <w:rtl w:val="0"/>
        </w:rPr>
        <w:t xml:space="preserve">Looking ahead, the critical question is prospective: can LLMs generate likelihood ratios for findings not yet studied and anticipate the results of future diagnostic-accuracy research? Addressing this will require leakage-controlled, preregistered benchmarks with embargoed targets to test true predictive ability.</w:t>
      </w:r>
      <w:r w:rsidDel="00000000" w:rsidR="00000000" w:rsidRPr="00000000">
        <w:rPr>
          <w:vertAlign w:val="superscript"/>
          <w:rtl w:val="0"/>
        </w:rPr>
        <w:t xml:space="preserve">17,18,30</w:t>
      </w:r>
      <w:r w:rsidDel="00000000" w:rsidR="00000000" w:rsidRPr="00000000">
        <w:rPr>
          <w:rtl w:val="0"/>
        </w:rPr>
        <w:t xml:space="preserve"> Future work should evaluate whether tighter specification of patient context and care setting improves the precision of LLM-estimated LRs, whether model biases mirror those of clinicians, and whether calibrated uncertainty estimates can be generated. </w:t>
      </w:r>
      <w:ins w:author="Amal Mohamed" w:id="31" w:date="2026-02-17T07:17:32Z">
        <w:commentRangeStart w:id="25"/>
        <w:r w:rsidDel="00000000" w:rsidR="00000000" w:rsidRPr="00000000">
          <w:rPr>
            <w:rtl w:val="0"/>
          </w:rPr>
          <w:t xml:space="preserve">An ensemble approach (e.g., pooling multiple models with calibration-based weighting) may improve robustness and provide an empirical uncertainty estimate, and will be evaluated in future work. </w:t>
        </w:r>
      </w:ins>
      <w:commentRangeEnd w:id="25"/>
      <w:r w:rsidDel="00000000" w:rsidR="00000000" w:rsidRPr="00000000">
        <w:commentReference w:id="25"/>
      </w:r>
      <w:r w:rsidDel="00000000" w:rsidR="00000000" w:rsidRPr="00000000">
        <w:rPr>
          <w:rtl w:val="0"/>
        </w:rPr>
        <w:t xml:space="preserve">Comparative studies should benchmark LLM performance against clinicians across expertise levels, and implementation studies should assess how embedding model-generated LRs into workflows affects diagnostic accuracy, cognitive load, and patient outcomes.</w:t>
      </w:r>
      <w:r w:rsidDel="00000000" w:rsidR="00000000" w:rsidRPr="00000000">
        <w:rPr>
          <w:vertAlign w:val="superscript"/>
          <w:rtl w:val="0"/>
        </w:rPr>
        <w:t xml:space="preserve">16,31,32</w:t>
      </w:r>
      <w:r w:rsidDel="00000000" w:rsidR="00000000" w:rsidRPr="00000000">
        <w:rPr>
          <w:rtl w:val="0"/>
        </w:rPr>
      </w:r>
    </w:p>
    <w:p w:rsidR="00000000" w:rsidDel="00000000" w:rsidP="00000000" w:rsidRDefault="00000000" w:rsidRPr="00000000" w14:paraId="00000064">
      <w:pPr>
        <w:spacing w:after="280" w:before="280" w:lineRule="auto"/>
        <w:rPr/>
      </w:pPr>
      <w:r w:rsidDel="00000000" w:rsidR="00000000" w:rsidRPr="00000000">
        <w:rPr>
          <w:rtl w:val="0"/>
        </w:rPr>
      </w:r>
    </w:p>
    <w:p w:rsidR="00000000" w:rsidDel="00000000" w:rsidP="00000000" w:rsidRDefault="00000000" w:rsidRPr="00000000" w14:paraId="00000065">
      <w:pPr>
        <w:spacing w:after="280" w:before="280" w:lineRule="auto"/>
        <w:rPr/>
      </w:pPr>
      <w:r w:rsidDel="00000000" w:rsidR="00000000" w:rsidRPr="00000000">
        <w:rPr>
          <w:rtl w:val="0"/>
        </w:rPr>
      </w:r>
    </w:p>
    <w:p w:rsidR="00000000" w:rsidDel="00000000" w:rsidP="00000000" w:rsidRDefault="00000000" w:rsidRPr="00000000" w14:paraId="00000066">
      <w:pPr>
        <w:spacing w:after="280" w:before="280" w:lineRule="auto"/>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1"/>
        <w:rPr/>
      </w:pPr>
      <w:r w:rsidDel="00000000" w:rsidR="00000000" w:rsidRPr="00000000">
        <w:rPr>
          <w:rtl w:val="0"/>
        </w:rPr>
        <w:t xml:space="preserve">Conclusion: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Our findings suggest that LLMs can be used to approximate a core element of diagnostic reasoning, the likelihood ratio. While the ability to generalize to unstudied LRs will require prospective validation,</w:t>
      </w:r>
      <w:ins w:author="Amal Mohamed" w:id="32" w:date="2026-02-16T21:53:29Z">
        <w:commentRangeStart w:id="26"/>
        <w:r w:rsidDel="00000000" w:rsidR="00000000" w:rsidRPr="00000000">
          <w:rPr>
            <w:rtl w:val="0"/>
          </w:rPr>
          <w:t xml:space="preserve"> t</w:t>
        </w:r>
        <w:commentRangeStart w:id="26"/>
        <w:commentRangeEnd w:id="26"/>
        <w:r w:rsidDel="00000000" w:rsidR="00000000" w:rsidRPr="00000000">
          <w:commentReference w:id="26"/>
        </w:r>
        <w:r w:rsidDel="00000000" w:rsidR="00000000" w:rsidRPr="00000000">
          <w:rPr>
            <w:rtl w:val="0"/>
            <w:rPrChange w:author="Amal Mohamed" w:id="33" w:date="2026-02-16T21:53:29Z">
              <w:rPr/>
            </w:rPrChange>
          </w:rPr>
          <w:t xml:space="preserve">he capability of models to approximate existing, literature-reported diagnostic information suggests a potential role in education and hypothesis generation, and as a prior input for future diagnostic-accuracy studies. However, given several-fold dispersion and limited context conditioning in this study, these estimates should not be used as stand-alone inputs for high-stakes clinical decisions without prospective validation.</w:t>
        </w:r>
      </w:ins>
      <w:del w:author="Amal Mohamed" w:id="32" w:date="2026-02-16T21:53:29Z">
        <w:r w:rsidDel="00000000" w:rsidR="00000000" w:rsidRPr="00000000">
          <w:rPr>
            <w:rtl w:val="0"/>
            <w:rPrChange w:author="Amal Mohamed" w:id="33" w:date="2026-02-16T21:53:29Z">
              <w:rPr/>
            </w:rPrChange>
          </w:rPr>
          <w:delText xml:space="preserve"> the capability of models to encode existing diagnostic information suggests they could be used to bridge the long-standing gap between probabilistic theory and routine clinical decision-making.</w:delText>
        </w:r>
        <w:r w:rsidDel="00000000" w:rsidR="00000000" w:rsidRPr="00000000">
          <w:rPr>
            <w:rtl w:val="0"/>
            <w:rPrChange w:author="Amal Mohamed" w:id="33" w:date="2026-02-16T21:53:29Z">
              <w:rPr>
                <w:vertAlign w:val="superscript"/>
              </w:rPr>
            </w:rPrChange>
          </w:rPr>
          <w:delText xml:space="preserve"> </w:delText>
        </w:r>
        <w:r w:rsidDel="00000000" w:rsidR="00000000" w:rsidRPr="00000000">
          <w:rPr>
            <w:rtl w:val="0"/>
            <w:rPrChange w:author="Amal Mohamed" w:id="33" w:date="2026-02-16T21:53:29Z">
              <w:rPr/>
            </w:rPrChange>
          </w:rPr>
          <w:delText xml:space="preserve">Rather than replacing empirical research, model-derived likelihood ratios could support future diagnostic studies, guide hypothesis generation, and support transparent clinical reasoning in clinical care.</w:delText>
        </w:r>
        <w:r w:rsidDel="00000000" w:rsidR="00000000" w:rsidRPr="00000000">
          <w:rPr>
            <w:rtl w:val="0"/>
            <w:rPrChange w:author="Amal Mohamed" w:id="33" w:date="2026-02-16T21:53:29Z">
              <w:rPr>
                <w:vertAlign w:val="superscript"/>
              </w:rPr>
            </w:rPrChange>
          </w:rPr>
          <w:delText xml:space="preserve">15,16</w:delText>
        </w:r>
      </w:del>
      <w:r w:rsidDel="00000000" w:rsidR="00000000" w:rsidRPr="00000000">
        <w:rPr>
          <w:rtl w:val="0"/>
        </w:rPr>
      </w:r>
    </w:p>
    <w:p w:rsidR="00000000" w:rsidDel="00000000" w:rsidP="00000000" w:rsidRDefault="00000000" w:rsidRPr="00000000" w14:paraId="0000006B">
      <w:pPr>
        <w:spacing w:after="160" w:line="278.00000000000006"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tl w:val="0"/>
        </w:rPr>
        <w:t xml:space="preserve">References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Bdr>
          <w:top w:space="0" w:sz="0" w:val="nil"/>
          <w:left w:space="0" w:sz="0" w:val="nil"/>
          <w:bottom w:space="0" w:sz="0" w:val="nil"/>
          <w:right w:space="0" w:sz="0" w:val="nil"/>
          <w:between w:space="0" w:sz="0" w:val="nil"/>
        </w:pBdr>
        <w:tabs>
          <w:tab w:val="left" w:leader="none" w:pos="380"/>
        </w:tabs>
        <w:spacing w:after="240" w:lineRule="auto"/>
        <w:ind w:left="384" w:hanging="384"/>
        <w:rPr>
          <w:color w:val="000000"/>
        </w:rPr>
      </w:pPr>
      <w:r w:rsidDel="00000000" w:rsidR="00000000" w:rsidRPr="00000000">
        <w:rPr>
          <w:color w:val="000000"/>
          <w:rtl w:val="0"/>
        </w:rPr>
        <w:t xml:space="preserve">1.</w:t>
        <w:tab/>
        <w:t xml:space="preserve">McGee S, ed. </w:t>
      </w:r>
      <w:r w:rsidDel="00000000" w:rsidR="00000000" w:rsidRPr="00000000">
        <w:rPr>
          <w:i w:val="1"/>
          <w:iCs w:val="1"/>
          <w:color w:val="000000"/>
          <w:rtl w:val="0"/>
        </w:rPr>
        <w:t xml:space="preserve">Evidence-Based Physical Diagnosis</w:t>
      </w:r>
      <w:r w:rsidDel="00000000" w:rsidR="00000000" w:rsidRPr="00000000">
        <w:rPr>
          <w:color w:val="000000"/>
          <w:rtl w:val="0"/>
        </w:rPr>
        <w:t xml:space="preserve">. Fourth Edition. Elsevier; 2018. doi:10.1016/B978-0-323-39276-1.12001-3</w:t>
      </w:r>
    </w:p>
    <w:p w:rsidR="00000000" w:rsidDel="00000000" w:rsidP="00000000" w:rsidRDefault="00000000" w:rsidRPr="00000000" w14:paraId="00000074">
      <w:pPr>
        <w:pBdr>
          <w:top w:space="0" w:sz="0" w:val="nil"/>
          <w:left w:space="0" w:sz="0" w:val="nil"/>
          <w:bottom w:space="0" w:sz="0" w:val="nil"/>
          <w:right w:space="0" w:sz="0" w:val="nil"/>
          <w:between w:space="0" w:sz="0" w:val="nil"/>
        </w:pBdr>
        <w:tabs>
          <w:tab w:val="left" w:leader="none" w:pos="380"/>
        </w:tabs>
        <w:spacing w:after="240" w:lineRule="auto"/>
        <w:ind w:left="384" w:hanging="384"/>
        <w:rPr>
          <w:color w:val="000000"/>
        </w:rPr>
      </w:pPr>
      <w:r w:rsidDel="00000000" w:rsidR="00000000" w:rsidRPr="00000000">
        <w:rPr>
          <w:color w:val="000000"/>
          <w:rtl w:val="0"/>
        </w:rPr>
        <w:t xml:space="preserve">2.</w:t>
        <w:tab/>
        <w:t xml:space="preserve">Newman TB, Kohn MA. </w:t>
      </w:r>
      <w:r w:rsidDel="00000000" w:rsidR="00000000" w:rsidRPr="00000000">
        <w:rPr>
          <w:i w:val="1"/>
          <w:iCs w:val="1"/>
          <w:color w:val="000000"/>
          <w:rtl w:val="0"/>
        </w:rPr>
        <w:t xml:space="preserve">Evidence-Based Diagnosis: An Introduction to Clinical Epidemiology</w:t>
      </w:r>
      <w:r w:rsidDel="00000000" w:rsidR="00000000" w:rsidRPr="00000000">
        <w:rPr>
          <w:color w:val="000000"/>
          <w:rtl w:val="0"/>
        </w:rPr>
        <w:t xml:space="preserve">. Cambridge University Press; 2020.</w:t>
      </w:r>
    </w:p>
    <w:p w:rsidR="00000000" w:rsidDel="00000000" w:rsidP="00000000" w:rsidRDefault="00000000" w:rsidRPr="00000000" w14:paraId="00000075">
      <w:pPr>
        <w:pBdr>
          <w:top w:space="0" w:sz="0" w:val="nil"/>
          <w:left w:space="0" w:sz="0" w:val="nil"/>
          <w:bottom w:space="0" w:sz="0" w:val="nil"/>
          <w:right w:space="0" w:sz="0" w:val="nil"/>
          <w:between w:space="0" w:sz="0" w:val="nil"/>
        </w:pBdr>
        <w:tabs>
          <w:tab w:val="left" w:leader="none" w:pos="380"/>
        </w:tabs>
        <w:spacing w:after="240" w:lineRule="auto"/>
        <w:ind w:left="384" w:hanging="384"/>
        <w:rPr>
          <w:color w:val="000000"/>
        </w:rPr>
      </w:pPr>
      <w:r w:rsidDel="00000000" w:rsidR="00000000" w:rsidRPr="00000000">
        <w:rPr>
          <w:color w:val="000000"/>
          <w:rtl w:val="0"/>
        </w:rPr>
        <w:t xml:space="preserve">3.</w:t>
        <w:tab/>
        <w:t xml:space="preserve">Jaeschke R, Guyatt GH, Sackett DL, et al. Users’ Guides to the Medical Literature: III. How to Use an Article About a Diagnostic Test B. What Are the Results and Will They Help Me in Caring for My Patients? </w:t>
      </w:r>
      <w:r w:rsidDel="00000000" w:rsidR="00000000" w:rsidRPr="00000000">
        <w:rPr>
          <w:i w:val="1"/>
          <w:iCs w:val="1"/>
          <w:color w:val="000000"/>
          <w:rtl w:val="0"/>
        </w:rPr>
        <w:t xml:space="preserve">JAMA</w:t>
      </w:r>
      <w:r w:rsidDel="00000000" w:rsidR="00000000" w:rsidRPr="00000000">
        <w:rPr>
          <w:color w:val="000000"/>
          <w:rtl w:val="0"/>
        </w:rPr>
        <w:t xml:space="preserve">. 1994;271(9):703-707. doi:10.1001/jama.1994.03510330081039</w:t>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left" w:leader="none" w:pos="380"/>
        </w:tabs>
        <w:spacing w:after="240" w:lineRule="auto"/>
        <w:ind w:left="384" w:hanging="384"/>
        <w:rPr>
          <w:color w:val="000000"/>
        </w:rPr>
      </w:pPr>
      <w:r w:rsidDel="00000000" w:rsidR="00000000" w:rsidRPr="00000000">
        <w:rPr>
          <w:color w:val="000000"/>
          <w:rtl w:val="0"/>
        </w:rPr>
        <w:t xml:space="preserve">4.</w:t>
        <w:tab/>
        <w:t xml:space="preserve">Grimes DA, Schulz KF. Refining clinical diagnosis with likelihood ratios. </w:t>
      </w:r>
      <w:r w:rsidDel="00000000" w:rsidR="00000000" w:rsidRPr="00000000">
        <w:rPr>
          <w:i w:val="1"/>
          <w:iCs w:val="1"/>
          <w:color w:val="000000"/>
          <w:rtl w:val="0"/>
        </w:rPr>
        <w:t xml:space="preserve">The Lancet</w:t>
      </w:r>
      <w:r w:rsidDel="00000000" w:rsidR="00000000" w:rsidRPr="00000000">
        <w:rPr>
          <w:color w:val="000000"/>
          <w:rtl w:val="0"/>
        </w:rPr>
        <w:t xml:space="preserve">. 2005;365(9469):1500-1505. doi:10.1016/S0140-6736(05)66422-7</w:t>
      </w:r>
    </w:p>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left" w:leader="none" w:pos="380"/>
        </w:tabs>
        <w:spacing w:after="240" w:lineRule="auto"/>
        <w:ind w:left="384" w:hanging="384"/>
        <w:rPr>
          <w:color w:val="000000"/>
        </w:rPr>
      </w:pPr>
      <w:r w:rsidDel="00000000" w:rsidR="00000000" w:rsidRPr="00000000">
        <w:rPr>
          <w:color w:val="000000"/>
          <w:rtl w:val="0"/>
        </w:rPr>
        <w:t xml:space="preserve">5.</w:t>
        <w:tab/>
        <w:t xml:space="preserve">Zellner A. Optimal Information Processing and Bayes’s Theorem. </w:t>
      </w:r>
      <w:r w:rsidDel="00000000" w:rsidR="00000000" w:rsidRPr="00000000">
        <w:rPr>
          <w:i w:val="1"/>
          <w:iCs w:val="1"/>
          <w:color w:val="000000"/>
          <w:rtl w:val="0"/>
        </w:rPr>
        <w:t xml:space="preserve">Am Stat</w:t>
      </w:r>
      <w:r w:rsidDel="00000000" w:rsidR="00000000" w:rsidRPr="00000000">
        <w:rPr>
          <w:color w:val="000000"/>
          <w:rtl w:val="0"/>
        </w:rPr>
        <w:t xml:space="preserve">. Published online November 1, 1988. Accessed September 16, 2025. https://www.tandfonline.com/doi/abs/10.1080/00031305.1988.10475585</w:t>
      </w:r>
    </w:p>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left" w:leader="none" w:pos="380"/>
        </w:tabs>
        <w:spacing w:after="240" w:lineRule="auto"/>
        <w:ind w:left="384" w:hanging="384"/>
        <w:rPr>
          <w:color w:val="000000"/>
        </w:rPr>
      </w:pPr>
      <w:r w:rsidDel="00000000" w:rsidR="00000000" w:rsidRPr="00000000">
        <w:rPr>
          <w:color w:val="000000"/>
          <w:rtl w:val="0"/>
        </w:rPr>
        <w:t xml:space="preserve">6.</w:t>
        <w:tab/>
        <w:t xml:space="preserve">Brush JE Jr, Lee M, Sherbino J, Taylor-Fishwick JC, Norman G. Effect of Teaching Bayesian Methods Using Learning by Concept vs Learning by Example on Medical Students’ Ability to Estimate Probability of a Diagnosis: A Randomized Clinical Trial. </w:t>
      </w:r>
      <w:r w:rsidDel="00000000" w:rsidR="00000000" w:rsidRPr="00000000">
        <w:rPr>
          <w:i w:val="1"/>
          <w:iCs w:val="1"/>
          <w:color w:val="000000"/>
          <w:rtl w:val="0"/>
        </w:rPr>
        <w:t xml:space="preserve">JAMA Netw Open</w:t>
      </w:r>
      <w:r w:rsidDel="00000000" w:rsidR="00000000" w:rsidRPr="00000000">
        <w:rPr>
          <w:color w:val="000000"/>
          <w:rtl w:val="0"/>
        </w:rPr>
        <w:t xml:space="preserve">. 2019;2(12):e1918023-e1918023. doi:10.1001/jamanetworkopen.2019.18023</w:t>
      </w:r>
    </w:p>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left" w:leader="none" w:pos="380"/>
        </w:tabs>
        <w:spacing w:after="240" w:lineRule="auto"/>
        <w:ind w:left="384" w:hanging="384"/>
        <w:rPr>
          <w:color w:val="000000"/>
        </w:rPr>
      </w:pPr>
      <w:r w:rsidDel="00000000" w:rsidR="00000000" w:rsidRPr="00000000">
        <w:rPr>
          <w:color w:val="000000"/>
          <w:rtl w:val="0"/>
        </w:rPr>
        <w:t xml:space="preserve">7.</w:t>
        <w:tab/>
        <w:t xml:space="preserve">Brush Jr JE, Sherbino J, Norman GR. How expert clinicians intuitively recognize a medical diagnosis. </w:t>
      </w:r>
      <w:r w:rsidDel="00000000" w:rsidR="00000000" w:rsidRPr="00000000">
        <w:rPr>
          <w:i w:val="1"/>
          <w:iCs w:val="1"/>
          <w:color w:val="000000"/>
          <w:rtl w:val="0"/>
        </w:rPr>
        <w:t xml:space="preserve">Am J Med</w:t>
      </w:r>
      <w:r w:rsidDel="00000000" w:rsidR="00000000" w:rsidRPr="00000000">
        <w:rPr>
          <w:color w:val="000000"/>
          <w:rtl w:val="0"/>
        </w:rPr>
        <w:t xml:space="preserve">. 2017;130(6):629-634. doi:10.1016/j.amjmed.2017.01.045</w:t>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left" w:leader="none" w:pos="380"/>
        </w:tabs>
        <w:spacing w:after="240" w:lineRule="auto"/>
        <w:ind w:left="384" w:hanging="384"/>
        <w:rPr>
          <w:color w:val="000000"/>
        </w:rPr>
      </w:pPr>
      <w:r w:rsidDel="00000000" w:rsidR="00000000" w:rsidRPr="00000000">
        <w:rPr>
          <w:color w:val="000000"/>
          <w:rtl w:val="0"/>
        </w:rPr>
        <w:t xml:space="preserve">8.</w:t>
        <w:tab/>
        <w:t xml:space="preserve">Reid MC, Lane DA, Feinstein AR. Academic calculations versus clinical judgments: practicing physicians’ use of quantitative measures of test accuracy. </w:t>
      </w:r>
      <w:r w:rsidDel="00000000" w:rsidR="00000000" w:rsidRPr="00000000">
        <w:rPr>
          <w:i w:val="1"/>
          <w:iCs w:val="1"/>
          <w:color w:val="000000"/>
          <w:rtl w:val="0"/>
        </w:rPr>
        <w:t xml:space="preserve">Am J Med</w:t>
      </w:r>
      <w:r w:rsidDel="00000000" w:rsidR="00000000" w:rsidRPr="00000000">
        <w:rPr>
          <w:color w:val="000000"/>
          <w:rtl w:val="0"/>
        </w:rPr>
        <w:t xml:space="preserve">. 1998;104(4):374-380. doi:10.1016/s0002-9343(98)00054-0</w:t>
      </w:r>
    </w:p>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left" w:leader="none" w:pos="380"/>
        </w:tabs>
        <w:spacing w:after="240" w:lineRule="auto"/>
        <w:ind w:left="384" w:hanging="384"/>
        <w:rPr>
          <w:color w:val="000000"/>
        </w:rPr>
      </w:pPr>
      <w:r w:rsidDel="00000000" w:rsidR="00000000" w:rsidRPr="00000000">
        <w:rPr>
          <w:color w:val="000000"/>
          <w:rtl w:val="0"/>
        </w:rPr>
        <w:t xml:space="preserve">9.</w:t>
        <w:tab/>
        <w:t xml:space="preserve">Bossuyt PM, Reitsma JB, Bruns DE, et al. STARD 2015: an updated list of essential items for reporting diagnostic accuracy studies. </w:t>
      </w:r>
      <w:r w:rsidDel="00000000" w:rsidR="00000000" w:rsidRPr="00000000">
        <w:rPr>
          <w:i w:val="1"/>
          <w:iCs w:val="1"/>
          <w:color w:val="000000"/>
          <w:rtl w:val="0"/>
        </w:rPr>
        <w:t xml:space="preserve">The BMJ</w:t>
      </w:r>
      <w:r w:rsidDel="00000000" w:rsidR="00000000" w:rsidRPr="00000000">
        <w:rPr>
          <w:color w:val="000000"/>
          <w:rtl w:val="0"/>
        </w:rPr>
        <w:t xml:space="preserve">. 2015;351:h5527. doi:10.1136/bmj.h5527</w:t>
      </w:r>
    </w:p>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left" w:leader="none" w:pos="380"/>
        </w:tabs>
        <w:spacing w:after="240" w:lineRule="auto"/>
        <w:ind w:left="384" w:hanging="384"/>
        <w:rPr>
          <w:color w:val="000000"/>
        </w:rPr>
      </w:pPr>
      <w:r w:rsidDel="00000000" w:rsidR="00000000" w:rsidRPr="00000000">
        <w:rPr>
          <w:color w:val="000000"/>
          <w:rtl w:val="0"/>
        </w:rPr>
        <w:t xml:space="preserve">10.</w:t>
        <w:tab/>
        <w:t xml:space="preserve">Kohn MA, Carpenter CR, Newman TB. Understanding the direction of bias in studies of diagnostic test accuracy. </w:t>
      </w:r>
      <w:r w:rsidDel="00000000" w:rsidR="00000000" w:rsidRPr="00000000">
        <w:rPr>
          <w:i w:val="1"/>
          <w:iCs w:val="1"/>
          <w:color w:val="000000"/>
          <w:rtl w:val="0"/>
        </w:rPr>
        <w:t xml:space="preserve">Acad Emerg Med Off J Soc Acad Emerg Med</w:t>
      </w:r>
      <w:r w:rsidDel="00000000" w:rsidR="00000000" w:rsidRPr="00000000">
        <w:rPr>
          <w:color w:val="000000"/>
          <w:rtl w:val="0"/>
        </w:rPr>
        <w:t xml:space="preserve">. 2013;20(11):1194-1206. doi:10.1111/acem.12255</w:t>
      </w:r>
    </w:p>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left" w:leader="none" w:pos="380"/>
        </w:tabs>
        <w:spacing w:after="240" w:lineRule="auto"/>
        <w:ind w:left="384" w:hanging="384"/>
        <w:rPr>
          <w:color w:val="000000"/>
        </w:rPr>
      </w:pPr>
      <w:r w:rsidDel="00000000" w:rsidR="00000000" w:rsidRPr="00000000">
        <w:rPr>
          <w:color w:val="000000"/>
          <w:rtl w:val="0"/>
        </w:rPr>
        <w:t xml:space="preserve">11.</w:t>
        <w:tab/>
        <w:t xml:space="preserve">Usher-Smith JA, Sharp SJ, Griffin SJ. The spectrum effect in tests for risk prediction, screening, and diagnosis. </w:t>
      </w:r>
      <w:r w:rsidDel="00000000" w:rsidR="00000000" w:rsidRPr="00000000">
        <w:rPr>
          <w:i w:val="1"/>
          <w:iCs w:val="1"/>
          <w:color w:val="000000"/>
          <w:rtl w:val="0"/>
        </w:rPr>
        <w:t xml:space="preserve">BMJ</w:t>
      </w:r>
      <w:r w:rsidDel="00000000" w:rsidR="00000000" w:rsidRPr="00000000">
        <w:rPr>
          <w:color w:val="000000"/>
          <w:rtl w:val="0"/>
        </w:rPr>
        <w:t xml:space="preserve">. 2016;353. doi:10.1136/bmj.i3139</w:t>
      </w:r>
    </w:p>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left" w:leader="none" w:pos="380"/>
        </w:tabs>
        <w:spacing w:after="240" w:lineRule="auto"/>
        <w:ind w:left="384" w:hanging="384"/>
        <w:rPr>
          <w:color w:val="000000"/>
        </w:rPr>
      </w:pPr>
      <w:r w:rsidDel="00000000" w:rsidR="00000000" w:rsidRPr="00000000">
        <w:rPr>
          <w:color w:val="000000"/>
          <w:rtl w:val="0"/>
        </w:rPr>
        <w:t xml:space="preserve">12.</w:t>
        <w:tab/>
        <w:t xml:space="preserve">Shmatko A, Jung AW, Gaurav K, et al. Learning the natural history of human disease with generative transformers. </w:t>
      </w:r>
      <w:r w:rsidDel="00000000" w:rsidR="00000000" w:rsidRPr="00000000">
        <w:rPr>
          <w:i w:val="1"/>
          <w:iCs w:val="1"/>
          <w:color w:val="000000"/>
          <w:rtl w:val="0"/>
        </w:rPr>
        <w:t xml:space="preserve">Nature</w:t>
      </w:r>
      <w:r w:rsidDel="00000000" w:rsidR="00000000" w:rsidRPr="00000000">
        <w:rPr>
          <w:color w:val="000000"/>
          <w:rtl w:val="0"/>
        </w:rPr>
        <w:t xml:space="preserve">. Published online September 17, 2025:1-9. doi:10.1038/s41586-025-09529-3</w:t>
      </w:r>
    </w:p>
    <w:p w:rsidR="00000000" w:rsidDel="00000000" w:rsidP="00000000" w:rsidRDefault="00000000" w:rsidRPr="00000000" w14:paraId="0000007F">
      <w:pPr>
        <w:pBdr>
          <w:top w:space="0" w:sz="0" w:val="nil"/>
          <w:left w:space="0" w:sz="0" w:val="nil"/>
          <w:bottom w:space="0" w:sz="0" w:val="nil"/>
          <w:right w:space="0" w:sz="0" w:val="nil"/>
          <w:between w:space="0" w:sz="0" w:val="nil"/>
        </w:pBdr>
        <w:tabs>
          <w:tab w:val="left" w:leader="none" w:pos="380"/>
        </w:tabs>
        <w:spacing w:after="240" w:lineRule="auto"/>
        <w:ind w:left="384" w:hanging="384"/>
        <w:rPr>
          <w:color w:val="000000"/>
        </w:rPr>
      </w:pPr>
      <w:r w:rsidDel="00000000" w:rsidR="00000000" w:rsidRPr="00000000">
        <w:rPr>
          <w:color w:val="000000"/>
          <w:rtl w:val="0"/>
        </w:rPr>
        <w:t xml:space="preserve">13.</w:t>
        <w:tab/>
        <w:t xml:space="preserve">Singhal K, Azizi S, Tu T, et al. Large language models encode clinical knowledge. </w:t>
      </w:r>
      <w:r w:rsidDel="00000000" w:rsidR="00000000" w:rsidRPr="00000000">
        <w:rPr>
          <w:i w:val="1"/>
          <w:iCs w:val="1"/>
          <w:color w:val="000000"/>
          <w:rtl w:val="0"/>
        </w:rPr>
        <w:t xml:space="preserve">Nature</w:t>
      </w:r>
      <w:r w:rsidDel="00000000" w:rsidR="00000000" w:rsidRPr="00000000">
        <w:rPr>
          <w:color w:val="000000"/>
          <w:rtl w:val="0"/>
        </w:rPr>
        <w:t xml:space="preserve">. 2023;620(7972):172-180. doi:10.1038/s41586-023-06291-2</w:t>
      </w:r>
    </w:p>
    <w:p w:rsidR="00000000" w:rsidDel="00000000" w:rsidP="00000000" w:rsidRDefault="00000000" w:rsidRPr="00000000" w14:paraId="00000080">
      <w:pPr>
        <w:pBdr>
          <w:top w:space="0" w:sz="0" w:val="nil"/>
          <w:left w:space="0" w:sz="0" w:val="nil"/>
          <w:bottom w:space="0" w:sz="0" w:val="nil"/>
          <w:right w:space="0" w:sz="0" w:val="nil"/>
          <w:between w:space="0" w:sz="0" w:val="nil"/>
        </w:pBdr>
        <w:tabs>
          <w:tab w:val="left" w:leader="none" w:pos="380"/>
        </w:tabs>
        <w:spacing w:after="240" w:lineRule="auto"/>
        <w:ind w:left="384" w:hanging="384"/>
        <w:rPr>
          <w:color w:val="000000"/>
        </w:rPr>
      </w:pPr>
      <w:r w:rsidDel="00000000" w:rsidR="00000000" w:rsidRPr="00000000">
        <w:rPr>
          <w:color w:val="000000"/>
          <w:rtl w:val="0"/>
        </w:rPr>
        <w:t xml:space="preserve">14.</w:t>
        <w:tab/>
        <w:t xml:space="preserve">Brown T, Mann B, Ryder N, et al. Language Models are Few-Shot Learners. In: </w:t>
      </w:r>
      <w:r w:rsidDel="00000000" w:rsidR="00000000" w:rsidRPr="00000000">
        <w:rPr>
          <w:i w:val="1"/>
          <w:iCs w:val="1"/>
          <w:color w:val="000000"/>
          <w:rtl w:val="0"/>
        </w:rPr>
        <w:t xml:space="preserve">Advances in Neural Information Processing Systems</w:t>
      </w:r>
      <w:r w:rsidDel="00000000" w:rsidR="00000000" w:rsidRPr="00000000">
        <w:rPr>
          <w:color w:val="000000"/>
          <w:rtl w:val="0"/>
        </w:rPr>
        <w:t xml:space="preserve">. Vol 33. Curran Associates, Inc.; 2020:1877-1901. Accessed September 17, 2025. https://papers.nips.cc/paper/2020/hash/1457c0d6bfcb4967418bfb8ac142f64a-Abstract.html</w:t>
      </w:r>
    </w:p>
    <w:p w:rsidR="00000000" w:rsidDel="00000000" w:rsidP="00000000" w:rsidRDefault="00000000" w:rsidRPr="00000000" w14:paraId="00000081">
      <w:pPr>
        <w:pBdr>
          <w:top w:space="0" w:sz="0" w:val="nil"/>
          <w:left w:space="0" w:sz="0" w:val="nil"/>
          <w:bottom w:space="0" w:sz="0" w:val="nil"/>
          <w:right w:space="0" w:sz="0" w:val="nil"/>
          <w:between w:space="0" w:sz="0" w:val="nil"/>
        </w:pBdr>
        <w:tabs>
          <w:tab w:val="left" w:leader="none" w:pos="380"/>
        </w:tabs>
        <w:spacing w:after="240" w:lineRule="auto"/>
        <w:ind w:left="384" w:hanging="384"/>
        <w:rPr>
          <w:color w:val="000000"/>
        </w:rPr>
      </w:pPr>
      <w:r w:rsidDel="00000000" w:rsidR="00000000" w:rsidRPr="00000000">
        <w:rPr>
          <w:color w:val="000000"/>
          <w:rtl w:val="0"/>
        </w:rPr>
        <w:t xml:space="preserve">15.</w:t>
        <w:tab/>
        <w:t xml:space="preserve">Howell MD, Corrado GS, DeSalvo KB. Three Epochs of Artificial Intelligence in Health Care. </w:t>
      </w:r>
      <w:r w:rsidDel="00000000" w:rsidR="00000000" w:rsidRPr="00000000">
        <w:rPr>
          <w:i w:val="1"/>
          <w:iCs w:val="1"/>
          <w:color w:val="000000"/>
          <w:rtl w:val="0"/>
        </w:rPr>
        <w:t xml:space="preserve">JAMA</w:t>
      </w:r>
      <w:r w:rsidDel="00000000" w:rsidR="00000000" w:rsidRPr="00000000">
        <w:rPr>
          <w:color w:val="000000"/>
          <w:rtl w:val="0"/>
        </w:rPr>
        <w:t xml:space="preserve">. 2024;331(3):242-244. doi:10.1001/jama.2023.25057</w:t>
      </w:r>
    </w:p>
    <w:p w:rsidR="00000000" w:rsidDel="00000000" w:rsidP="00000000" w:rsidRDefault="00000000" w:rsidRPr="00000000" w14:paraId="00000082">
      <w:pPr>
        <w:pBdr>
          <w:top w:space="0" w:sz="0" w:val="nil"/>
          <w:left w:space="0" w:sz="0" w:val="nil"/>
          <w:bottom w:space="0" w:sz="0" w:val="nil"/>
          <w:right w:space="0" w:sz="0" w:val="nil"/>
          <w:between w:space="0" w:sz="0" w:val="nil"/>
        </w:pBdr>
        <w:tabs>
          <w:tab w:val="left" w:leader="none" w:pos="380"/>
        </w:tabs>
        <w:spacing w:after="240" w:lineRule="auto"/>
        <w:ind w:left="384" w:hanging="384"/>
        <w:rPr>
          <w:color w:val="000000"/>
        </w:rPr>
      </w:pPr>
      <w:r w:rsidDel="00000000" w:rsidR="00000000" w:rsidRPr="00000000">
        <w:rPr>
          <w:color w:val="000000"/>
          <w:rtl w:val="0"/>
        </w:rPr>
        <w:t xml:space="preserve">16.</w:t>
        <w:tab/>
        <w:t xml:space="preserve">Goh E, Gallo R, Hom J, et al. Large Language Model Influence on Diagnostic Reasoning: A Randomized Clinical Trial. </w:t>
      </w:r>
      <w:r w:rsidDel="00000000" w:rsidR="00000000" w:rsidRPr="00000000">
        <w:rPr>
          <w:i w:val="1"/>
          <w:iCs w:val="1"/>
          <w:color w:val="000000"/>
          <w:rtl w:val="0"/>
        </w:rPr>
        <w:t xml:space="preserve">JAMA Netw Open</w:t>
      </w:r>
      <w:r w:rsidDel="00000000" w:rsidR="00000000" w:rsidRPr="00000000">
        <w:rPr>
          <w:color w:val="000000"/>
          <w:rtl w:val="0"/>
        </w:rPr>
        <w:t xml:space="preserve">. 2024;7(10):e2440969. doi:10.1001/jamanetworkopen.2024.40969</w:t>
      </w:r>
    </w:p>
    <w:p w:rsidR="00000000" w:rsidDel="00000000" w:rsidP="00000000" w:rsidRDefault="00000000" w:rsidRPr="00000000" w14:paraId="00000083">
      <w:pPr>
        <w:pBdr>
          <w:top w:space="0" w:sz="0" w:val="nil"/>
          <w:left w:space="0" w:sz="0" w:val="nil"/>
          <w:bottom w:space="0" w:sz="0" w:val="nil"/>
          <w:right w:space="0" w:sz="0" w:val="nil"/>
          <w:between w:space="0" w:sz="0" w:val="nil"/>
        </w:pBdr>
        <w:tabs>
          <w:tab w:val="left" w:leader="none" w:pos="380"/>
        </w:tabs>
        <w:spacing w:after="240" w:lineRule="auto"/>
        <w:ind w:left="384" w:hanging="384"/>
        <w:rPr>
          <w:color w:val="000000"/>
        </w:rPr>
      </w:pPr>
      <w:r w:rsidDel="00000000" w:rsidR="00000000" w:rsidRPr="00000000">
        <w:rPr>
          <w:color w:val="000000"/>
          <w:rtl w:val="0"/>
        </w:rPr>
        <w:t xml:space="preserve">17.</w:t>
        <w:tab/>
        <w:t xml:space="preserve">Hager P, Jungmann F, Holland R, et al. Evaluation and mitigation of the limitations of large language models in clinical decision-making. </w:t>
      </w:r>
      <w:r w:rsidDel="00000000" w:rsidR="00000000" w:rsidRPr="00000000">
        <w:rPr>
          <w:i w:val="1"/>
          <w:iCs w:val="1"/>
          <w:color w:val="000000"/>
          <w:rtl w:val="0"/>
        </w:rPr>
        <w:t xml:space="preserve">Nat Med</w:t>
      </w:r>
      <w:r w:rsidDel="00000000" w:rsidR="00000000" w:rsidRPr="00000000">
        <w:rPr>
          <w:color w:val="000000"/>
          <w:rtl w:val="0"/>
        </w:rPr>
        <w:t xml:space="preserve">. 2024;30(9):2613-2622. doi:10.1038/s41591-024-03097-1</w:t>
      </w:r>
    </w:p>
    <w:p w:rsidR="00000000" w:rsidDel="00000000" w:rsidP="00000000" w:rsidRDefault="00000000" w:rsidRPr="00000000" w14:paraId="00000084">
      <w:pPr>
        <w:pBdr>
          <w:top w:space="0" w:sz="0" w:val="nil"/>
          <w:left w:space="0" w:sz="0" w:val="nil"/>
          <w:bottom w:space="0" w:sz="0" w:val="nil"/>
          <w:right w:space="0" w:sz="0" w:val="nil"/>
          <w:between w:space="0" w:sz="0" w:val="nil"/>
        </w:pBdr>
        <w:tabs>
          <w:tab w:val="left" w:leader="none" w:pos="380"/>
        </w:tabs>
        <w:spacing w:after="240" w:lineRule="auto"/>
        <w:ind w:left="384" w:hanging="384"/>
        <w:rPr/>
      </w:pPr>
      <w:r w:rsidDel="00000000" w:rsidR="00000000" w:rsidRPr="00000000">
        <w:rPr>
          <w:color w:val="000000"/>
          <w:rtl w:val="0"/>
        </w:rPr>
        <w:t xml:space="preserve">18.</w:t>
        <w:tab/>
        <w:t xml:space="preserve">Sahoo SS, Plasek JM, Xu H, et al. Large language models for biomedicine: foundations, opportunities, challenges, and best practices. </w:t>
      </w:r>
      <w:r w:rsidDel="00000000" w:rsidR="00000000" w:rsidRPr="00000000">
        <w:rPr>
          <w:i w:val="1"/>
          <w:iCs w:val="1"/>
          <w:color w:val="000000"/>
          <w:rtl w:val="0"/>
        </w:rPr>
        <w:t xml:space="preserve">J Am Med Inform Assoc JAMIA</w:t>
      </w:r>
      <w:r w:rsidDel="00000000" w:rsidR="00000000" w:rsidRPr="00000000">
        <w:rPr>
          <w:color w:val="000000"/>
          <w:rtl w:val="0"/>
        </w:rPr>
        <w:t xml:space="preserve">. 2024;31(9):2114-2124. doi:10.1093/jamia/ocae074</w:t>
      </w: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tabs>
          <w:tab w:val="left" w:leader="none" w:pos="380"/>
        </w:tabs>
        <w:spacing w:after="240" w:lineRule="auto"/>
        <w:ind w:left="384" w:hanging="384"/>
        <w:rPr>
          <w:color w:val="000000"/>
        </w:rPr>
      </w:pPr>
      <w:r w:rsidDel="00000000" w:rsidR="00000000" w:rsidRPr="00000000">
        <w:rPr>
          <w:rtl w:val="0"/>
        </w:rPr>
        <w:t xml:space="preserve">19. </w:t>
      </w:r>
      <w:r w:rsidDel="00000000" w:rsidR="00000000" w:rsidRPr="00000000">
        <w:rPr>
          <w:color w:val="000000"/>
          <w:rtl w:val="0"/>
        </w:rPr>
        <w:t xml:space="preserve">Bland JM, Altman DG. Statistical methods for assessing agreement between two methods of clinical measurement. </w:t>
      </w:r>
      <w:r w:rsidDel="00000000" w:rsidR="00000000" w:rsidRPr="00000000">
        <w:rPr>
          <w:i w:val="1"/>
          <w:iCs w:val="1"/>
          <w:color w:val="000000"/>
          <w:rtl w:val="0"/>
        </w:rPr>
        <w:t xml:space="preserve">Lancet Lond Engl</w:t>
      </w:r>
      <w:r w:rsidDel="00000000" w:rsidR="00000000" w:rsidRPr="00000000">
        <w:rPr>
          <w:color w:val="000000"/>
          <w:rtl w:val="0"/>
        </w:rPr>
        <w:t xml:space="preserve">. 1986;1(8476):307-310.</w:t>
      </w:r>
    </w:p>
    <w:p w:rsidR="00000000" w:rsidDel="00000000" w:rsidP="00000000" w:rsidRDefault="00000000" w:rsidRPr="00000000" w14:paraId="00000086">
      <w:pPr>
        <w:pBdr>
          <w:top w:space="0" w:sz="0" w:val="nil"/>
          <w:left w:space="0" w:sz="0" w:val="nil"/>
          <w:bottom w:space="0" w:sz="0" w:val="nil"/>
          <w:right w:space="0" w:sz="0" w:val="nil"/>
          <w:between w:space="0" w:sz="0" w:val="nil"/>
        </w:pBdr>
        <w:tabs>
          <w:tab w:val="left" w:leader="none" w:pos="380"/>
        </w:tabs>
        <w:spacing w:after="240" w:lineRule="auto"/>
        <w:ind w:left="384" w:hanging="384"/>
        <w:rPr>
          <w:color w:val="000000"/>
        </w:rPr>
      </w:pPr>
      <w:r w:rsidDel="00000000" w:rsidR="00000000" w:rsidRPr="00000000">
        <w:rPr>
          <w:color w:val="000000"/>
          <w:rtl w:val="0"/>
        </w:rPr>
        <w:t xml:space="preserve">2</w:t>
      </w:r>
      <w:r w:rsidDel="00000000" w:rsidR="00000000" w:rsidRPr="00000000">
        <w:rPr>
          <w:rtl w:val="0"/>
        </w:rPr>
        <w:t xml:space="preserve">0</w:t>
      </w:r>
      <w:r w:rsidDel="00000000" w:rsidR="00000000" w:rsidRPr="00000000">
        <w:rPr>
          <w:color w:val="000000"/>
          <w:rtl w:val="0"/>
        </w:rPr>
        <w:t xml:space="preserve">.</w:t>
        <w:tab/>
        <w:t xml:space="preserve">Good IJ. Weight of Evidence: A Brief Survey. In: </w:t>
      </w:r>
      <w:r w:rsidDel="00000000" w:rsidR="00000000" w:rsidRPr="00000000">
        <w:rPr>
          <w:i w:val="1"/>
          <w:iCs w:val="1"/>
          <w:color w:val="000000"/>
          <w:rtl w:val="0"/>
        </w:rPr>
        <w:t xml:space="preserve">Bayesian Statistics 2</w:t>
      </w:r>
      <w:r w:rsidDel="00000000" w:rsidR="00000000" w:rsidRPr="00000000">
        <w:rPr>
          <w:color w:val="000000"/>
          <w:rtl w:val="0"/>
        </w:rPr>
        <w:t xml:space="preserve">. Elsevier Science Publishers; 1985:249-270.</w:t>
      </w:r>
    </w:p>
    <w:p w:rsidR="00000000" w:rsidDel="00000000" w:rsidP="00000000" w:rsidRDefault="00000000" w:rsidRPr="00000000" w14:paraId="00000087">
      <w:pPr>
        <w:pBdr>
          <w:top w:space="0" w:sz="0" w:val="nil"/>
          <w:left w:space="0" w:sz="0" w:val="nil"/>
          <w:bottom w:space="0" w:sz="0" w:val="nil"/>
          <w:right w:space="0" w:sz="0" w:val="nil"/>
          <w:between w:space="0" w:sz="0" w:val="nil"/>
        </w:pBdr>
        <w:tabs>
          <w:tab w:val="left" w:leader="none" w:pos="380"/>
        </w:tabs>
        <w:spacing w:after="240" w:lineRule="auto"/>
        <w:ind w:left="384" w:hanging="384"/>
        <w:rPr>
          <w:color w:val="000000"/>
        </w:rPr>
      </w:pPr>
      <w:r w:rsidDel="00000000" w:rsidR="00000000" w:rsidRPr="00000000">
        <w:rPr>
          <w:color w:val="000000"/>
          <w:rtl w:val="0"/>
        </w:rPr>
        <w:t xml:space="preserve">2</w:t>
      </w:r>
      <w:r w:rsidDel="00000000" w:rsidR="00000000" w:rsidRPr="00000000">
        <w:rPr>
          <w:rtl w:val="0"/>
        </w:rPr>
        <w:t xml:space="preserve">1</w:t>
      </w:r>
      <w:r w:rsidDel="00000000" w:rsidR="00000000" w:rsidRPr="00000000">
        <w:rPr>
          <w:color w:val="000000"/>
          <w:rtl w:val="0"/>
        </w:rPr>
        <w:t xml:space="preserve">.</w:t>
        <w:tab/>
        <w:t xml:space="preserve">Pitman E. A note on normal correlation. </w:t>
      </w:r>
      <w:r w:rsidDel="00000000" w:rsidR="00000000" w:rsidRPr="00000000">
        <w:rPr>
          <w:i w:val="1"/>
          <w:iCs w:val="1"/>
          <w:color w:val="000000"/>
          <w:rtl w:val="0"/>
        </w:rPr>
        <w:t xml:space="preserve">Biometrika</w:t>
      </w:r>
      <w:r w:rsidDel="00000000" w:rsidR="00000000" w:rsidRPr="00000000">
        <w:rPr>
          <w:color w:val="000000"/>
          <w:rtl w:val="0"/>
        </w:rPr>
        <w:t xml:space="preserve">. 1939;31(1/2):9-12.</w:t>
      </w:r>
    </w:p>
    <w:p w:rsidR="00000000" w:rsidDel="00000000" w:rsidP="00000000" w:rsidRDefault="00000000" w:rsidRPr="00000000" w14:paraId="00000088">
      <w:pPr>
        <w:pBdr>
          <w:top w:space="0" w:sz="0" w:val="nil"/>
          <w:left w:space="0" w:sz="0" w:val="nil"/>
          <w:bottom w:space="0" w:sz="0" w:val="nil"/>
          <w:right w:space="0" w:sz="0" w:val="nil"/>
          <w:between w:space="0" w:sz="0" w:val="nil"/>
        </w:pBdr>
        <w:tabs>
          <w:tab w:val="left" w:leader="none" w:pos="380"/>
        </w:tabs>
        <w:spacing w:after="240" w:lineRule="auto"/>
        <w:ind w:left="384" w:hanging="384"/>
        <w:rPr>
          <w:color w:val="000000"/>
        </w:rPr>
      </w:pPr>
      <w:r w:rsidDel="00000000" w:rsidR="00000000" w:rsidRPr="00000000">
        <w:rPr>
          <w:color w:val="000000"/>
          <w:rtl w:val="0"/>
        </w:rPr>
        <w:t xml:space="preserve">2</w:t>
      </w:r>
      <w:r w:rsidDel="00000000" w:rsidR="00000000" w:rsidRPr="00000000">
        <w:rPr>
          <w:rtl w:val="0"/>
        </w:rPr>
        <w:t xml:space="preserve">2</w:t>
      </w:r>
      <w:r w:rsidDel="00000000" w:rsidR="00000000" w:rsidRPr="00000000">
        <w:rPr>
          <w:color w:val="000000"/>
          <w:rtl w:val="0"/>
        </w:rPr>
        <w:t xml:space="preserve">.</w:t>
        <w:tab/>
        <w:t xml:space="preserve">Morgan W. A test for the significance of the difference between the two variances in a sample from a normal bivariate population. </w:t>
      </w:r>
      <w:r w:rsidDel="00000000" w:rsidR="00000000" w:rsidRPr="00000000">
        <w:rPr>
          <w:i w:val="1"/>
          <w:iCs w:val="1"/>
          <w:color w:val="000000"/>
          <w:rtl w:val="0"/>
        </w:rPr>
        <w:t xml:space="preserve">Biometrika</w:t>
      </w:r>
      <w:r w:rsidDel="00000000" w:rsidR="00000000" w:rsidRPr="00000000">
        <w:rPr>
          <w:color w:val="000000"/>
          <w:rtl w:val="0"/>
        </w:rPr>
        <w:t xml:space="preserve">. 1939;31(1/2):13-19.</w:t>
      </w:r>
    </w:p>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left" w:leader="none" w:pos="380"/>
        </w:tabs>
        <w:spacing w:after="240" w:lineRule="auto"/>
        <w:ind w:left="384" w:hanging="384"/>
        <w:rPr>
          <w:color w:val="000000"/>
        </w:rPr>
      </w:pPr>
      <w:r w:rsidDel="00000000" w:rsidR="00000000" w:rsidRPr="00000000">
        <w:rPr>
          <w:color w:val="000000"/>
          <w:rtl w:val="0"/>
        </w:rPr>
        <w:t xml:space="preserve">2</w:t>
      </w:r>
      <w:r w:rsidDel="00000000" w:rsidR="00000000" w:rsidRPr="00000000">
        <w:rPr>
          <w:rtl w:val="0"/>
        </w:rPr>
        <w:t xml:space="preserve">3</w:t>
      </w:r>
      <w:r w:rsidDel="00000000" w:rsidR="00000000" w:rsidRPr="00000000">
        <w:rPr>
          <w:color w:val="000000"/>
          <w:rtl w:val="0"/>
        </w:rPr>
        <w:t xml:space="preserve">.</w:t>
        <w:tab/>
        <w:t xml:space="preserve">Fleiss JL, Cohen J, Everitt BS. Large sample standard errors of kappa and weighted kappa. </w:t>
      </w:r>
      <w:r w:rsidDel="00000000" w:rsidR="00000000" w:rsidRPr="00000000">
        <w:rPr>
          <w:i w:val="1"/>
          <w:iCs w:val="1"/>
          <w:color w:val="000000"/>
          <w:rtl w:val="0"/>
        </w:rPr>
        <w:t xml:space="preserve">Psychol Bull</w:t>
      </w:r>
      <w:r w:rsidDel="00000000" w:rsidR="00000000" w:rsidRPr="00000000">
        <w:rPr>
          <w:color w:val="000000"/>
          <w:rtl w:val="0"/>
        </w:rPr>
        <w:t xml:space="preserve">. 1969;72(5):323. doi:10.1037/h0028106</w:t>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left" w:leader="none" w:pos="380"/>
        </w:tabs>
        <w:spacing w:after="240" w:lineRule="auto"/>
        <w:ind w:left="384" w:hanging="384"/>
        <w:rPr>
          <w:color w:val="000000"/>
        </w:rPr>
      </w:pPr>
      <w:r w:rsidDel="00000000" w:rsidR="00000000" w:rsidRPr="00000000">
        <w:rPr>
          <w:color w:val="000000"/>
          <w:rtl w:val="0"/>
        </w:rPr>
        <w:t xml:space="preserve">2</w:t>
      </w:r>
      <w:r w:rsidDel="00000000" w:rsidR="00000000" w:rsidRPr="00000000">
        <w:rPr>
          <w:rtl w:val="0"/>
        </w:rPr>
        <w:t xml:space="preserve">4</w:t>
      </w:r>
      <w:r w:rsidDel="00000000" w:rsidR="00000000" w:rsidRPr="00000000">
        <w:rPr>
          <w:color w:val="000000"/>
          <w:rtl w:val="0"/>
        </w:rPr>
        <w:t xml:space="preserve">.</w:t>
        <w:tab/>
        <w:t xml:space="preserve">Fleiss JL, Cohen J. The Equivalence of Weighted Kappa and the Intraclass Correlation Coefficient as Measures of Reliability. </w:t>
      </w:r>
      <w:r w:rsidDel="00000000" w:rsidR="00000000" w:rsidRPr="00000000">
        <w:rPr>
          <w:i w:val="1"/>
          <w:iCs w:val="1"/>
          <w:color w:val="000000"/>
          <w:rtl w:val="0"/>
        </w:rPr>
        <w:t xml:space="preserve">Educ Psychol Meas</w:t>
      </w:r>
      <w:r w:rsidDel="00000000" w:rsidR="00000000" w:rsidRPr="00000000">
        <w:rPr>
          <w:color w:val="000000"/>
          <w:rtl w:val="0"/>
        </w:rPr>
        <w:t xml:space="preserve">. 1973;33(3):613-619. doi:10.1177/001316447303300309</w:t>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left" w:leader="none" w:pos="380"/>
        </w:tabs>
        <w:spacing w:after="240" w:lineRule="auto"/>
        <w:ind w:left="384" w:hanging="384"/>
        <w:rPr>
          <w:color w:val="000000"/>
        </w:rPr>
      </w:pPr>
      <w:r w:rsidDel="00000000" w:rsidR="00000000" w:rsidRPr="00000000">
        <w:rPr>
          <w:color w:val="000000"/>
          <w:rtl w:val="0"/>
        </w:rPr>
        <w:t xml:space="preserve">2</w:t>
      </w:r>
      <w:r w:rsidDel="00000000" w:rsidR="00000000" w:rsidRPr="00000000">
        <w:rPr>
          <w:rtl w:val="0"/>
        </w:rPr>
        <w:t xml:space="preserve">5</w:t>
      </w:r>
      <w:r w:rsidDel="00000000" w:rsidR="00000000" w:rsidRPr="00000000">
        <w:rPr>
          <w:color w:val="000000"/>
          <w:rtl w:val="0"/>
        </w:rPr>
        <w:t xml:space="preserve">.</w:t>
        <w:tab/>
        <w:t xml:space="preserve">Landis JR, Koch GG. The Measurement of Observer Agreement for Categorical Data. </w:t>
      </w:r>
      <w:r w:rsidDel="00000000" w:rsidR="00000000" w:rsidRPr="00000000">
        <w:rPr>
          <w:i w:val="1"/>
          <w:iCs w:val="1"/>
          <w:color w:val="000000"/>
          <w:rtl w:val="0"/>
        </w:rPr>
        <w:t xml:space="preserve">Biometrics</w:t>
      </w:r>
      <w:r w:rsidDel="00000000" w:rsidR="00000000" w:rsidRPr="00000000">
        <w:rPr>
          <w:color w:val="000000"/>
          <w:rtl w:val="0"/>
        </w:rPr>
        <w:t xml:space="preserve">. 1977;33(1):159-174. doi:10.2307/2529310</w:t>
      </w:r>
    </w:p>
    <w:p w:rsidR="00000000" w:rsidDel="00000000" w:rsidP="00000000" w:rsidRDefault="00000000" w:rsidRPr="00000000" w14:paraId="0000008C">
      <w:pPr>
        <w:pBdr>
          <w:top w:space="0" w:sz="0" w:val="nil"/>
          <w:left w:space="0" w:sz="0" w:val="nil"/>
          <w:bottom w:space="0" w:sz="0" w:val="nil"/>
          <w:right w:space="0" w:sz="0" w:val="nil"/>
          <w:between w:space="0" w:sz="0" w:val="nil"/>
        </w:pBdr>
        <w:tabs>
          <w:tab w:val="left" w:leader="none" w:pos="380"/>
        </w:tabs>
        <w:spacing w:after="240" w:lineRule="auto"/>
        <w:ind w:left="384" w:hanging="384"/>
        <w:rPr>
          <w:color w:val="000000"/>
        </w:rPr>
      </w:pPr>
      <w:r w:rsidDel="00000000" w:rsidR="00000000" w:rsidRPr="00000000">
        <w:rPr>
          <w:color w:val="000000"/>
          <w:rtl w:val="0"/>
        </w:rPr>
        <w:t xml:space="preserve">2</w:t>
      </w:r>
      <w:r w:rsidDel="00000000" w:rsidR="00000000" w:rsidRPr="00000000">
        <w:rPr>
          <w:rtl w:val="0"/>
        </w:rPr>
        <w:t xml:space="preserve">6</w:t>
      </w:r>
      <w:r w:rsidDel="00000000" w:rsidR="00000000" w:rsidRPr="00000000">
        <w:rPr>
          <w:color w:val="000000"/>
          <w:rtl w:val="0"/>
        </w:rPr>
        <w:t xml:space="preserve">.</w:t>
        <w:tab/>
        <w:t xml:space="preserve">Steyvers M, Tejeda H, Kerrigan G, Smyth P. Bayesian modeling of human–AI complementarity. </w:t>
      </w:r>
      <w:r w:rsidDel="00000000" w:rsidR="00000000" w:rsidRPr="00000000">
        <w:rPr>
          <w:i w:val="1"/>
          <w:iCs w:val="1"/>
          <w:color w:val="000000"/>
          <w:rtl w:val="0"/>
        </w:rPr>
        <w:t xml:space="preserve">Proc Natl Acad Sci</w:t>
      </w:r>
      <w:r w:rsidDel="00000000" w:rsidR="00000000" w:rsidRPr="00000000">
        <w:rPr>
          <w:color w:val="000000"/>
          <w:rtl w:val="0"/>
        </w:rPr>
        <w:t xml:space="preserve">. 2022;119(11):e2111547119. doi:10.1073/pnas.2111547119</w:t>
      </w:r>
    </w:p>
    <w:p w:rsidR="00000000" w:rsidDel="00000000" w:rsidP="00000000" w:rsidRDefault="00000000" w:rsidRPr="00000000" w14:paraId="0000008D">
      <w:pPr>
        <w:pBdr>
          <w:top w:space="0" w:sz="0" w:val="nil"/>
          <w:left w:space="0" w:sz="0" w:val="nil"/>
          <w:bottom w:space="0" w:sz="0" w:val="nil"/>
          <w:right w:space="0" w:sz="0" w:val="nil"/>
          <w:between w:space="0" w:sz="0" w:val="nil"/>
        </w:pBdr>
        <w:tabs>
          <w:tab w:val="left" w:leader="none" w:pos="380"/>
        </w:tabs>
        <w:spacing w:after="240" w:lineRule="auto"/>
        <w:ind w:left="384" w:hanging="384"/>
        <w:rPr>
          <w:color w:val="000000"/>
        </w:rPr>
      </w:pPr>
      <w:r w:rsidDel="00000000" w:rsidR="00000000" w:rsidRPr="00000000">
        <w:rPr>
          <w:color w:val="000000"/>
          <w:rtl w:val="0"/>
        </w:rPr>
        <w:t xml:space="preserve">2</w:t>
      </w:r>
      <w:r w:rsidDel="00000000" w:rsidR="00000000" w:rsidRPr="00000000">
        <w:rPr>
          <w:rtl w:val="0"/>
        </w:rPr>
        <w:t xml:space="preserve">7</w:t>
      </w:r>
      <w:r w:rsidDel="00000000" w:rsidR="00000000" w:rsidRPr="00000000">
        <w:rPr>
          <w:color w:val="000000"/>
          <w:rtl w:val="0"/>
        </w:rPr>
        <w:t xml:space="preserve">.</w:t>
        <w:tab/>
        <w:t xml:space="preserve">Simel DL, Rennie D. Forward. In: </w:t>
      </w:r>
      <w:r w:rsidDel="00000000" w:rsidR="00000000" w:rsidRPr="00000000">
        <w:rPr>
          <w:i w:val="1"/>
          <w:iCs w:val="1"/>
          <w:color w:val="000000"/>
          <w:rtl w:val="0"/>
        </w:rPr>
        <w:t xml:space="preserve">The Rational Clinical Examination: Evidence-Based Clinical Diagnosis</w:t>
      </w:r>
      <w:r w:rsidDel="00000000" w:rsidR="00000000" w:rsidRPr="00000000">
        <w:rPr>
          <w:color w:val="000000"/>
          <w:rtl w:val="0"/>
        </w:rPr>
        <w:t xml:space="preserve">. McGraw-Hill Education; 2016. Accessed September 21, 2025. jamaevidence.mhmedical.com/content.aspx?aid=1170154778</w:t>
      </w:r>
    </w:p>
    <w:p w:rsidR="00000000" w:rsidDel="00000000" w:rsidP="00000000" w:rsidRDefault="00000000" w:rsidRPr="00000000" w14:paraId="0000008E">
      <w:pPr>
        <w:pBdr>
          <w:top w:space="0" w:sz="0" w:val="nil"/>
          <w:left w:space="0" w:sz="0" w:val="nil"/>
          <w:bottom w:space="0" w:sz="0" w:val="nil"/>
          <w:right w:space="0" w:sz="0" w:val="nil"/>
          <w:between w:space="0" w:sz="0" w:val="nil"/>
        </w:pBdr>
        <w:tabs>
          <w:tab w:val="left" w:leader="none" w:pos="380"/>
        </w:tabs>
        <w:spacing w:after="240" w:lineRule="auto"/>
        <w:ind w:left="384" w:hanging="384"/>
        <w:rPr>
          <w:color w:val="000000"/>
        </w:rPr>
      </w:pPr>
      <w:r w:rsidDel="00000000" w:rsidR="00000000" w:rsidRPr="00000000">
        <w:rPr>
          <w:rtl w:val="0"/>
        </w:rPr>
        <w:t xml:space="preserve">28</w:t>
      </w:r>
      <w:r w:rsidDel="00000000" w:rsidR="00000000" w:rsidRPr="00000000">
        <w:rPr>
          <w:color w:val="000000"/>
          <w:rtl w:val="0"/>
        </w:rPr>
        <w:t xml:space="preserve">.</w:t>
        <w:tab/>
        <w:t xml:space="preserve">Lijmer JG, Mol BW, Heisterkamp S, et al. Empirical Evidence of Design-Related Bias in Studies of Diagnostic Tests. </w:t>
      </w:r>
      <w:r w:rsidDel="00000000" w:rsidR="00000000" w:rsidRPr="00000000">
        <w:rPr>
          <w:i w:val="1"/>
          <w:iCs w:val="1"/>
          <w:color w:val="000000"/>
          <w:rtl w:val="0"/>
        </w:rPr>
        <w:t xml:space="preserve">JAMA</w:t>
      </w:r>
      <w:r w:rsidDel="00000000" w:rsidR="00000000" w:rsidRPr="00000000">
        <w:rPr>
          <w:color w:val="000000"/>
          <w:rtl w:val="0"/>
        </w:rPr>
        <w:t xml:space="preserve">. 1999;282(11):1061-1066. doi:10.1001/jama.282.11.1061</w:t>
      </w:r>
    </w:p>
    <w:p w:rsidR="00000000" w:rsidDel="00000000" w:rsidP="00000000" w:rsidRDefault="00000000" w:rsidRPr="00000000" w14:paraId="0000008F">
      <w:pPr>
        <w:pBdr>
          <w:top w:space="0" w:sz="0" w:val="nil"/>
          <w:left w:space="0" w:sz="0" w:val="nil"/>
          <w:bottom w:space="0" w:sz="0" w:val="nil"/>
          <w:right w:space="0" w:sz="0" w:val="nil"/>
          <w:between w:space="0" w:sz="0" w:val="nil"/>
        </w:pBdr>
        <w:tabs>
          <w:tab w:val="left" w:leader="none" w:pos="380"/>
        </w:tabs>
        <w:spacing w:after="240" w:lineRule="auto"/>
        <w:ind w:left="384" w:hanging="384"/>
        <w:rPr>
          <w:color w:val="000000"/>
        </w:rPr>
      </w:pPr>
      <w:r w:rsidDel="00000000" w:rsidR="00000000" w:rsidRPr="00000000">
        <w:rPr>
          <w:rtl w:val="0"/>
        </w:rPr>
        <w:t xml:space="preserve">29</w:t>
      </w:r>
      <w:r w:rsidDel="00000000" w:rsidR="00000000" w:rsidRPr="00000000">
        <w:rPr>
          <w:color w:val="000000"/>
          <w:rtl w:val="0"/>
        </w:rPr>
        <w:t xml:space="preserve">.</w:t>
        <w:tab/>
        <w:t xml:space="preserve">Zhang H. Exploring Conditions for the Optimality of Naïve Bayes. </w:t>
      </w:r>
      <w:r w:rsidDel="00000000" w:rsidR="00000000" w:rsidRPr="00000000">
        <w:rPr>
          <w:i w:val="1"/>
          <w:iCs w:val="1"/>
          <w:color w:val="000000"/>
          <w:rtl w:val="0"/>
        </w:rPr>
        <w:t xml:space="preserve">Int J Pattern Recognit Artif Intell</w:t>
      </w:r>
      <w:r w:rsidDel="00000000" w:rsidR="00000000" w:rsidRPr="00000000">
        <w:rPr>
          <w:color w:val="000000"/>
          <w:rtl w:val="0"/>
        </w:rPr>
        <w:t xml:space="preserve">. 2005;19(02):183-198. doi:10.1142/S0218001405003983</w:t>
      </w:r>
    </w:p>
    <w:p w:rsidR="00000000" w:rsidDel="00000000" w:rsidP="00000000" w:rsidRDefault="00000000" w:rsidRPr="00000000" w14:paraId="00000090">
      <w:pPr>
        <w:pBdr>
          <w:top w:space="0" w:sz="0" w:val="nil"/>
          <w:left w:space="0" w:sz="0" w:val="nil"/>
          <w:bottom w:space="0" w:sz="0" w:val="nil"/>
          <w:right w:space="0" w:sz="0" w:val="nil"/>
          <w:between w:space="0" w:sz="0" w:val="nil"/>
        </w:pBdr>
        <w:tabs>
          <w:tab w:val="left" w:leader="none" w:pos="380"/>
        </w:tabs>
        <w:spacing w:after="240" w:lineRule="auto"/>
        <w:ind w:left="384" w:hanging="384"/>
        <w:rPr>
          <w:color w:val="000000"/>
        </w:rPr>
      </w:pPr>
      <w:r w:rsidDel="00000000" w:rsidR="00000000" w:rsidRPr="00000000">
        <w:rPr>
          <w:color w:val="000000"/>
          <w:rtl w:val="0"/>
        </w:rPr>
        <w:t xml:space="preserve">3</w:t>
      </w:r>
      <w:r w:rsidDel="00000000" w:rsidR="00000000" w:rsidRPr="00000000">
        <w:rPr>
          <w:rtl w:val="0"/>
        </w:rPr>
        <w:t xml:space="preserve">0</w:t>
      </w:r>
      <w:r w:rsidDel="00000000" w:rsidR="00000000" w:rsidRPr="00000000">
        <w:rPr>
          <w:color w:val="000000"/>
          <w:rtl w:val="0"/>
        </w:rPr>
        <w:t xml:space="preserve">.</w:t>
        <w:tab/>
        <w:t xml:space="preserve">Carlini N, Ippolito D, Jagielski M, Lee K, Tramer F, Zhang C. Quantifying Memorization Across Neural Language Models. In: 2022. Accessed September 19, 2025. https://openreview.net/forum?id=TatRHT_1cK</w:t>
      </w:r>
    </w:p>
    <w:p w:rsidR="00000000" w:rsidDel="00000000" w:rsidP="00000000" w:rsidRDefault="00000000" w:rsidRPr="00000000" w14:paraId="00000091">
      <w:pPr>
        <w:pBdr>
          <w:top w:space="0" w:sz="0" w:val="nil"/>
          <w:left w:space="0" w:sz="0" w:val="nil"/>
          <w:bottom w:space="0" w:sz="0" w:val="nil"/>
          <w:right w:space="0" w:sz="0" w:val="nil"/>
          <w:between w:space="0" w:sz="0" w:val="nil"/>
        </w:pBdr>
        <w:tabs>
          <w:tab w:val="left" w:leader="none" w:pos="380"/>
        </w:tabs>
        <w:spacing w:after="240" w:lineRule="auto"/>
        <w:ind w:left="384" w:hanging="384"/>
        <w:rPr>
          <w:color w:val="000000"/>
        </w:rPr>
      </w:pPr>
      <w:r w:rsidDel="00000000" w:rsidR="00000000" w:rsidRPr="00000000">
        <w:rPr>
          <w:color w:val="000000"/>
          <w:rtl w:val="0"/>
        </w:rPr>
        <w:t xml:space="preserve">3</w:t>
      </w:r>
      <w:r w:rsidDel="00000000" w:rsidR="00000000" w:rsidRPr="00000000">
        <w:rPr>
          <w:rtl w:val="0"/>
        </w:rPr>
        <w:t xml:space="preserve">1</w:t>
      </w:r>
      <w:r w:rsidDel="00000000" w:rsidR="00000000" w:rsidRPr="00000000">
        <w:rPr>
          <w:color w:val="000000"/>
          <w:rtl w:val="0"/>
        </w:rPr>
        <w:t xml:space="preserve">.</w:t>
        <w:tab/>
        <w:t xml:space="preserve">Rodman A, Buckley TA, Manrai AK, Morgan DJ. Artificial Intelligence vs Clinician Performance in Estimating Probabilities of Diagnoses Before and After Testing. </w:t>
      </w:r>
      <w:r w:rsidDel="00000000" w:rsidR="00000000" w:rsidRPr="00000000">
        <w:rPr>
          <w:i w:val="1"/>
          <w:iCs w:val="1"/>
          <w:color w:val="000000"/>
          <w:rtl w:val="0"/>
        </w:rPr>
        <w:t xml:space="preserve">JAMA Netw Open</w:t>
      </w:r>
      <w:r w:rsidDel="00000000" w:rsidR="00000000" w:rsidRPr="00000000">
        <w:rPr>
          <w:color w:val="000000"/>
          <w:rtl w:val="0"/>
        </w:rPr>
        <w:t xml:space="preserve">. 2023;6(12):e2347075-e2347075. doi:10.1001/jamanetworkopen.2023.47075</w:t>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left" w:leader="none" w:pos="380"/>
        </w:tabs>
        <w:spacing w:after="240" w:lineRule="auto"/>
        <w:ind w:left="384" w:hanging="384"/>
        <w:rPr/>
      </w:pPr>
      <w:r w:rsidDel="00000000" w:rsidR="00000000" w:rsidRPr="00000000">
        <w:rPr>
          <w:color w:val="000000"/>
          <w:rtl w:val="0"/>
        </w:rPr>
        <w:t xml:space="preserve">3</w:t>
      </w:r>
      <w:r w:rsidDel="00000000" w:rsidR="00000000" w:rsidRPr="00000000">
        <w:rPr>
          <w:rtl w:val="0"/>
        </w:rPr>
        <w:t xml:space="preserve">2</w:t>
      </w:r>
      <w:r w:rsidDel="00000000" w:rsidR="00000000" w:rsidRPr="00000000">
        <w:rPr>
          <w:color w:val="000000"/>
          <w:rtl w:val="0"/>
        </w:rPr>
        <w:t xml:space="preserve">.</w:t>
        <w:tab/>
        <w:t xml:space="preserve">Staal J, Hooftman J, Gunput STG, et al. Effect on diagnostic accuracy of cognitive reasoning tools for the workplace setting: systematic review and meta-analysis. </w:t>
      </w:r>
      <w:r w:rsidDel="00000000" w:rsidR="00000000" w:rsidRPr="00000000">
        <w:rPr>
          <w:i w:val="1"/>
          <w:iCs w:val="1"/>
          <w:color w:val="000000"/>
          <w:rtl w:val="0"/>
        </w:rPr>
        <w:t xml:space="preserve">BMJ Qual Saf</w:t>
      </w:r>
      <w:r w:rsidDel="00000000" w:rsidR="00000000" w:rsidRPr="00000000">
        <w:rPr>
          <w:color w:val="000000"/>
          <w:rtl w:val="0"/>
        </w:rPr>
        <w:t xml:space="preserve">. 2022;31(12):899-910. doi:10.1136/bmjqs-2022-014865</w:t>
      </w:r>
      <w:r w:rsidDel="00000000" w:rsidR="00000000" w:rsidRPr="00000000">
        <w:rPr>
          <w:rtl w:val="0"/>
        </w:rPr>
      </w:r>
    </w:p>
    <w:p w:rsidR="00000000" w:rsidDel="00000000" w:rsidP="00000000" w:rsidRDefault="00000000" w:rsidRPr="00000000" w14:paraId="00000093">
      <w:pPr>
        <w:pBdr>
          <w:top w:space="0" w:sz="0" w:val="nil"/>
          <w:left w:space="0" w:sz="0" w:val="nil"/>
          <w:bottom w:space="0" w:sz="0" w:val="nil"/>
          <w:right w:space="0" w:sz="0" w:val="nil"/>
          <w:between w:space="0" w:sz="0" w:val="nil"/>
        </w:pBdr>
        <w:tabs>
          <w:tab w:val="left" w:leader="none" w:pos="380"/>
        </w:tabs>
        <w:spacing w:after="240" w:lineRule="auto"/>
        <w:ind w:left="384" w:hanging="384"/>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Declarations:</w:t>
      </w:r>
    </w:p>
    <w:p w:rsidR="00000000" w:rsidDel="00000000" w:rsidP="00000000" w:rsidRDefault="00000000" w:rsidRPr="00000000" w14:paraId="00000095">
      <w:pPr>
        <w:rPr>
          <w:b w:val="1"/>
          <w:bCs w:val="1"/>
        </w:rPr>
      </w:pPr>
      <w:r w:rsidDel="00000000" w:rsidR="00000000" w:rsidRPr="00000000">
        <w:rPr>
          <w:b w:val="1"/>
          <w:bCs w:val="1"/>
          <w:rtl w:val="0"/>
        </w:rPr>
        <w:t xml:space="preserve">Funding Declaration:</w:t>
      </w:r>
    </w:p>
    <w:p w:rsidR="00000000" w:rsidDel="00000000" w:rsidP="00000000" w:rsidRDefault="00000000" w:rsidRPr="00000000" w14:paraId="00000096">
      <w:pPr>
        <w:rPr/>
      </w:pPr>
      <w:r w:rsidDel="00000000" w:rsidR="00000000" w:rsidRPr="00000000">
        <w:rPr>
          <w:rtl w:val="0"/>
        </w:rPr>
        <w:t xml:space="preserve">This research was supported by a grant from the Intermountain Fund (B.W.L.)</w:t>
      </w:r>
    </w:p>
    <w:p w:rsidR="00000000" w:rsidDel="00000000" w:rsidP="00000000" w:rsidRDefault="00000000" w:rsidRPr="00000000" w14:paraId="00000097">
      <w:pPr>
        <w:rPr/>
      </w:pPr>
      <w:r w:rsidDel="00000000" w:rsidR="00000000" w:rsidRPr="00000000">
        <w:rPr>
          <w:rtl w:val="0"/>
        </w:rPr>
        <w:t xml:space="preserve">The funder had no role in the design, conduct, analysis, interpretation, manuscript preparation, or decision to submit this study for publication.</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1"/>
        <w:rPr/>
      </w:pPr>
      <w:bookmarkStart w:colFirst="0" w:colLast="0" w:name="_ln52spwltk8l" w:id="0"/>
      <w:bookmarkEnd w:id="0"/>
      <w:r w:rsidDel="00000000" w:rsidR="00000000" w:rsidRPr="00000000">
        <w:rPr>
          <w:rtl w:val="0"/>
        </w:rPr>
        <w:t xml:space="preserve">Author Contributions:</w:t>
      </w:r>
    </w:p>
    <w:p w:rsidR="00000000" w:rsidDel="00000000" w:rsidP="00000000" w:rsidRDefault="00000000" w:rsidRPr="00000000" w14:paraId="0000009A">
      <w:pPr>
        <w:spacing w:after="160" w:line="278.00000000000006" w:lineRule="auto"/>
        <w:rPr/>
      </w:pPr>
      <w:r w:rsidDel="00000000" w:rsidR="00000000" w:rsidRPr="00000000">
        <w:rPr>
          <w:rtl w:val="0"/>
        </w:rPr>
        <w:t xml:space="preserve">P.C., B.W.L, and S.H. designed the study. P.C. and B.W.L. compiled the reference dataset from TheNNT.com, performed duplicate independent validation of extracted likelihood ratios, and categorized findings. B.W.L. designed the prompting procedure for large language model likelihood-ratio estimation. P.C. and B.W.L. performed the statistical analyses and generated the figures. S.H., K.S., A.M., B.P., E.C., and C.R. contributed to interpretation of the results and critically revised the manuscript. B.W.L. supervised the project. All authors reviewed and approved the final manuscript.</w:t>
      </w:r>
    </w:p>
    <w:p w:rsidR="00000000" w:rsidDel="00000000" w:rsidP="00000000" w:rsidRDefault="00000000" w:rsidRPr="00000000" w14:paraId="0000009B">
      <w:pPr>
        <w:spacing w:after="160" w:line="278.00000000000006" w:lineRule="auto"/>
        <w:rPr/>
      </w:pPr>
      <w:r w:rsidDel="00000000" w:rsidR="00000000" w:rsidRPr="00000000">
        <w:rPr>
          <w:rtl w:val="0"/>
        </w:rPr>
      </w:r>
    </w:p>
    <w:p w:rsidR="00000000" w:rsidDel="00000000" w:rsidP="00000000" w:rsidRDefault="00000000" w:rsidRPr="00000000" w14:paraId="0000009C">
      <w:pPr>
        <w:pStyle w:val="Heading1"/>
        <w:rPr/>
      </w:pPr>
      <w:bookmarkStart w:colFirst="0" w:colLast="0" w:name="_3dp39lh708io" w:id="1"/>
      <w:bookmarkEnd w:id="1"/>
      <w:r w:rsidDel="00000000" w:rsidR="00000000" w:rsidRPr="00000000">
        <w:rPr>
          <w:rtl w:val="0"/>
        </w:rPr>
        <w:t xml:space="preserve">Data Availability:</w:t>
      </w:r>
    </w:p>
    <w:p w:rsidR="00000000" w:rsidDel="00000000" w:rsidP="00000000" w:rsidRDefault="00000000" w:rsidRPr="00000000" w14:paraId="0000009D">
      <w:pPr>
        <w:spacing w:after="160" w:line="278.00000000000006" w:lineRule="auto"/>
        <w:rPr/>
      </w:pPr>
      <w:r w:rsidDel="00000000" w:rsidR="00000000" w:rsidRPr="00000000">
        <w:rPr>
          <w:rtl w:val="0"/>
        </w:rPr>
        <w:t xml:space="preserve">The curated diagnostic likelihood ratio dataset assembled from TheNNT.com and the LLM-generated likelihood ratio estimates, along with analysis code, are available at </w:t>
      </w:r>
      <w:hyperlink r:id="rId8">
        <w:r w:rsidDel="00000000" w:rsidR="00000000" w:rsidRPr="00000000">
          <w:rPr>
            <w:color w:val="467886"/>
            <w:u w:val="single"/>
            <w:rtl w:val="0"/>
          </w:rPr>
          <w:t xml:space="preserve">https://github.com/reblocke/llm_estimate_lrs</w:t>
        </w:r>
      </w:hyperlink>
      <w:r w:rsidDel="00000000" w:rsidR="00000000" w:rsidRPr="00000000">
        <w:rPr>
          <w:rtl w:val="0"/>
        </w:rPr>
      </w:r>
    </w:p>
    <w:p w:rsidR="00000000" w:rsidDel="00000000" w:rsidP="00000000" w:rsidRDefault="00000000" w:rsidRPr="00000000" w14:paraId="0000009E">
      <w:pPr>
        <w:spacing w:after="160" w:line="278.00000000000006" w:lineRule="auto"/>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Competing interests:</w:t>
      </w:r>
    </w:p>
    <w:p w:rsidR="00000000" w:rsidDel="00000000" w:rsidP="00000000" w:rsidRDefault="00000000" w:rsidRPr="00000000" w14:paraId="000000A0">
      <w:pPr>
        <w:rPr/>
      </w:pPr>
      <w:r w:rsidDel="00000000" w:rsidR="00000000" w:rsidRPr="00000000">
        <w:rPr>
          <w:rtl w:val="0"/>
        </w:rPr>
        <w:t xml:space="preserve">Brian Locke: Dr. Locke claims an equity interest in Mountain Biometrics, a startup focused on machine learning medical time series data.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Shuhan He: Dr. Shuhan He is employed by Mass General Physician Organization and Mass General Institute of Health Professions and has received consulting fees from Franchise Medicine. He is an unpaid volunteer at Health Tech Without Borders and ConductScience.org. No other disclosures are reported.</w:t>
      </w:r>
    </w:p>
    <w:p w:rsidR="00000000" w:rsidDel="00000000" w:rsidP="00000000" w:rsidRDefault="00000000" w:rsidRPr="00000000" w14:paraId="000000A3">
      <w:pPr>
        <w:spacing w:after="160" w:line="278.00000000000006" w:lineRule="auto"/>
        <w:rPr/>
      </w:pPr>
      <w:r w:rsidDel="00000000" w:rsidR="00000000" w:rsidRPr="00000000">
        <w:rPr>
          <w:rtl w:val="0"/>
        </w:rPr>
      </w:r>
    </w:p>
    <w:p w:rsidR="00000000" w:rsidDel="00000000" w:rsidP="00000000" w:rsidRDefault="00000000" w:rsidRPr="00000000" w14:paraId="000000A4">
      <w:pPr>
        <w:spacing w:after="160" w:line="278.00000000000006" w:lineRule="auto"/>
        <w:rPr/>
      </w:pPr>
      <w:r w:rsidDel="00000000" w:rsidR="00000000" w:rsidRPr="00000000">
        <w:rPr>
          <w:rtl w:val="0"/>
        </w:rPr>
        <w:t xml:space="preserve">Boyu Peng: Mr. Boyu Peng was employed by ConductScience Inc. and serves as Adjunct Faculty at the Massachusetts General Hospital Institute of Health Professions. These affiliations are not relevant to the work presented in this article. No other conflicts of interest are declared.</w:t>
      </w:r>
    </w:p>
    <w:p w:rsidR="00000000" w:rsidDel="00000000" w:rsidP="00000000" w:rsidRDefault="00000000" w:rsidRPr="00000000" w14:paraId="000000A5">
      <w:pPr>
        <w:spacing w:after="160" w:line="278.00000000000006" w:lineRule="auto"/>
        <w:rPr/>
      </w:pPr>
      <w:r w:rsidDel="00000000" w:rsidR="00000000" w:rsidRPr="00000000">
        <w:rPr>
          <w:rtl w:val="0"/>
        </w:rPr>
        <w:t xml:space="preserve">The remaining authors have no conflict of interest to declare.</w:t>
      </w:r>
    </w:p>
    <w:p w:rsidR="00000000" w:rsidDel="00000000" w:rsidP="00000000" w:rsidRDefault="00000000" w:rsidRPr="00000000" w14:paraId="000000A6">
      <w:pPr>
        <w:spacing w:after="160" w:line="278.00000000000006" w:lineRule="auto"/>
        <w:rPr/>
      </w:pP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Figure legends:</w:t>
      </w: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Figure 1: </w:t>
      </w:r>
      <w:r w:rsidDel="00000000" w:rsidR="00000000" w:rsidRPr="00000000">
        <w:rPr>
          <w:rtl w:val="0"/>
        </w:rPr>
        <w:t xml:space="preserve">Distribution of likelihood ratios reported in the literature, as collected from theNNT.com. Background shading represents strong, moderate, weak, and negligible strength of evidence categories</w:t>
      </w:r>
      <w:r w:rsidDel="00000000" w:rsidR="00000000" w:rsidRPr="00000000">
        <w:rPr>
          <w:vertAlign w:val="superscript"/>
          <w:rtl w:val="0"/>
        </w:rPr>
        <w:t xml:space="preserve">3,4</w:t>
      </w:r>
      <w:r w:rsidDel="00000000" w:rsidR="00000000" w:rsidRPr="00000000">
        <w:rPr>
          <w:rtl w:val="0"/>
        </w:rPr>
        <w:t xml:space="preserve">. Most of the LR</w:t>
      </w:r>
      <w:r w:rsidDel="00000000" w:rsidR="00000000" w:rsidRPr="00000000">
        <w:rPr>
          <w:vertAlign w:val="subscript"/>
          <w:rtl w:val="0"/>
        </w:rPr>
        <w:t xml:space="preserve">reported</w:t>
      </w:r>
      <w:r w:rsidDel="00000000" w:rsidR="00000000" w:rsidRPr="00000000">
        <w:rPr>
          <w:rtl w:val="0"/>
        </w:rPr>
        <w:t xml:space="preserve"> cluster near 1, showing they offer negligible or weak evidence. </w:t>
      </w:r>
    </w:p>
    <w:p w:rsidR="00000000" w:rsidDel="00000000" w:rsidP="00000000" w:rsidRDefault="00000000" w:rsidRPr="00000000" w14:paraId="000000A9">
      <w:pPr>
        <w:rPr>
          <w:b w:val="1"/>
          <w:bCs w:val="1"/>
          <w:highlight w:val="yellow"/>
        </w:rPr>
      </w:pPr>
      <w:r w:rsidDel="00000000" w:rsidR="00000000" w:rsidRPr="00000000">
        <w:rPr>
          <w:b w:val="1"/>
          <w:bCs w:val="1"/>
        </w:rPr>
        <w:drawing>
          <wp:inline distB="0" distT="0" distL="0" distR="0">
            <wp:extent cx="5943600" cy="3418205"/>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418205"/>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Figure 2: Agreement between literature-reported and LLM-generated likelihood ratios: </w:t>
      </w:r>
      <w:r w:rsidDel="00000000" w:rsidR="00000000" w:rsidRPr="00000000">
        <w:rPr>
          <w:rtl w:val="0"/>
        </w:rPr>
        <w:t xml:space="preserve">Each panel shows the agreement between reported and model-generated likelihood ratios (LRs). The y-axis shows the ratio of LRs (reported/model), and the x-axis shows the geometric mean of paired LRs. Solid black lines represent mean bias; Dashed lines indicate the multiplicative (i.e. x-fold) range in which 95% of estimates would be expected to be from a value reported on theNNT.com. Narrower coverage intervals represent closer agreement, and deviations of the mean line from unity indicate systematic bias. Shaded areas indicate the confidence intervals on each bound of agreement. All models showed negligible bias. GPT-5 had the tightest agreement with reported likelihood ratios. </w:t>
      </w:r>
    </w:p>
    <w:p w:rsidR="00000000" w:rsidDel="00000000" w:rsidP="00000000" w:rsidRDefault="00000000" w:rsidRPr="00000000" w14:paraId="000000AD">
      <w:pPr>
        <w:rPr/>
      </w:pPr>
      <w:r w:rsidDel="00000000" w:rsidR="00000000" w:rsidRPr="00000000">
        <w:rPr/>
        <w:drawing>
          <wp:inline distB="0" distT="0" distL="0" distR="0">
            <wp:extent cx="5943600" cy="2296160"/>
            <wp:effectExtent b="0" l="0" r="0" t="0"/>
            <wp:docPr descr="A diagram of a number of data  AI-generated content may be incorrect." id="3" name="image3.png"/>
            <a:graphic>
              <a:graphicData uri="http://schemas.openxmlformats.org/drawingml/2006/picture">
                <pic:pic>
                  <pic:nvPicPr>
                    <pic:cNvPr descr="A diagram of a number of data  AI-generated content may be incorrect." id="0" name="image3.png"/>
                    <pic:cNvPicPr preferRelativeResize="0"/>
                  </pic:nvPicPr>
                  <pic:blipFill>
                    <a:blip r:embed="rId10"/>
                    <a:srcRect b="0" l="0" r="0" t="0"/>
                    <a:stretch>
                      <a:fillRect/>
                    </a:stretch>
                  </pic:blipFill>
                  <pic:spPr>
                    <a:xfrm>
                      <a:off x="0" y="0"/>
                      <a:ext cx="5943600" cy="229616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Figure 3: Agreement between LLM-estimated and literature-reported likelihood ratios </w:t>
      </w:r>
      <w:r w:rsidDel="00000000" w:rsidR="00000000" w:rsidRPr="00000000">
        <w:rPr>
          <w:rtl w:val="0"/>
        </w:rPr>
        <w:t xml:space="preserve">by type of clinical finding. Rows represent clinical finding categories (laboratory, imaging, history, sign-symptom, and diagnosis); columns represent LLM versions (GPT-4o, o3, and GPT-5). Categories were assigned by manual review, and likelihood ratios could be categorized as multiple types (e.g. scores integrating multiple findings). </w:t>
      </w:r>
    </w:p>
    <w:p w:rsidR="00000000" w:rsidDel="00000000" w:rsidP="00000000" w:rsidRDefault="00000000" w:rsidRPr="00000000" w14:paraId="000000B3">
      <w:pPr>
        <w:rPr>
          <w:b w:val="1"/>
          <w:bCs w:val="1"/>
        </w:rPr>
      </w:pPr>
      <w:r w:rsidDel="00000000" w:rsidR="00000000" w:rsidRPr="00000000">
        <w:rPr/>
        <w:drawing>
          <wp:inline distB="0" distT="0" distL="0" distR="0">
            <wp:extent cx="5943600" cy="7414260"/>
            <wp:effectExtent b="0" l="0" r="0" t="0"/>
            <wp:docPr descr="A screenshot of a graph  AI-generated content may be incorrect." id="2" name="image1.png"/>
            <a:graphic>
              <a:graphicData uri="http://schemas.openxmlformats.org/drawingml/2006/picture">
                <pic:pic>
                  <pic:nvPicPr>
                    <pic:cNvPr descr="A screenshot of a graph  AI-generated content may be incorrect." id="0" name="image1.png"/>
                    <pic:cNvPicPr preferRelativeResize="0"/>
                  </pic:nvPicPr>
                  <pic:blipFill>
                    <a:blip r:embed="rId11"/>
                    <a:srcRect b="0" l="0" r="0" t="0"/>
                    <a:stretch>
                      <a:fillRect/>
                    </a:stretch>
                  </pic:blipFill>
                  <pic:spPr>
                    <a:xfrm>
                      <a:off x="0" y="0"/>
                      <a:ext cx="5943600" cy="741426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1"/>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ory Rohlffsen" w:id="19" w:date="2026-02-18T23:12:18Z">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consider adding "overcoming base rate neglect - a common threat to diagnostic excellence"</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Pennycook G, Trippas D, Handley SJ, Thompson VA. Base rates: both neglected and intuitive. J Exp Psychol Learn Mem Cogn. 2014 Mar;40(2):544-54. doi: 10.1037/a0034887. Epub 2013 Nov 11. PMID: 24219086.</w:t>
      </w:r>
    </w:p>
  </w:comment>
  <w:comment w:author="Amal Mohamed" w:id="15" w:date="2026-02-23T19:17:09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2, comment 5)In Figure 2, the plot corresponding to gpt-4o shows some parallel linear patterns, and a similar (though less pronounced) pattern is observed for gpt-5, whereas this pattern is not evident for the o3 model. How should this pattern be interpreted? Does it suggest any systematic behavior, modeling feature, or potential bias specific to certain models?</w:t>
      </w:r>
    </w:p>
  </w:comment>
  <w:comment w:author="Amal Mohamed" w:id="24" w:date="2026-02-17T06:59:50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2 comment 2)The manuscript mainly assessed the overall agreement or precision of LLM-LR estimates compared to Reported-LR estimates. I was curious about the precision of an LLM-LR estimate for an individual case. In statistical inference, measures such as standard errors or intervals are often used to quantify uncertainty around a point estimate. Within the LLM framework, is there a way to assess such uncertainty? Also, if the same prompt were run repeatedly or executed on different machines/systems or user accounts, would the resulting LLM-LR be expected to vary, or would it be the same?</w:t>
      </w:r>
    </w:p>
  </w:comment>
  <w:comment w:author="Amal Mohamed" w:id="1" w:date="2026-02-17T06:53:12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1 comment 8)The authors refer to LRs as “measures of evidence”. This is incorrect. They are measures of the quality or the degree of information from a test. See also the explanation at theNNT.com:</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likelihood ratio? That's just the name for the statistical tool that converted the pretest probability to the posttest probability - it's just a mathematical description of the strength of that test. »</w:t>
      </w:r>
    </w:p>
  </w:comment>
  <w:comment w:author="Amal Mohamed" w:id="2" w:date="2026-02-17T06:53:36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reviewer 2 comment 1) The manuscript notes that “..yet integrating these systems as physician adjuncts remains difficult, in part because their reasoning processes are opaque.” I want to note that this opacity issue may still exist in the current approach, as the LLM still works like a black box when estimating LRs. It does not solve the opacity in the estimation process, but I do think that using LRs as an output provides greater flexibility and clearer quantitative justification for further decision-making.</w:t>
      </w:r>
    </w:p>
  </w:comment>
  <w:comment w:author="Amal Mohamed" w:id="21" w:date="2026-02-17T06:35:16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1 comment 6)LR values refer to a specific test or a specific diagnostic modality. It remains unclear how this information was included in the prompt.</w:t>
      </w:r>
    </w:p>
  </w:comment>
  <w:comment w:author="Amal Mohamed" w:id="22" w:date="2026-02-17T06:39:08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Reviewer 1 comment 7)The same diagnostic test can have different LR values depending on the clinical setting. For example, a test can be used both in symptomatic or in asymptomatic patients. Without specifying such a context, it makes little sense to ask whether we can observe some agreement.</w:t>
      </w:r>
    </w:p>
  </w:comment>
  <w:comment w:author="Amal Mohamed" w:id="25" w:date="2026-02-17T07:18:10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2 comment 7 says: It seems that the three models have their own strengths in different scenarios. Is it possible to integrate their outputs for a pooled or ensemble LR estimate?</w:t>
      </w:r>
    </w:p>
  </w:comment>
  <w:comment w:author="Amal Mohamed" w:id="26" w:date="2026-02-16T21:53:43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 1, comment 1) Limits of agreement too wide; no rationale for factor-of-4 acceptability</w:t>
      </w:r>
    </w:p>
  </w:comment>
  <w:comment w:author="Amal Mohamed" w:id="6" w:date="2026-02-17T06:08:33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a reasonable way to address reviewer 1 comment 5 regarding the clarity of the prompt?</w:t>
      </w:r>
    </w:p>
  </w:comment>
  <w:comment w:author="Brian Locke" w:id="7" w:date="2026-02-21T14:42:04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just give an example</w:t>
      </w:r>
    </w:p>
  </w:comment>
  <w:comment w:author="Brian Locke" w:id="8" w:date="2026-02-21T14:46:49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positive and negative were represented with prefixes "Patient has:" vs "Patient does not have:"</w:t>
      </w:r>
    </w:p>
  </w:comment>
  <w:comment w:author="Amal Mohamed" w:id="17" w:date="2026-02-16T21:51:25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 1, comment 1) Limits of agreement too wide; no rationale for factor-of-4 acceptability</w:t>
      </w:r>
    </w:p>
  </w:comment>
  <w:comment w:author="Amal Mohamed" w:id="11" w:date="2026-02-23T18:27:26Z">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1 comment 8: The authors refer to LRs as “measures of evidence”. This is incorrect. They are measures of the quality or the degree of information from a test. See also the explanation at theNNT.com: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likelihood ratio? That's just the name for the statistical tool that converted the pretest probability to the posttest probability - it's just a mathematical description of the strength of that test.</w:t>
      </w:r>
    </w:p>
  </w:comment>
  <w:comment w:author="Amal Mohamed" w:id="20" w:date="2026-02-17T07:04:53Z">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2 comment 3)I agree with the authors’ discussion of limitations regarding the inability to fully exclude prior exposure to online content, even when internet search is disabled. Thus, I think the scope of the current study should be framed carefully: the current results can only demonstrate the ability of LLMs to estimate existing or previously studied LRs, while performance for genuinely novel or understudied LRs remains uncertain. Speaking back to the precision, because LLMs are trained on existing information, the precision of their estimates may depend on the volume of prior knowledge. For example, estimates for common, well-studied diseases may be more precise than those for rare conditions. Further discussion of how users should interpret and trust LLM-LRs in this context would be valuable. That is why I think the precision of an LLM-LR estimate is important to study and report.</w:t>
      </w:r>
    </w:p>
  </w:comment>
  <w:comment w:author="Amal Mohamed" w:id="4" w:date="2026-02-17T06:31:01Z">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1 comment 6) LR values refer to a specific test or a specific diagnostic modality. It remains unclear how this information was included in the prompt.</w:t>
      </w:r>
    </w:p>
  </w:comment>
  <w:comment w:author="Amal Mohamed" w:id="12" w:date="2026-02-17T07:09:51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2 comment 4 says: Regarding the statistical methods, the overall analysis used a paired t-test and the Pitman-Morgan test to account for the paired nature of Reported-LR and LLM-LR. It would be helpful to clarify the rationale for using Welch’s test and Levene’s test in the subgroup analyses.</w:t>
      </w:r>
    </w:p>
  </w:comment>
  <w:comment w:author="Brian Locke" w:id="13" w:date="2026-02-21T14:45:52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because the overall analysis are paired/correlated observations (ie. they are looking at the same findings) while the subgroup analyses are not (they are looking at different observations)</w:t>
      </w:r>
    </w:p>
  </w:comment>
  <w:comment w:author="Amal Mohamed" w:id="14" w:date="2026-02-17T07:15:20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2 comment 6 says: The manuscript states that: “diagnostic adjudications tended to provide the strongest evidence, while signs/symptoms were the weakest (Supplemental Table 1).” I would appreciate additional explanation or clarification, as this conclusion was not immediately clear to me based on Supplemental Table 1.</w:t>
      </w:r>
    </w:p>
  </w:comment>
  <w:comment w:author="Amal Mohamed" w:id="9" w:date="2026-02-16T22:02:03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1, comment3 says: The prompt used by the authors refers to a positive LR. It remains unclear how the authors imagine to find also negative LRs this way.</w:t>
      </w:r>
    </w:p>
  </w:comment>
  <w:comment w:author="Amal Mohamed" w:id="10" w:date="2026-02-23T17:52:47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to address reviewer 1 comments 5, and 6</w:t>
      </w:r>
    </w:p>
  </w:comment>
  <w:comment w:author="Amal Mohamed" w:id="23" w:date="2026-02-17T06:27:54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1 comment 4) The result about a lack of bias is probably due to mixing positive and negative LR values. A stratified analysis may yield different results.</w:t>
      </w:r>
    </w:p>
  </w:comment>
  <w:comment w:author="Amal Mohamed" w:id="0" w:date="2026-02-16T19:53:52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 1, comment 1) Limits of agreement too wide; no rationale for factor-of-4 acceptability</w:t>
      </w:r>
    </w:p>
  </w:comment>
  <w:comment w:author="Amal Mohamed" w:id="16" w:date="2026-02-17T05:58:47Z">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1 comment 4) The result about a lack of bias is probably due to mixing positive and negative LR values. A stratified analysis may yield different results.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this is already addressed in the suoolemental figure, I added it as a limitation in the discussion,  Please let me know if there is something i should add to further address this comment.</w:t>
      </w:r>
    </w:p>
  </w:comment>
  <w:comment w:author="Amal Mohamed" w:id="3" w:date="2026-02-16T21:59:47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Reviewer 1 comment 2) theNNT has LR+ and LR−, unclear how handled.</w:t>
      </w:r>
    </w:p>
  </w:comment>
  <w:comment w:author="Amal Mohamed" w:id="18" w:date="2026-02-23T19:54:14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2 comment 8)In the supplemental few-shot examples, each prompt includes only a single diagnostic finding. Is it possible to consider prompts that include combinations of multiple findings (e.g., chest pain + abnormal lab tests + disease history), and to explore how the model might behave when presented with potentially conflicting or contradictory inputs (e.g., no pain + abnormal lab tests + disease history)?</w:t>
      </w:r>
    </w:p>
  </w:comment>
  <w:comment w:author="Amal Mohamed" w:id="5" w:date="2026-02-17T06:04:32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1, comment 5) The prompt used by the authors remains very unclear. What is the actual input for «condition/diagnosis » and « finding » ? Simply « + » and « -«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sure how this comment should be addressed, is this the prompt we actually used? if so, how can we make it clearer to address this comment?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ungsuh"/>
  <w:font w:name="Arial"/>
  <w:font w:name="Arial Unicode M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color w:val="0d0d0d"/>
    </w:rPr>
  </w:style>
  <w:style w:type="paragraph" w:styleId="Heading2">
    <w:name w:val="heading 2"/>
    <w:basedOn w:val="Normal"/>
    <w:next w:val="Normal"/>
    <w:pPr>
      <w:keepNext w:val="1"/>
      <w:keepLines w:val="1"/>
    </w:pPr>
    <w:rPr>
      <w:color w:val="000000"/>
      <w:u w:val="single"/>
    </w:rPr>
  </w:style>
  <w:style w:type="paragraph" w:styleId="Heading3">
    <w:name w:val="heading 3"/>
    <w:basedOn w:val="Normal"/>
    <w:next w:val="Normal"/>
    <w:pPr>
      <w:keepNext w:val="1"/>
      <w:keepLines w:val="1"/>
    </w:pPr>
    <w:rPr>
      <w:i w:val="1"/>
      <w:iCs w:val="1"/>
      <w:color w:val="000000"/>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1.png"/><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brian.locke@imail.org" TargetMode="External"/><Relationship Id="rId8" Type="http://schemas.openxmlformats.org/officeDocument/2006/relationships/hyperlink" Target="https://github.com/reblocke/llm_estimate_l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id="Dgwv3R6E"/&gt;&lt;style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