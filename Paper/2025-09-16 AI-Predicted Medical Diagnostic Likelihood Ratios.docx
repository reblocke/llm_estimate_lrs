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rPr>
      </w:pPr>
      <w:commentRangeStart w:id="0"/>
      <w:r>
        <w:rPr>
          <w:rFonts w:eastAsia="Times New Roman"/>
        </w:rPr>
        <w:t>Authors:</w:t>
      </w:r>
      <w:commentRangeEnd w:id="0"/>
      <w:r w:rsidR="004D44AB">
        <w:rPr>
          <w:rStyle w:val="CommentReference"/>
          <w:rFonts w:eastAsia="Times New Roman" w:cs="Times New Roman"/>
          <w:b w:val="0"/>
          <w:color w:val="auto"/>
        </w:rPr>
        <w:commentReference w:id="0"/>
      </w:r>
    </w:p>
    <w:p w14:paraId="28480B12" w14:textId="50DE1DD5" w:rsidR="004D44AB" w:rsidRDefault="004D44AB" w:rsidP="004D44AB">
      <w:r>
        <w:t>Paul Chong, MD, ORCID: ***</w:t>
      </w:r>
    </w:p>
    <w:p w14:paraId="46F4896B" w14:textId="371A70BF" w:rsidR="004D44AB" w:rsidRDefault="00BA3BA7" w:rsidP="004D44AB">
      <w:r>
        <w:t>Kian Samadian</w:t>
      </w:r>
      <w:r w:rsidR="004D44AB">
        <w:t>, MD</w:t>
      </w:r>
      <w:r>
        <w:t>, ORCID: ***</w:t>
      </w:r>
    </w:p>
    <w:p w14:paraId="4227F1B5" w14:textId="11B1CBC4" w:rsidR="004D44AB" w:rsidRPr="004D44AB" w:rsidRDefault="004D44AB" w:rsidP="004D44AB">
      <w:r>
        <w:t>Cory Rohlfsen, MD</w:t>
      </w:r>
      <w:r w:rsidR="00BA3BA7">
        <w:t xml:space="preserve">, ORCID: </w:t>
      </w:r>
      <w:ins w:id="1" w:author="Rohlfsen, Cory J" w:date="2025-08-29T16:00:00Z" w16du:dateUtc="2025-08-29T21:00:00Z">
        <w:r w:rsidR="00BA3BA7">
          <w:rPr>
            <w:bCs/>
          </w:rPr>
          <w:t>0009-0001-4229-6802</w:t>
        </w:r>
      </w:ins>
    </w:p>
    <w:p w14:paraId="56FA6B71" w14:textId="64FB3701" w:rsidR="004D44AB" w:rsidRDefault="004D44AB" w:rsidP="000371AD">
      <w:pPr>
        <w:rPr>
          <w:bCs/>
        </w:rPr>
      </w:pPr>
      <w:r>
        <w:rPr>
          <w:bCs/>
        </w:rPr>
        <w:t>Shuhan He, MD</w:t>
      </w:r>
      <w:r w:rsidR="00BA3BA7">
        <w:t>, ORCID: ***</w:t>
      </w:r>
    </w:p>
    <w:p w14:paraId="67D35224" w14:textId="11FF58DC" w:rsidR="00010565" w:rsidRDefault="00010565" w:rsidP="00010565">
      <w:pPr>
        <w:rPr>
          <w:bCs/>
        </w:rPr>
      </w:pPr>
      <w:commentRangeStart w:id="2"/>
      <w:r w:rsidRPr="000371AD">
        <w:rPr>
          <w:bCs/>
        </w:rPr>
        <w:t>Brian</w:t>
      </w:r>
      <w:r>
        <w:rPr>
          <w:bCs/>
        </w:rPr>
        <w:t xml:space="preserve"> W</w:t>
      </w:r>
      <w:r w:rsidR="0055678A">
        <w:rPr>
          <w:bCs/>
        </w:rPr>
        <w:t>.</w:t>
      </w:r>
      <w:r w:rsidRPr="000371AD">
        <w:rPr>
          <w:bCs/>
        </w:rPr>
        <w:t xml:space="preserve"> Locke</w:t>
      </w:r>
      <w:r>
        <w:rPr>
          <w:bCs/>
        </w:rPr>
        <w:t>,</w:t>
      </w:r>
      <w:commentRangeEnd w:id="2"/>
      <w:r>
        <w:rPr>
          <w:rStyle w:val="CommentReference"/>
        </w:rPr>
        <w:commentReference w:id="2"/>
      </w:r>
      <w:r>
        <w:rPr>
          <w:bCs/>
        </w:rPr>
        <w:t xml:space="preserve"> MD MSc – ORCID (</w:t>
      </w:r>
      <w:hyperlink r:id="rId9" w:history="1">
        <w:r w:rsidRPr="00010565">
          <w:rPr>
            <w:rStyle w:val="Hyperlink"/>
            <w:bCs/>
          </w:rPr>
          <w:t>0000-0002-3588-5238</w:t>
        </w:r>
      </w:hyperlink>
      <w:r>
        <w:rPr>
          <w:bCs/>
        </w:rPr>
        <w:t xml:space="preserve">). </w:t>
      </w:r>
    </w:p>
    <w:p w14:paraId="570BD878" w14:textId="77777777" w:rsidR="00010565" w:rsidRDefault="00010565" w:rsidP="00010565">
      <w:pPr>
        <w:rPr>
          <w:bCs/>
        </w:rPr>
      </w:pPr>
    </w:p>
    <w:p w14:paraId="46745B5A" w14:textId="49C071ED" w:rsidR="00010565" w:rsidRDefault="00010565" w:rsidP="00010565">
      <w:pPr>
        <w:rPr>
          <w:bCs/>
        </w:rPr>
      </w:pPr>
      <w:r w:rsidRPr="00BA3BA7">
        <w:rPr>
          <w:bCs/>
          <w:u w:val="single"/>
        </w:rPr>
        <w:t>Corresponding Author:</w:t>
      </w:r>
      <w:r>
        <w:rPr>
          <w:bCs/>
        </w:rPr>
        <w:t xml:space="preserve">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1D110333" w14:textId="55FFBD96" w:rsidR="00BA3BA7" w:rsidRDefault="00BA3BA7" w:rsidP="00AE1451">
      <w:pPr>
        <w:rPr>
          <w:bCs/>
          <w:u w:val="single"/>
        </w:rPr>
      </w:pPr>
      <w:r w:rsidRPr="00BA3BA7">
        <w:rPr>
          <w:bCs/>
          <w:u w:val="single"/>
        </w:rPr>
        <w:t xml:space="preserve">Affiliations: </w:t>
      </w:r>
    </w:p>
    <w:p w14:paraId="5AB7C097" w14:textId="73BE5C2F" w:rsidR="00BA3BA7" w:rsidRDefault="00BA3BA7" w:rsidP="00AE1451">
      <w:r>
        <w:t>Paul Chong</w:t>
      </w:r>
      <w:r>
        <w:t>: ***</w:t>
      </w:r>
    </w:p>
    <w:p w14:paraId="38FF8B3B" w14:textId="5D0FB197" w:rsidR="00BA3BA7" w:rsidRDefault="00BA3BA7" w:rsidP="00AE1451">
      <w:r>
        <w:t>Kian Samadian</w:t>
      </w:r>
      <w:r>
        <w:t>: ***</w:t>
      </w:r>
    </w:p>
    <w:p w14:paraId="0ADA3346" w14:textId="566092C8" w:rsidR="00BA3BA7" w:rsidRDefault="00BA3BA7" w:rsidP="00BA3BA7">
      <w:pPr>
        <w:rPr>
          <w:ins w:id="3" w:author="Rohlfsen, Cory J" w:date="2025-08-29T16:00:00Z" w16du:dateUtc="2025-08-29T21:00:00Z"/>
          <w:bCs/>
        </w:rPr>
      </w:pPr>
      <w:ins w:id="4" w:author="Rohlfsen, Cory J" w:date="2025-08-29T15:48:00Z" w16du:dateUtc="2025-08-29T20:48:00Z">
        <w:r>
          <w:rPr>
            <w:bCs/>
          </w:rPr>
          <w:t>Cory Rohlfsen</w:t>
        </w:r>
      </w:ins>
      <w:r>
        <w:rPr>
          <w:bCs/>
        </w:rPr>
        <w:t xml:space="preserve">: </w:t>
      </w:r>
      <w:ins w:id="5" w:author="Rohlfsen, Cory J" w:date="2025-08-29T15:59:00Z">
        <w:r w:rsidRPr="003049E3">
          <w:rPr>
            <w:bCs/>
          </w:rPr>
          <w:t>Department of Medicine, University of Nebraska Medical Center</w:t>
        </w:r>
      </w:ins>
    </w:p>
    <w:p w14:paraId="0D62300E" w14:textId="4C2CE6C4" w:rsidR="00BA3BA7" w:rsidRDefault="00BA3BA7" w:rsidP="00AE1451">
      <w:pPr>
        <w:rPr>
          <w:bCs/>
        </w:rPr>
      </w:pPr>
      <w:r>
        <w:rPr>
          <w:bCs/>
        </w:rPr>
        <w:t>Shuhan He: ***</w:t>
      </w:r>
    </w:p>
    <w:p w14:paraId="189422B0" w14:textId="0C00B16A" w:rsidR="00BA3BA7" w:rsidRDefault="00BA3BA7" w:rsidP="00AE1451">
      <w:pPr>
        <w:rPr>
          <w:bCs/>
        </w:rPr>
      </w:pPr>
      <w:r>
        <w:rPr>
          <w:bCs/>
        </w:rPr>
        <w:t xml:space="preserve">Brian W Locke: </w:t>
      </w:r>
      <w:r>
        <w:rPr>
          <w:bCs/>
        </w:rPr>
        <w:t>Intermountain Medical Center, Department of Pulmonary and Critical Care.</w:t>
      </w: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6"/>
      <w:r w:rsidRPr="0049502D">
        <w:rPr>
          <w:b/>
          <w:bCs/>
        </w:rPr>
        <w:t>Acknowledgement/Author contributions:</w:t>
      </w:r>
      <w:commentRangeEnd w:id="6"/>
      <w:r>
        <w:rPr>
          <w:rStyle w:val="CommentReference"/>
        </w:rPr>
        <w:commentReference w:id="6"/>
      </w:r>
    </w:p>
    <w:p w14:paraId="2F528755" w14:textId="77777777" w:rsidR="0007680C" w:rsidRDefault="0007680C" w:rsidP="0007680C"/>
    <w:p w14:paraId="088B236B" w14:textId="2C422FA1" w:rsidR="004D44AB" w:rsidRDefault="004D44AB" w:rsidP="0007680C">
      <w:r>
        <w:t>P.C. ***</w:t>
      </w:r>
    </w:p>
    <w:p w14:paraId="1DED13A1" w14:textId="77777777" w:rsidR="004D44AB" w:rsidRDefault="004D44AB" w:rsidP="0007680C"/>
    <w:p w14:paraId="2163062B" w14:textId="141F7B92" w:rsidR="004D44AB" w:rsidRDefault="004D44AB" w:rsidP="0007680C">
      <w:r>
        <w:t>K.S. ***</w:t>
      </w:r>
    </w:p>
    <w:p w14:paraId="6C4261AD" w14:textId="77777777" w:rsidR="004D44AB" w:rsidRDefault="004D44AB" w:rsidP="0007680C"/>
    <w:p w14:paraId="201366C9" w14:textId="78025A47" w:rsidR="004D44AB" w:rsidRDefault="004D44AB" w:rsidP="0007680C">
      <w:r>
        <w:t>C.R. ***</w:t>
      </w:r>
    </w:p>
    <w:p w14:paraId="0DE1D071" w14:textId="77777777" w:rsidR="004D44AB" w:rsidRDefault="004D44AB" w:rsidP="0007680C"/>
    <w:p w14:paraId="2B50EE3D" w14:textId="40BF420A" w:rsidR="004D44AB" w:rsidRDefault="004D44AB" w:rsidP="0007680C">
      <w:r>
        <w:t>S.H. ***</w:t>
      </w:r>
    </w:p>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t xml:space="preserve">Description: </w:t>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7" w:author="Rohlfsen, Cory J" w:date="2025-08-29T16:01:00Z" w16du:dateUtc="2025-08-29T21:01:00Z">
        <w:r w:rsidDel="003049E3">
          <w:rPr>
            <w:bCs/>
          </w:rPr>
          <w:delText xml:space="preserve">clinical </w:delText>
        </w:r>
      </w:del>
      <w:r>
        <w:rPr>
          <w:bCs/>
        </w:rPr>
        <w:t>diagnostic decision-making without the need for resource-intensive</w:t>
      </w:r>
      <w:ins w:id="8"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9"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10"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1" w:author="Rohlfsen, Cory J" w:date="2025-08-29T16:03:00Z" w16du:dateUtc="2025-08-29T21:03:00Z">
        <w:r w:rsidR="003049E3">
          <w:rPr>
            <w:bCs/>
          </w:rPr>
          <w:t xml:space="preserve">LRs </w:t>
        </w:r>
      </w:ins>
      <w:del w:id="12" w:author="Rohlfsen, Cory J" w:date="2025-08-29T16:03:00Z" w16du:dateUtc="2025-08-29T21:03:00Z">
        <w:r w:rsidR="008E1E7B" w:rsidDel="003049E3">
          <w:rPr>
            <w:bCs/>
          </w:rPr>
          <w:delText>likelihood ratios</w:delText>
        </w:r>
      </w:del>
      <w:r w:rsidR="008E1E7B">
        <w:rPr>
          <w:bCs/>
        </w:rPr>
        <w:t xml:space="preserve"> exist because the</w:t>
      </w:r>
      <w:ins w:id="13" w:author="Rohlfsen, Cory J" w:date="2025-08-29T16:03:00Z" w16du:dateUtc="2025-08-29T21:03:00Z">
        <w:r w:rsidR="003049E3">
          <w:rPr>
            <w:bCs/>
          </w:rPr>
          <w:t xml:space="preserve">se studies are </w:t>
        </w:r>
      </w:ins>
      <w:del w:id="14"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15" w:author="Rohlfsen, Cory J" w:date="2025-08-29T16:05:00Z" w16du:dateUtc="2025-08-29T21:05:00Z">
        <w:r w:rsidDel="003049E3">
          <w:rPr>
            <w:bCs/>
          </w:rPr>
          <w:delText xml:space="preserve"> </w:delText>
        </w:r>
      </w:del>
      <w:ins w:id="16" w:author="Rohlfsen, Cory J" w:date="2025-08-29T16:05:00Z" w16du:dateUtc="2025-08-29T21:05:00Z">
        <w:r w:rsidR="003049E3">
          <w:rPr>
            <w:bCs/>
          </w:rPr>
          <w:t>and</w:t>
        </w:r>
        <w:proofErr w:type="spellEnd"/>
        <w:r w:rsidR="003049E3">
          <w:rPr>
            <w:bCs/>
          </w:rPr>
          <w:t xml:space="preserve"> fraught with variability</w:t>
        </w:r>
      </w:ins>
      <w:del w:id="17" w:author="Rohlfsen, Cory J" w:date="2025-08-29T16:05:00Z" w16du:dateUtc="2025-08-29T21:05:00Z">
        <w:r w:rsidDel="003049E3">
          <w:rPr>
            <w:bCs/>
          </w:rPr>
          <w:delText>studies to establish</w:delText>
        </w:r>
      </w:del>
      <w:r>
        <w:rPr>
          <w:bCs/>
        </w:rPr>
        <w:t xml:space="preserve">. Advancements in artificial intelligence and large language models </w:t>
      </w:r>
      <w:ins w:id="18" w:author="Rohlfsen, Cory J" w:date="2025-08-29T16:06:00Z" w16du:dateUtc="2025-08-29T21:06:00Z">
        <w:r w:rsidR="003049E3">
          <w:rPr>
            <w:bCs/>
          </w:rPr>
          <w:t xml:space="preserve">(LLM) </w:t>
        </w:r>
      </w:ins>
      <w:r>
        <w:rPr>
          <w:bCs/>
        </w:rPr>
        <w:t>present the possibility of estimat</w:t>
      </w:r>
      <w:ins w:id="19" w:author="Rohlfsen, Cory J" w:date="2025-08-29T16:06:00Z" w16du:dateUtc="2025-08-29T21:06:00Z">
        <w:r w:rsidR="003049E3">
          <w:rPr>
            <w:bCs/>
          </w:rPr>
          <w:t>ing</w:t>
        </w:r>
      </w:ins>
      <w:del w:id="20"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1"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2" w:name="_Hlk207273178"/>
      <w:r>
        <w:rPr>
          <w:bCs/>
        </w:rPr>
        <w:t>We</w:t>
      </w:r>
      <w:bookmarkEnd w:id="22"/>
      <w:r>
        <w:rPr>
          <w:bCs/>
        </w:rPr>
        <w:t xml:space="preserve"> evaluated</w:t>
      </w:r>
      <w:r w:rsidR="007C3520">
        <w:rPr>
          <w:bCs/>
        </w:rPr>
        <w:t xml:space="preserve"> the accuracy of </w:t>
      </w:r>
      <w:ins w:id="23" w:author="Rohlfsen, Cory J" w:date="2025-08-29T16:06:00Z" w16du:dateUtc="2025-08-29T21:06:00Z">
        <w:r w:rsidR="003049E3">
          <w:rPr>
            <w:bCs/>
          </w:rPr>
          <w:t>LLM</w:t>
        </w:r>
      </w:ins>
      <w:del w:id="24"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25" w:author="Rohlfsen, Cory J" w:date="2025-08-29T16:06:00Z" w16du:dateUtc="2025-08-29T21:06:00Z">
        <w:r w:rsidR="003049E3">
          <w:rPr>
            <w:bCs/>
          </w:rPr>
          <w:t>LRs</w:t>
        </w:r>
      </w:ins>
      <w:del w:id="26"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27" w:author="Rohlfsen, Cory J" w:date="2025-08-29T16:06:00Z" w16du:dateUtc="2025-08-29T21:06:00Z">
        <w:r w:rsidR="003049E3">
          <w:rPr>
            <w:bCs/>
          </w:rPr>
          <w:t>LR</w:t>
        </w:r>
      </w:ins>
      <w:del w:id="28" w:author="Rohlfsen, Cory J" w:date="2025-08-29T16:06:00Z" w16du:dateUtc="2025-08-29T21:06:00Z">
        <w:r w:rsidR="00DC3699" w:rsidDel="003049E3">
          <w:rPr>
            <w:bCs/>
          </w:rPr>
          <w:delText>likelihood ratio</w:delText>
        </w:r>
      </w:del>
      <w:r w:rsidR="00DC3699">
        <w:rPr>
          <w:bCs/>
        </w:rPr>
        <w:t xml:space="preserve"> estimates. Agreement with reported </w:t>
      </w:r>
      <w:ins w:id="29" w:author="Rohlfsen, Cory J" w:date="2025-08-29T16:07:00Z" w16du:dateUtc="2025-08-29T21:07:00Z">
        <w:r w:rsidR="003049E3">
          <w:rPr>
            <w:bCs/>
          </w:rPr>
          <w:t>LRs</w:t>
        </w:r>
      </w:ins>
      <w:del w:id="30"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1" w:author="Rohlfsen, Cory J" w:date="2025-08-29T16:07:00Z" w16du:dateUtc="2025-08-29T21:07:00Z">
        <w:r w:rsidR="003049E3">
          <w:rPr>
            <w:bCs/>
          </w:rPr>
          <w:t xml:space="preserve"> LRs</w:t>
        </w:r>
      </w:ins>
      <w:del w:id="32"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33" w:author="Rohlfsen, Cory J" w:date="2025-08-29T16:07:00Z" w16du:dateUtc="2025-08-29T21:07:00Z">
        <w:r w:rsidR="003049E3">
          <w:rPr>
            <w:bCs/>
          </w:rPr>
          <w:t>Rs</w:t>
        </w:r>
      </w:ins>
      <w:del w:id="34"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35" w:author="Rohlfsen, Cory J" w:date="2025-08-29T16:08:00Z" w16du:dateUtc="2025-08-29T21:08:00Z">
        <w:r w:rsidRPr="00054773" w:rsidDel="003049E3">
          <w:rPr>
            <w:bCs/>
          </w:rPr>
          <w:delText>large language models (</w:delText>
        </w:r>
      </w:del>
      <w:r w:rsidRPr="00054773">
        <w:rPr>
          <w:bCs/>
        </w:rPr>
        <w:t>LLMs</w:t>
      </w:r>
      <w:del w:id="36" w:author="Rohlfsen, Cory J" w:date="2025-08-29T16:08:00Z" w16du:dateUtc="2025-08-29T21:08:00Z">
        <w:r w:rsidRPr="00054773" w:rsidDel="003049E3">
          <w:rPr>
            <w:bCs/>
          </w:rPr>
          <w:delText>)</w:delText>
        </w:r>
      </w:del>
      <w:r w:rsidRPr="00054773">
        <w:rPr>
          <w:bCs/>
        </w:rPr>
        <w:t xml:space="preserve"> can estimate </w:t>
      </w:r>
      <w:ins w:id="37" w:author="Rohlfsen, Cory J" w:date="2025-08-29T16:08:00Z" w16du:dateUtc="2025-08-29T21:08:00Z">
        <w:r w:rsidR="003049E3">
          <w:rPr>
            <w:bCs/>
          </w:rPr>
          <w:t>LRs</w:t>
        </w:r>
      </w:ins>
      <w:del w:id="38"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39"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40"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1" w:author="Rohlfsen, Cory J" w:date="2025-08-29T16:10:00Z" w16du:dateUtc="2025-08-29T21:10:00Z">
        <w:r w:rsidR="00D91F4E">
          <w:rPr>
            <w:bCs/>
          </w:rPr>
          <w:t>LRs</w:t>
        </w:r>
      </w:ins>
      <w:del w:id="42" w:author="Rohlfsen, Cory J" w:date="2025-08-29T16:10:00Z" w16du:dateUtc="2025-08-29T21:10:00Z">
        <w:r w:rsidRPr="00054773" w:rsidDel="00D91F4E">
          <w:rPr>
            <w:bCs/>
          </w:rPr>
          <w:delText>likelihood ratios</w:delText>
        </w:r>
      </w:del>
      <w:r w:rsidRPr="00054773">
        <w:rPr>
          <w:bCs/>
        </w:rPr>
        <w:t xml:space="preserve"> with real-time clinical </w:t>
      </w:r>
      <w:ins w:id="43" w:author="Rohlfsen, Cory J" w:date="2025-08-29T16:11:00Z" w16du:dateUtc="2025-08-29T21:11:00Z">
        <w:r w:rsidR="00D91F4E">
          <w:rPr>
            <w:bCs/>
          </w:rPr>
          <w:t>database</w:t>
        </w:r>
      </w:ins>
      <w:del w:id="44"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45" w:author="Rohlfsen, Cory J" w:date="2025-08-29T23:21:00Z" w16du:dateUtc="2025-08-30T04:21:00Z">
        <w:r w:rsidR="007C106C">
          <w:rPr>
            <w:bCs/>
          </w:rPr>
          <w:t>the cognitive apprenticeship,</w:t>
        </w:r>
      </w:ins>
      <w:del w:id="46"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t>Introduction:</w:t>
      </w:r>
    </w:p>
    <w:p w14:paraId="57CE9C7A" w14:textId="00E1537E"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 xml:space="preserve">of </w:t>
      </w:r>
      <w:ins w:id="47" w:author="Rohlfsen, Cory J" w:date="2025-08-29T16:12:00Z" w16du:dateUtc="2025-08-29T21:12:00Z">
        <w:r w:rsidR="00D91F4E">
          <w:rPr>
            <w:bCs/>
          </w:rPr>
          <w:t xml:space="preserve">associated </w:t>
        </w:r>
      </w:ins>
      <w:r w:rsidRPr="00054773">
        <w:rPr>
          <w:bCs/>
        </w:rPr>
        <w:t>disease</w:t>
      </w:r>
      <w:ins w:id="48" w:author="Rohlfsen, Cory J" w:date="2025-08-29T16:12:00Z" w16du:dateUtc="2025-08-29T21:12:00Z">
        <w:r w:rsidR="00D91F4E">
          <w:rPr>
            <w:bCs/>
          </w:rPr>
          <w:t>s</w:t>
        </w:r>
      </w:ins>
      <w:r w:rsidR="00581FEE">
        <w:rPr>
          <w:bCs/>
        </w:rPr>
        <w:fldChar w:fldCharType="begin"/>
      </w:r>
      <w:r w:rsidR="00581FEE">
        <w:rPr>
          <w:bCs/>
        </w:rPr>
        <w:instrText xml:space="preserve"> ADDIN ZOTERO_ITEM CSL_CITATION {"citationID":"GwAUbtin","properties":{"formattedCitation":"\\super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w:t>
      </w:r>
      <w:del w:id="49" w:author="Rohlfsen, Cory J" w:date="2025-08-29T21:16:00Z" w16du:dateUtc="2025-08-30T02:16:00Z">
        <w:r w:rsidR="00841D58" w:rsidDel="009F3B0A">
          <w:rPr>
            <w:bCs/>
          </w:rPr>
          <w:delText>requires</w:delText>
        </w:r>
      </w:del>
      <w:del w:id="50" w:author="Rohlfsen, Cory J" w:date="2025-08-29T17:45:00Z" w16du:dateUtc="2025-08-29T22:45:00Z">
        <w:r w:rsidR="002761E2" w:rsidDel="00C14312">
          <w:rPr>
            <w:bCs/>
          </w:rPr>
          <w:delText xml:space="preserve"> </w:delText>
        </w:r>
      </w:del>
      <w:ins w:id="51" w:author="Rohlfsen, Cory J" w:date="2025-08-29T21:16:00Z" w16du:dateUtc="2025-08-30T02:16:00Z">
        <w:r w:rsidR="009F3B0A">
          <w:rPr>
            <w:bCs/>
          </w:rPr>
          <w:t xml:space="preserve">requires collation of </w:t>
        </w:r>
      </w:ins>
      <w:del w:id="52" w:author="Rohlfsen, Cory J" w:date="2025-08-29T17:45:00Z" w16du:dateUtc="2025-08-29T22:45:00Z">
        <w:r w:rsidR="002761E2" w:rsidDel="00C14312">
          <w:rPr>
            <w:bCs/>
          </w:rPr>
          <w:delText>difficult and</w:delText>
        </w:r>
      </w:del>
      <w:r w:rsidR="002761E2">
        <w:rPr>
          <w:bCs/>
        </w:rPr>
        <w:t xml:space="preserve"> </w:t>
      </w:r>
      <w:del w:id="53" w:author="Rohlfsen, Cory J" w:date="2025-08-29T16:12:00Z" w16du:dateUtc="2025-08-29T21:12:00Z">
        <w:r w:rsidR="00841D58" w:rsidDel="00D91F4E">
          <w:rPr>
            <w:bCs/>
          </w:rPr>
          <w:delText xml:space="preserve"> </w:delText>
        </w:r>
      </w:del>
      <w:r w:rsidR="00841D58">
        <w:rPr>
          <w:bCs/>
        </w:rPr>
        <w:t>resource-</w:t>
      </w:r>
      <w:r w:rsidR="00841D58" w:rsidRPr="002761E2">
        <w:rPr>
          <w:bCs/>
        </w:rPr>
        <w:t>intensive</w:t>
      </w:r>
      <w:r w:rsidR="00581FEE">
        <w:rPr>
          <w:bCs/>
        </w:rPr>
        <w:t xml:space="preserve"> </w:t>
      </w:r>
      <w:r w:rsidR="00841D58" w:rsidRPr="002761E2">
        <w:rPr>
          <w:bCs/>
        </w:rPr>
        <w:t>diagnostic test accuracy studie</w:t>
      </w:r>
      <w:ins w:id="54" w:author="Rohlfsen, Cory J" w:date="2025-08-29T17:45:00Z" w16du:dateUtc="2025-08-29T22:45:00Z">
        <w:r w:rsidR="00C14312">
          <w:rPr>
            <w:bCs/>
          </w:rPr>
          <w:t xml:space="preserve">s </w:t>
        </w:r>
      </w:ins>
      <w:ins w:id="55" w:author="Rohlfsen, Cory J" w:date="2025-08-29T17:46:00Z" w16du:dateUtc="2025-08-29T22:46:00Z">
        <w:r w:rsidR="00C14312">
          <w:rPr>
            <w:bCs/>
          </w:rPr>
          <w:t>across</w:t>
        </w:r>
      </w:ins>
      <w:ins w:id="56" w:author="Rohlfsen, Cory J" w:date="2025-08-29T17:45:00Z" w16du:dateUtc="2025-08-29T22:45:00Z">
        <w:r w:rsidR="00C14312">
          <w:rPr>
            <w:bCs/>
          </w:rPr>
          <w:t xml:space="preserve"> variable contexts</w:t>
        </w:r>
      </w:ins>
      <w:del w:id="57" w:author="Rohlfsen, Cory J" w:date="2025-08-29T17:45:00Z" w16du:dateUtc="2025-08-29T22:45:00Z">
        <w:r w:rsidR="00841D58" w:rsidRPr="002761E2" w:rsidDel="00C14312">
          <w:rPr>
            <w:bCs/>
          </w:rPr>
          <w:delText>s</w:delText>
        </w:r>
      </w:del>
      <w:r w:rsidR="009F0D1E">
        <w:rPr>
          <w:bCs/>
        </w:rPr>
        <w:fldChar w:fldCharType="begin"/>
      </w:r>
      <w:r w:rsidR="00581FEE">
        <w:rPr>
          <w:bCs/>
        </w:rPr>
        <w:instrText xml:space="preserve"> ADDIN ZOTERO_ITEM CSL_CITATION {"citationID":"PrQrvmmg","properties":{"formattedCitation":"\\super 1,3\\uc0\\u8211{}6\\nosupersub{}","plainCitation":"1,3–6","noteIndex":0},"citationItems":[{"id":7493,"uris":["http://zotero.org/groups/6032284/items/XXXD3UQE"],"itemData":{"id":7493,"type":"book","edition":"Fourth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S."},{"family":"Regehr","given":"Glenn"}],"issued":{"date-parts":[["2022",11]]}}},{"id":7229,"uris":["http://zotero.org/users/10706980/items/PLX3M79C"],"itemData":{"id":7229,"type":"book","ISBN":"1-108-43671-4","publisher":"Cambridge University Press","title":"Evidence-based diagnosis: an introduction to clinical epidemiology","author":[{"family":"Newman","given":"Thomas B"},{"family":"Kohn","given":"Michael A"}],"issued":{"date-parts":[["2020"]]}}},{"id":7521,"uris":["http://zotero.org/groups/6032284/items/7GEWAYZU"],"itemData":{"id":7521,"type":"article-journal","abstract":"Systematic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581FEE" w:rsidRPr="00581FEE">
        <w:rPr>
          <w:rFonts w:eastAsiaTheme="minorHAnsi"/>
          <w:vertAlign w:val="superscript"/>
          <w14:ligatures w14:val="standardContextual"/>
        </w:rPr>
        <w:t>1,3–6</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76F92BEC" w:rsidR="00310D6B" w:rsidRPr="00310D6B" w:rsidRDefault="004A3B07" w:rsidP="00310D6B">
      <w:pPr>
        <w:rPr>
          <w:bCs/>
        </w:rPr>
      </w:pPr>
      <w:ins w:id="58" w:author="Rohlfsen, Cory J" w:date="2025-08-29T18:15:00Z" w16du:dateUtc="2025-08-29T23:15:00Z">
        <w:r>
          <w:rPr>
            <w:bCs/>
          </w:rPr>
          <w:t>The traditional approach by which c</w:t>
        </w:r>
      </w:ins>
      <w:del w:id="59" w:author="Rohlfsen, Cory J" w:date="2025-08-29T18:15:00Z" w16du:dateUtc="2025-08-29T23:15:00Z">
        <w:r w:rsidR="00310D6B" w:rsidRPr="00310D6B" w:rsidDel="004A3B07">
          <w:rPr>
            <w:bCs/>
          </w:rPr>
          <w:delText>C</w:delText>
        </w:r>
      </w:del>
      <w:r w:rsidR="00310D6B" w:rsidRPr="00310D6B">
        <w:rPr>
          <w:bCs/>
        </w:rPr>
        <w:t xml:space="preserve">linicians </w:t>
      </w:r>
      <w:del w:id="60" w:author="Rohlfsen, Cory J" w:date="2025-08-29T18:15:00Z" w16du:dateUtc="2025-08-29T23:15:00Z">
        <w:r w:rsidR="00310D6B" w:rsidRPr="00310D6B" w:rsidDel="004A3B07">
          <w:rPr>
            <w:bCs/>
          </w:rPr>
          <w:delText xml:space="preserve">often </w:delText>
        </w:r>
      </w:del>
      <w:r w:rsidR="00310D6B" w:rsidRPr="00310D6B">
        <w:rPr>
          <w:bCs/>
        </w:rPr>
        <w:t xml:space="preserve">reason </w:t>
      </w:r>
      <w:ins w:id="61" w:author="Rohlfsen, Cory J" w:date="2025-08-29T18:15:00Z" w16du:dateUtc="2025-08-29T23:15:00Z">
        <w:r>
          <w:rPr>
            <w:bCs/>
          </w:rPr>
          <w:t>is through</w:t>
        </w:r>
      </w:ins>
      <w:del w:id="62" w:author="Rohlfsen, Cory J" w:date="2025-08-29T18:15:00Z" w16du:dateUtc="2025-08-29T23:15:00Z">
        <w:r w:rsidR="00310D6B" w:rsidRPr="00310D6B" w:rsidDel="004A3B07">
          <w:rPr>
            <w:bCs/>
          </w:rPr>
          <w:delText>by</w:delText>
        </w:r>
      </w:del>
      <w:r w:rsidR="00310D6B" w:rsidRPr="00310D6B">
        <w:rPr>
          <w:bCs/>
        </w:rPr>
        <w:t xml:space="preserve"> clinical gestalt, relying on intuition</w:t>
      </w:r>
      <w:ins w:id="63" w:author="Rohlfsen, Cory J" w:date="2025-08-29T18:15:00Z" w16du:dateUtc="2025-08-29T23:15:00Z">
        <w:r>
          <w:rPr>
            <w:bCs/>
          </w:rPr>
          <w:t>, heuristics,</w:t>
        </w:r>
      </w:ins>
      <w:r w:rsidR="00310D6B" w:rsidRPr="00310D6B">
        <w:rPr>
          <w:bCs/>
        </w:rPr>
        <w:t xml:space="preserve"> and </w:t>
      </w:r>
      <w:ins w:id="64" w:author="Rohlfsen, Cory J" w:date="2025-08-29T18:16:00Z" w16du:dateUtc="2025-08-29T23:16:00Z">
        <w:r>
          <w:rPr>
            <w:bCs/>
          </w:rPr>
          <w:t>pattern recognition</w:t>
        </w:r>
      </w:ins>
      <w:del w:id="65" w:author="Rohlfsen, Cory J" w:date="2025-08-29T18:16:00Z" w16du:dateUtc="2025-08-29T23:16:00Z">
        <w:r w:rsidR="00310D6B" w:rsidRPr="00310D6B" w:rsidDel="004A3B07">
          <w:rPr>
            <w:bCs/>
          </w:rPr>
          <w:delText>experience</w:delText>
        </w:r>
      </w:del>
      <w:r w:rsidR="001C12C5">
        <w:rPr>
          <w:bCs/>
        </w:rPr>
        <w:fldChar w:fldCharType="begin"/>
      </w:r>
      <w:r w:rsidR="001C12C5">
        <w:rPr>
          <w:bCs/>
        </w:rPr>
        <w:instrText xml:space="preserve"> ADDIN ZOTERO_ITEM CSL_CITATION {"citationID":"L7iNIYAF","properties":{"formattedCitation":"\\super 7,8\\nosupersub{}","plainCitation":"7,8","noteIndex":0},"citationItems":[{"id":7532,"uris":["http://zotero.org/groups/6032284/items/6CAX6FCG"],"itemData":{"id":7532,"type":"article-journal","container-title":"The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7,8</w:t>
      </w:r>
      <w:r w:rsidR="001C12C5">
        <w:rPr>
          <w:bCs/>
        </w:rPr>
        <w:fldChar w:fldCharType="end"/>
      </w:r>
      <w:r w:rsidR="00310D6B" w:rsidRPr="00310D6B">
        <w:rPr>
          <w:bCs/>
        </w:rPr>
        <w:t>. While efficient, gestalt-based reasoning can be biased, inconsistent, and limited by</w:t>
      </w:r>
      <w:ins w:id="66" w:author="Rohlfsen, Cory J" w:date="2025-08-29T19:19:00Z" w16du:dateUtc="2025-08-30T00:19:00Z">
        <w:r w:rsidR="00BA5E73">
          <w:rPr>
            <w:bCs/>
          </w:rPr>
          <w:t xml:space="preserve"> an insufficient scope of</w:t>
        </w:r>
      </w:ins>
      <w:r w:rsidR="00310D6B" w:rsidRPr="00310D6B">
        <w:rPr>
          <w:bCs/>
        </w:rPr>
        <w:t xml:space="preserve"> personal experience</w:t>
      </w:r>
      <w:ins w:id="67" w:author="Rohlfsen, Cory J" w:date="2025-08-29T19:19:00Z" w16du:dateUtc="2025-08-30T00:19:00Z">
        <w:r w:rsidR="00BA5E73">
          <w:rPr>
            <w:bCs/>
          </w:rPr>
          <w:t>s</w:t>
        </w:r>
      </w:ins>
      <w:r w:rsidR="00310D6B" w:rsidRPr="00310D6B">
        <w:rPr>
          <w:bCs/>
        </w:rPr>
        <w:t>.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00310D6B" w:rsidRPr="00310D6B">
        <w:rPr>
          <w:bCs/>
        </w:rPr>
        <w:t xml:space="preserve"> </w:t>
      </w:r>
      <w:r w:rsidR="005F7168">
        <w:rPr>
          <w:bCs/>
        </w:rPr>
        <w:t>can be used to</w:t>
      </w:r>
      <w:r w:rsidR="00310D6B" w:rsidRPr="00310D6B">
        <w:rPr>
          <w:bCs/>
        </w:rPr>
        <w:t xml:space="preserve"> refine clinical gestalt</w:t>
      </w:r>
      <w:r w:rsidR="001C12C5">
        <w:rPr>
          <w:bCs/>
        </w:rPr>
        <w:fldChar w:fldCharType="begin"/>
      </w:r>
      <w:r w:rsidR="001C12C5">
        <w:rPr>
          <w:bCs/>
        </w:rPr>
        <w:instrText xml:space="preserve"> ADDIN ZOTERO_ITEM CSL_CITATION {"citationID":"2m1XubG3","properties":{"formattedCitation":"\\super 9\\nosupersub{}","plainCitation":"9","noteIndex":0},"citationItems":[{"id":7535,"uris":["http://zotero.org/groups/6032284/items/9MRI3H8G"],"itemData":{"id":7535,"type":"article-journal","abstract":"Clinicians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9</w:t>
      </w:r>
      <w:r w:rsidR="001C12C5">
        <w:rPr>
          <w:bCs/>
        </w:rPr>
        <w:fldChar w:fldCharType="end"/>
      </w:r>
      <w:r w:rsidR="00310D6B" w:rsidRPr="00310D6B">
        <w:rPr>
          <w:bCs/>
        </w:rPr>
        <w:t>.</w:t>
      </w:r>
      <w:ins w:id="68" w:author="Rohlfsen, Cory J" w:date="2025-08-29T19:20:00Z" w16du:dateUtc="2025-08-30T00:20:00Z">
        <w:r w:rsidR="00BA5E73">
          <w:rPr>
            <w:bCs/>
          </w:rPr>
          <w:t xml:space="preserve"> </w:t>
        </w:r>
      </w:ins>
      <w:commentRangeStart w:id="69"/>
      <w:ins w:id="70" w:author="Rohlfsen, Cory J" w:date="2025-08-29T20:33:00Z" w16du:dateUtc="2025-08-30T01:33:00Z">
        <w:r w:rsidR="00835B09">
          <w:rPr>
            <w:bCs/>
          </w:rPr>
          <w:t xml:space="preserve">This hybrid system </w:t>
        </w:r>
      </w:ins>
      <w:ins w:id="71" w:author="Rohlfsen, Cory J" w:date="2025-08-29T20:34:00Z" w16du:dateUtc="2025-08-30T01:34:00Z">
        <w:r w:rsidR="00835B09">
          <w:rPr>
            <w:bCs/>
          </w:rPr>
          <w:t>in which</w:t>
        </w:r>
      </w:ins>
      <w:ins w:id="72" w:author="Rohlfsen, Cory J" w:date="2025-08-29T20:33:00Z" w16du:dateUtc="2025-08-30T01:33:00Z">
        <w:r w:rsidR="00835B09">
          <w:rPr>
            <w:bCs/>
          </w:rPr>
          <w:t xml:space="preserve"> human</w:t>
        </w:r>
      </w:ins>
      <w:ins w:id="73" w:author="Rohlfsen, Cory J" w:date="2025-08-29T20:34:00Z" w16du:dateUtc="2025-08-30T01:34:00Z">
        <w:r w:rsidR="00835B09">
          <w:rPr>
            <w:bCs/>
          </w:rPr>
          <w:t>s and AI compl</w:t>
        </w:r>
      </w:ins>
      <w:ins w:id="74" w:author="Rohlfsen, Cory J" w:date="2025-08-29T20:35:00Z" w16du:dateUtc="2025-08-30T01:35:00Z">
        <w:r w:rsidR="00835B09">
          <w:rPr>
            <w:bCs/>
          </w:rPr>
          <w:t>e</w:t>
        </w:r>
      </w:ins>
      <w:ins w:id="75" w:author="Rohlfsen, Cory J" w:date="2025-08-29T20:34:00Z" w16du:dateUtc="2025-08-30T01:34:00Z">
        <w:r w:rsidR="00835B09">
          <w:rPr>
            <w:bCs/>
          </w:rPr>
          <w:t xml:space="preserve">ment one another </w:t>
        </w:r>
      </w:ins>
      <w:ins w:id="76" w:author="Rohlfsen, Cory J" w:date="2025-08-29T20:47:00Z" w16du:dateUtc="2025-08-30T01:47:00Z">
        <w:r w:rsidR="00976AD8">
          <w:rPr>
            <w:bCs/>
          </w:rPr>
          <w:t>in classification tasks</w:t>
        </w:r>
      </w:ins>
      <w:ins w:id="77" w:author="Rohlfsen, Cory J" w:date="2025-08-29T21:17:00Z" w16du:dateUtc="2025-08-30T02:17:00Z">
        <w:r w:rsidR="009F3B0A">
          <w:rPr>
            <w:bCs/>
          </w:rPr>
          <w:t xml:space="preserve">, </w:t>
        </w:r>
      </w:ins>
      <w:ins w:id="78" w:author="Rohlfsen, Cory J" w:date="2025-08-29T20:47:00Z" w16du:dateUtc="2025-08-30T01:47:00Z">
        <w:r w:rsidR="00976AD8">
          <w:rPr>
            <w:bCs/>
          </w:rPr>
          <w:t xml:space="preserve">like </w:t>
        </w:r>
      </w:ins>
      <w:ins w:id="79" w:author="Rohlfsen, Cory J" w:date="2025-08-29T21:17:00Z" w16du:dateUtc="2025-08-30T02:17:00Z">
        <w:r w:rsidR="009F3B0A">
          <w:rPr>
            <w:bCs/>
          </w:rPr>
          <w:t xml:space="preserve">clinical </w:t>
        </w:r>
      </w:ins>
      <w:ins w:id="80" w:author="Rohlfsen, Cory J" w:date="2025-08-29T20:47:00Z" w16du:dateUtc="2025-08-30T01:47:00Z">
        <w:r w:rsidR="00976AD8">
          <w:rPr>
            <w:bCs/>
          </w:rPr>
          <w:t>diagnosis</w:t>
        </w:r>
      </w:ins>
      <w:ins w:id="81" w:author="Rohlfsen, Cory J" w:date="2025-08-29T21:17:00Z" w16du:dateUtc="2025-08-30T02:17:00Z">
        <w:r w:rsidR="009F3B0A">
          <w:rPr>
            <w:bCs/>
          </w:rPr>
          <w:t xml:space="preserve">, </w:t>
        </w:r>
      </w:ins>
      <w:ins w:id="82" w:author="Rohlfsen, Cory J" w:date="2025-08-29T20:34:00Z" w16du:dateUtc="2025-08-30T01:34:00Z">
        <w:r w:rsidR="00835B09">
          <w:rPr>
            <w:bCs/>
          </w:rPr>
          <w:t>is not a new ide</w:t>
        </w:r>
      </w:ins>
      <w:ins w:id="83" w:author="Rohlfsen, Cory J" w:date="2025-08-29T20:46:00Z" w16du:dateUtc="2025-08-30T01:46:00Z">
        <w:r w:rsidR="00976AD8">
          <w:rPr>
            <w:bCs/>
          </w:rPr>
          <w:t>a</w:t>
        </w:r>
      </w:ins>
      <w:commentRangeEnd w:id="69"/>
      <w:r w:rsidR="00BA3BA7">
        <w:rPr>
          <w:bCs/>
        </w:rPr>
        <w:fldChar w:fldCharType="begin"/>
      </w:r>
      <w:r w:rsidR="00BA3BA7">
        <w:rPr>
          <w:bCs/>
        </w:rPr>
        <w:instrText xml:space="preserve"> ADDIN ZOTERO_ITEM CSL_CITATION {"citationID":"1PvroYb4","properties":{"formattedCitation":"\\super 10\\nosupersub{}","plainCitation":"10","noteIndex":0},"citationItems":[{"id":7540,"uris":["http://zotero.org/groups/6032284/items/99T6YG6J"],"itemData":{"id":7540,"type":"article-journal","abstract":"Artificial intelligence (AI) and machine learning models are being increasingly deployed in real-world applications. In many of these applications, there is strong motivation to develop hybrid systems in which humans and AI algorithms can work together, leveraging their complementary strengths and weaknesses. We develop a Bayesian framework for combining the predictions and different types of confidence scores from humans and machines. The framework allows us to investigate the factors that influence complementarity, where a hybrid combination of human and machine predictions leads to better performance than combinations of human or machine predictions alone. We apply this framework to a large-scale dataset where humans and a variety of convolutional neural networks perform the same challenging image classification task. We show empirically and theoretically that complementarity can be achieved even if the human and machine classifiers perform at different accuracy levels as long as these accuracy differences fall within a bound determined by the latent correlation between human and machine classifier confidence scores. In addition, we demonstrate that hybrid human–machine performance can be improved by differentiating between the errors that humans and machine classifiers make across different class labels. Finally, our results show that eliciting and including human confidence ratings improve hybrid performance in the Bayesian combination model. Our approach is applicable to a wide variety of classification problems involving human and machine algorithms.","container-title":"Proceedings of the National Academy of Sciences","DOI":"10.1073/pnas.2111547119","issue":"11","note":"publisher: Proceedings of the National Academy of Sciences","page":"e2111547119","source":"pnas.org (Atypon)","title":"Bayesian modeling of human–AI complementarity","volume":"119","author":[{"family":"Steyvers","given":"Mark"},{"family":"Tejeda","given":"Heliodoro"},{"family":"Kerrigan","given":"Gavin"},{"family":"Smyth","given":"Padhraic"}],"issued":{"date-parts":[["2022",3,15]]}}}],"schema":"https://github.com/citation-style-language/schema/raw/master/csl-citation.json"} </w:instrText>
      </w:r>
      <w:r w:rsidR="00BA3BA7">
        <w:rPr>
          <w:bCs/>
        </w:rPr>
        <w:fldChar w:fldCharType="separate"/>
      </w:r>
      <w:r w:rsidR="00BA3BA7" w:rsidRPr="00BA3BA7">
        <w:rPr>
          <w:rFonts w:eastAsiaTheme="minorHAnsi"/>
          <w:vertAlign w:val="superscript"/>
          <w14:ligatures w14:val="standardContextual"/>
        </w:rPr>
        <w:t>10</w:t>
      </w:r>
      <w:r w:rsidR="00BA3BA7">
        <w:rPr>
          <w:bCs/>
        </w:rPr>
        <w:fldChar w:fldCharType="end"/>
      </w:r>
      <w:ins w:id="84" w:author="Rohlfsen, Cory J" w:date="2025-08-29T21:18:00Z" w16du:dateUtc="2025-08-30T02:18:00Z">
        <w:r w:rsidR="009F3B0A">
          <w:rPr>
            <w:rStyle w:val="CommentReference"/>
          </w:rPr>
          <w:commentReference w:id="69"/>
        </w:r>
      </w:ins>
      <w:ins w:id="85" w:author="Rohlfsen, Cory J" w:date="2025-08-29T20:46:00Z" w16du:dateUtc="2025-08-30T01:46:00Z">
        <w:r w:rsidR="00976AD8">
          <w:rPr>
            <w:bCs/>
          </w:rPr>
          <w:t xml:space="preserve">. </w:t>
        </w:r>
        <w:commentRangeStart w:id="86"/>
        <w:r w:rsidR="00976AD8">
          <w:rPr>
            <w:bCs/>
          </w:rPr>
          <w:t xml:space="preserve">In fact, </w:t>
        </w:r>
      </w:ins>
      <w:ins w:id="87" w:author="Rohlfsen, Cory J" w:date="2025-08-29T20:47:00Z" w16du:dateUtc="2025-08-30T01:47:00Z">
        <w:r w:rsidR="00976AD8">
          <w:rPr>
            <w:bCs/>
          </w:rPr>
          <w:t>Bayesian modeling</w:t>
        </w:r>
      </w:ins>
      <w:ins w:id="88" w:author="Rohlfsen, Cory J" w:date="2025-08-29T20:46:00Z" w16du:dateUtc="2025-08-30T01:46:00Z">
        <w:r w:rsidR="00976AD8">
          <w:rPr>
            <w:bCs/>
          </w:rPr>
          <w:t xml:space="preserve"> </w:t>
        </w:r>
      </w:ins>
      <w:ins w:id="89" w:author="Rohlfsen, Cory J" w:date="2025-08-29T20:35:00Z" w16du:dateUtc="2025-08-30T01:35:00Z">
        <w:r w:rsidR="00835B09">
          <w:rPr>
            <w:bCs/>
          </w:rPr>
          <w:t>show</w:t>
        </w:r>
      </w:ins>
      <w:ins w:id="90" w:author="Rohlfsen, Cory J" w:date="2025-08-29T20:39:00Z" w16du:dateUtc="2025-08-30T01:39:00Z">
        <w:r w:rsidR="00835B09">
          <w:rPr>
            <w:bCs/>
          </w:rPr>
          <w:t>s prom</w:t>
        </w:r>
      </w:ins>
      <w:ins w:id="91" w:author="Rohlfsen, Cory J" w:date="2025-08-29T20:35:00Z" w16du:dateUtc="2025-08-30T01:35:00Z">
        <w:r w:rsidR="00835B09">
          <w:rPr>
            <w:bCs/>
          </w:rPr>
          <w:t>ise fo</w:t>
        </w:r>
      </w:ins>
      <w:ins w:id="92" w:author="Rohlfsen, Cory J" w:date="2025-08-29T20:36:00Z" w16du:dateUtc="2025-08-30T01:36:00Z">
        <w:r w:rsidR="00835B09">
          <w:rPr>
            <w:bCs/>
          </w:rPr>
          <w:t xml:space="preserve">r </w:t>
        </w:r>
      </w:ins>
      <w:ins w:id="93" w:author="Rohlfsen, Cory J" w:date="2025-08-29T20:44:00Z" w16du:dateUtc="2025-08-30T01:44:00Z">
        <w:r w:rsidR="00976AD8">
          <w:rPr>
            <w:bCs/>
          </w:rPr>
          <w:t xml:space="preserve">more </w:t>
        </w:r>
      </w:ins>
      <w:ins w:id="94" w:author="Rohlfsen, Cory J" w:date="2025-08-29T20:42:00Z" w16du:dateUtc="2025-08-30T01:42:00Z">
        <w:r w:rsidR="00835B09">
          <w:rPr>
            <w:bCs/>
          </w:rPr>
          <w:t xml:space="preserve">generalized </w:t>
        </w:r>
      </w:ins>
      <w:ins w:id="95" w:author="Rohlfsen, Cory J" w:date="2025-08-29T20:36:00Z" w16du:dateUtc="2025-08-30T01:36:00Z">
        <w:r w:rsidR="00835B09">
          <w:rPr>
            <w:bCs/>
          </w:rPr>
          <w:t>classification problems</w:t>
        </w:r>
      </w:ins>
      <w:ins w:id="96" w:author="Rohlfsen, Cory J" w:date="2025-08-29T20:46:00Z" w16du:dateUtc="2025-08-30T01:46:00Z">
        <w:r w:rsidR="00976AD8">
          <w:rPr>
            <w:bCs/>
          </w:rPr>
          <w:t xml:space="preserve"> because of the diverse </w:t>
        </w:r>
      </w:ins>
      <w:ins w:id="97" w:author="Rohlfsen, Cory J" w:date="2025-08-29T21:18:00Z" w16du:dateUtc="2025-08-30T02:18:00Z">
        <w:r w:rsidR="009F3B0A">
          <w:rPr>
            <w:bCs/>
          </w:rPr>
          <w:t xml:space="preserve">data </w:t>
        </w:r>
      </w:ins>
      <w:ins w:id="98" w:author="Rohlfsen, Cory J" w:date="2025-08-29T20:46:00Z" w16du:dateUtc="2025-08-30T01:46:00Z">
        <w:r w:rsidR="00976AD8">
          <w:rPr>
            <w:bCs/>
          </w:rPr>
          <w:t>proce</w:t>
        </w:r>
      </w:ins>
      <w:ins w:id="99" w:author="Rohlfsen, Cory J" w:date="2025-08-29T20:48:00Z" w16du:dateUtc="2025-08-30T01:48:00Z">
        <w:r w:rsidR="00976AD8">
          <w:rPr>
            <w:bCs/>
          </w:rPr>
          <w:t xml:space="preserve">ssing strategies </w:t>
        </w:r>
      </w:ins>
      <w:ins w:id="100" w:author="Rohlfsen, Cory J" w:date="2025-08-29T20:49:00Z" w16du:dateUtc="2025-08-30T01:49:00Z">
        <w:r w:rsidR="00976AD8">
          <w:rPr>
            <w:bCs/>
          </w:rPr>
          <w:t xml:space="preserve">by which </w:t>
        </w:r>
      </w:ins>
      <w:ins w:id="101" w:author="Rohlfsen, Cory J" w:date="2025-08-29T20:50:00Z" w16du:dateUtc="2025-08-30T01:50:00Z">
        <w:r w:rsidR="00976AD8">
          <w:rPr>
            <w:bCs/>
          </w:rPr>
          <w:t>h</w:t>
        </w:r>
      </w:ins>
      <w:ins w:id="102" w:author="Rohlfsen, Cory J" w:date="2025-08-29T20:48:00Z" w16du:dateUtc="2025-08-30T01:48:00Z">
        <w:r w:rsidR="00976AD8">
          <w:rPr>
            <w:bCs/>
          </w:rPr>
          <w:t>uman and</w:t>
        </w:r>
      </w:ins>
      <w:ins w:id="103" w:author="Rohlfsen, Cory J" w:date="2025-08-29T21:18:00Z" w16du:dateUtc="2025-08-30T02:18:00Z">
        <w:r w:rsidR="009F3B0A">
          <w:rPr>
            <w:bCs/>
          </w:rPr>
          <w:t xml:space="preserve"> AI</w:t>
        </w:r>
      </w:ins>
      <w:ins w:id="104" w:author="Rohlfsen, Cory J" w:date="2025-08-29T20:48:00Z" w16du:dateUtc="2025-08-30T01:48:00Z">
        <w:r w:rsidR="00976AD8">
          <w:rPr>
            <w:bCs/>
          </w:rPr>
          <w:t xml:space="preserve"> classifiers</w:t>
        </w:r>
      </w:ins>
      <w:r w:rsidR="00BA3BA7">
        <w:rPr>
          <w:bCs/>
        </w:rPr>
        <w:t xml:space="preserve"> o</w:t>
      </w:r>
      <w:ins w:id="105" w:author="Rohlfsen, Cory J" w:date="2025-08-29T20:50:00Z" w16du:dateUtc="2025-08-30T01:50:00Z">
        <w:r w:rsidR="00976AD8">
          <w:rPr>
            <w:bCs/>
          </w:rPr>
          <w:t>perate</w:t>
        </w:r>
      </w:ins>
      <w:commentRangeEnd w:id="86"/>
      <w:ins w:id="106" w:author="Rohlfsen, Cory J" w:date="2025-08-29T20:51:00Z" w16du:dateUtc="2025-08-30T01:51:00Z">
        <w:r w:rsidR="00976AD8">
          <w:rPr>
            <w:rStyle w:val="CommentReference"/>
          </w:rPr>
          <w:commentReference w:id="86"/>
        </w:r>
      </w:ins>
      <w:ins w:id="107" w:author="Rohlfsen, Cory J" w:date="2025-08-29T20:39:00Z" w16du:dateUtc="2025-08-30T01:39:00Z">
        <w:r w:rsidR="00835B09">
          <w:rPr>
            <w:bCs/>
          </w:rPr>
          <w:t xml:space="preserve">. </w:t>
        </w:r>
      </w:ins>
      <w:ins w:id="108" w:author="Rohlfsen, Cory J" w:date="2025-08-29T20:42:00Z" w16du:dateUtc="2025-08-30T01:42:00Z">
        <w:r w:rsidR="00835B09">
          <w:rPr>
            <w:bCs/>
          </w:rPr>
          <w:t xml:space="preserve">Whether </w:t>
        </w:r>
      </w:ins>
      <w:ins w:id="109" w:author="Rohlfsen, Cory J" w:date="2025-08-29T20:50:00Z" w16du:dateUtc="2025-08-30T01:50:00Z">
        <w:r w:rsidR="00976AD8">
          <w:rPr>
            <w:bCs/>
          </w:rPr>
          <w:t>large language models (LLM</w:t>
        </w:r>
      </w:ins>
      <w:ins w:id="110" w:author="Rohlfsen, Cory J" w:date="2025-08-29T20:51:00Z" w16du:dateUtc="2025-08-30T01:51:00Z">
        <w:r w:rsidR="00976AD8">
          <w:rPr>
            <w:bCs/>
          </w:rPr>
          <w:t>s</w:t>
        </w:r>
      </w:ins>
      <w:ins w:id="111" w:author="Rohlfsen, Cory J" w:date="2025-08-29T20:50:00Z" w16du:dateUtc="2025-08-30T01:50:00Z">
        <w:r w:rsidR="00976AD8">
          <w:rPr>
            <w:bCs/>
          </w:rPr>
          <w:t xml:space="preserve">) can generate </w:t>
        </w:r>
      </w:ins>
      <w:ins w:id="112" w:author="Rohlfsen, Cory J" w:date="2025-08-29T20:42:00Z" w16du:dateUtc="2025-08-30T01:42:00Z">
        <w:r w:rsidR="00835B09">
          <w:rPr>
            <w:bCs/>
          </w:rPr>
          <w:t xml:space="preserve">LRs </w:t>
        </w:r>
      </w:ins>
      <w:ins w:id="113" w:author="Rohlfsen, Cory J" w:date="2025-08-29T20:43:00Z" w16du:dateUtc="2025-08-30T01:43:00Z">
        <w:r w:rsidR="00976AD8">
          <w:rPr>
            <w:bCs/>
          </w:rPr>
          <w:t xml:space="preserve">to </w:t>
        </w:r>
      </w:ins>
      <w:ins w:id="114" w:author="Rohlfsen, Cory J" w:date="2025-08-29T20:50:00Z" w16du:dateUtc="2025-08-30T01:50:00Z">
        <w:r w:rsidR="00976AD8">
          <w:rPr>
            <w:bCs/>
          </w:rPr>
          <w:t xml:space="preserve">specifically </w:t>
        </w:r>
      </w:ins>
      <w:ins w:id="115" w:author="Rohlfsen, Cory J" w:date="2025-08-29T20:42:00Z" w16du:dateUtc="2025-08-30T01:42:00Z">
        <w:r w:rsidR="00835B09">
          <w:rPr>
            <w:bCs/>
          </w:rPr>
          <w:t xml:space="preserve">improve </w:t>
        </w:r>
      </w:ins>
      <w:ins w:id="116" w:author="Rohlfsen, Cory J" w:date="2025-08-29T20:50:00Z" w16du:dateUtc="2025-08-30T01:50:00Z">
        <w:r w:rsidR="00976AD8">
          <w:rPr>
            <w:bCs/>
          </w:rPr>
          <w:t xml:space="preserve">upon </w:t>
        </w:r>
      </w:ins>
      <w:ins w:id="117" w:author="Rohlfsen, Cory J" w:date="2025-08-29T20:43:00Z" w16du:dateUtc="2025-08-30T01:43:00Z">
        <w:r w:rsidR="00976AD8">
          <w:rPr>
            <w:bCs/>
          </w:rPr>
          <w:t xml:space="preserve">human </w:t>
        </w:r>
      </w:ins>
      <w:ins w:id="118" w:author="Rohlfsen, Cory J" w:date="2025-08-29T20:42:00Z" w16du:dateUtc="2025-08-30T01:42:00Z">
        <w:r w:rsidR="00835B09">
          <w:rPr>
            <w:bCs/>
          </w:rPr>
          <w:t xml:space="preserve">diagnostic accuracy </w:t>
        </w:r>
      </w:ins>
      <w:ins w:id="119" w:author="Rohlfsen, Cory J" w:date="2025-08-29T21:19:00Z" w16du:dateUtc="2025-08-30T02:19:00Z">
        <w:r w:rsidR="009F3B0A">
          <w:rPr>
            <w:bCs/>
          </w:rPr>
          <w:t>with</w:t>
        </w:r>
      </w:ins>
      <w:ins w:id="120" w:author="Rohlfsen, Cory J" w:date="2025-08-29T20:52:00Z" w16du:dateUtc="2025-08-30T01:52:00Z">
        <w:r w:rsidR="00976AD8">
          <w:rPr>
            <w:bCs/>
          </w:rPr>
          <w:t>in a Bayesian inferen</w:t>
        </w:r>
      </w:ins>
      <w:ins w:id="121" w:author="Rohlfsen, Cory J" w:date="2025-08-29T21:19:00Z" w16du:dateUtc="2025-08-30T02:19:00Z">
        <w:r w:rsidR="009F3B0A">
          <w:rPr>
            <w:bCs/>
          </w:rPr>
          <w:t>tial reasoning</w:t>
        </w:r>
      </w:ins>
      <w:ins w:id="122" w:author="Rohlfsen, Cory J" w:date="2025-08-29T20:52:00Z" w16du:dateUtc="2025-08-30T01:52:00Z">
        <w:r w:rsidR="00976AD8">
          <w:rPr>
            <w:bCs/>
          </w:rPr>
          <w:t xml:space="preserve"> framework </w:t>
        </w:r>
      </w:ins>
      <w:ins w:id="123" w:author="Rohlfsen, Cory J" w:date="2025-08-29T20:42:00Z" w16du:dateUtc="2025-08-30T01:42:00Z">
        <w:r w:rsidR="00835B09">
          <w:rPr>
            <w:bCs/>
          </w:rPr>
          <w:t>is</w:t>
        </w:r>
      </w:ins>
      <w:ins w:id="124" w:author="Rohlfsen, Cory J" w:date="2025-08-29T20:43:00Z" w16du:dateUtc="2025-08-30T01:43:00Z">
        <w:r w:rsidR="00976AD8">
          <w:rPr>
            <w:bCs/>
          </w:rPr>
          <w:t xml:space="preserve"> not yet known</w:t>
        </w:r>
      </w:ins>
      <w:ins w:id="125" w:author="Rohlfsen, Cory J" w:date="2025-08-29T19:24:00Z" w16du:dateUtc="2025-08-30T00:24:00Z">
        <w:r w:rsidR="00BA5E73">
          <w:rPr>
            <w:bCs/>
          </w:rPr>
          <w:t>.</w:t>
        </w:r>
      </w:ins>
    </w:p>
    <w:p w14:paraId="14382407" w14:textId="77777777" w:rsidR="00C77138" w:rsidRPr="00054773" w:rsidRDefault="00C77138" w:rsidP="00AE1451">
      <w:pPr>
        <w:rPr>
          <w:bCs/>
        </w:rPr>
      </w:pPr>
    </w:p>
    <w:p w14:paraId="374CA43D" w14:textId="51B55E27" w:rsidR="00C61E8A" w:rsidRDefault="00AE1451" w:rsidP="00D40828">
      <w:pPr>
        <w:rPr>
          <w:bCs/>
        </w:rPr>
      </w:pPr>
      <w:r w:rsidRPr="00054773">
        <w:rPr>
          <w:bCs/>
        </w:rPr>
        <w:t>Recent advances in</w:t>
      </w:r>
      <w:r w:rsidRPr="009F3B0A">
        <w:rPr>
          <w:bCs/>
          <w:i/>
          <w:iCs/>
          <w:rPrChange w:id="126" w:author="Rohlfsen, Cory J" w:date="2025-08-29T21:21:00Z" w16du:dateUtc="2025-08-30T02:21:00Z">
            <w:rPr>
              <w:bCs/>
            </w:rPr>
          </w:rPrChange>
        </w:rPr>
        <w:t xml:space="preserve"> </w:t>
      </w:r>
      <w:ins w:id="127" w:author="Rohlfsen, Cory J" w:date="2025-08-29T21:21:00Z" w16du:dateUtc="2025-08-30T02:21:00Z">
        <w:r w:rsidR="009F3B0A" w:rsidRPr="009F3B0A">
          <w:rPr>
            <w:bCs/>
            <w:i/>
            <w:iCs/>
            <w:rPrChange w:id="128" w:author="Rohlfsen, Cory J" w:date="2025-08-29T21:21:00Z" w16du:dateUtc="2025-08-30T02:21:00Z">
              <w:rPr>
                <w:bCs/>
              </w:rPr>
            </w:rPrChange>
          </w:rPr>
          <w:t>generative</w:t>
        </w:r>
        <w:r w:rsidR="009F3B0A">
          <w:rPr>
            <w:bCs/>
          </w:rPr>
          <w:t xml:space="preserve"> </w:t>
        </w:r>
      </w:ins>
      <w:r w:rsidRPr="00054773">
        <w:rPr>
          <w:bCs/>
        </w:rPr>
        <w:t xml:space="preserve">artificial intelligence, </w:t>
      </w:r>
      <w:r w:rsidR="00D700A2">
        <w:rPr>
          <w:bCs/>
        </w:rPr>
        <w:t xml:space="preserve">particularly </w:t>
      </w:r>
      <w:del w:id="129" w:author="Rohlfsen, Cory J" w:date="2025-08-29T20:51:00Z" w16du:dateUtc="2025-08-30T01:51:00Z">
        <w:r w:rsidRPr="00054773" w:rsidDel="00976AD8">
          <w:rPr>
            <w:bCs/>
          </w:rPr>
          <w:delText>large language models (</w:delText>
        </w:r>
      </w:del>
      <w:r w:rsidRPr="00054773">
        <w:rPr>
          <w:bCs/>
        </w:rPr>
        <w:t>LLMs</w:t>
      </w:r>
      <w:del w:id="130" w:author="Rohlfsen, Cory J" w:date="2025-08-29T20:52:00Z" w16du:dateUtc="2025-08-30T01:52:00Z">
        <w:r w:rsidRPr="00054773" w:rsidDel="00976AD8">
          <w:rPr>
            <w:bCs/>
          </w:rPr>
          <w:delText>)</w:delText>
        </w:r>
      </w:del>
      <w:r w:rsidRPr="00054773">
        <w:rPr>
          <w:bCs/>
        </w:rPr>
        <w:t xml:space="preserve">,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BA3BA7">
        <w:rPr>
          <w:bCs/>
        </w:rPr>
        <w:instrText xml:space="preserve"> ADDIN ZOTERO_ITEM CSL_CITATION {"citationID":"X5Xy31ZG","properties":{"formattedCitation":"\\super 11\\nosupersub{}","plainCitation":"11","noteIndex":0},"citationItems":[{"id":7494,"uris":["http://zotero.org/groups/6032284/items/SX4RQSTS"],"itemData":{"id":7494,"type":"article-journal","abstract":"OBJECTIVES: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BA3BA7" w:rsidRPr="00BA3BA7">
        <w:rPr>
          <w:rFonts w:eastAsiaTheme="minorHAnsi"/>
          <w:vertAlign w:val="superscript"/>
          <w14:ligatures w14:val="standardContextual"/>
        </w:rPr>
        <w:t>11</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BA3BA7">
        <w:rPr>
          <w:bCs/>
        </w:rPr>
        <w:instrText xml:space="preserve"> ADDIN ZOTERO_ITEM CSL_CITATION {"citationID":"Mif9Gcov","properties":{"formattedCitation":"\\super 12\\nosupersub{}","plainCitation":"12","noteIndex":0},"citationItems":[{"id":7497,"uris":["http://zotero.org/groups/6032284/items/DDIKKCWN"],"itemData":{"id":7497,"type":"article-journal","abstract":"Interest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9F0D1E">
        <w:rPr>
          <w:bCs/>
        </w:rPr>
        <w:fldChar w:fldCharType="separate"/>
      </w:r>
      <w:r w:rsidR="00BA3BA7" w:rsidRPr="00BA3BA7">
        <w:rPr>
          <w:rFonts w:eastAsiaTheme="minorHAnsi"/>
          <w:vertAlign w:val="superscript"/>
          <w14:ligatures w14:val="standardContextual"/>
        </w:rPr>
        <w:t>12</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02993611" w14:textId="77777777" w:rsidR="008C0D59" w:rsidRDefault="00D700A2" w:rsidP="00AE1451">
      <w:pPr>
        <w:rPr>
          <w:ins w:id="131" w:author="Rohlfsen, Cory J" w:date="2025-08-29T23:28:00Z" w16du:dateUtc="2025-08-30T04:28:00Z"/>
          <w:bCs/>
        </w:rPr>
      </w:pPr>
      <w:r>
        <w:rPr>
          <w:bCs/>
        </w:rPr>
        <w:t xml:space="preserve">This capability raises the possibility that LLMs could reliably estimate diagnostic </w:t>
      </w:r>
      <w:ins w:id="132" w:author="Rohlfsen, Cory J" w:date="2025-08-29T21:23:00Z" w16du:dateUtc="2025-08-30T02:23:00Z">
        <w:r w:rsidR="009F3B0A">
          <w:rPr>
            <w:bCs/>
          </w:rPr>
          <w:t>LRs</w:t>
        </w:r>
      </w:ins>
      <w:del w:id="133"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134" w:author="Rohlfsen, Cory J" w:date="2025-08-29T21:22:00Z" w16du:dateUtc="2025-08-30T02:22:00Z">
        <w:r w:rsidDel="009F3B0A">
          <w:rPr>
            <w:bCs/>
          </w:rPr>
          <w:delText xml:space="preserve"> and education</w:delText>
        </w:r>
      </w:del>
      <w:r>
        <w:rPr>
          <w:bCs/>
        </w:rPr>
        <w:t>.</w:t>
      </w:r>
      <w:del w:id="135" w:author="Rohlfsen, Cory J" w:date="2025-08-29T21:22:00Z" w16du:dateUtc="2025-08-30T02:22:00Z">
        <w:r w:rsidDel="009F3B0A">
          <w:rPr>
            <w:bCs/>
          </w:rPr>
          <w:delText xml:space="preserve"> However</w:delText>
        </w:r>
      </w:del>
      <w:ins w:id="136" w:author="Rohlfsen, Cory J" w:date="2025-08-29T21:22:00Z" w16du:dateUtc="2025-08-30T02:22:00Z">
        <w:r w:rsidR="009F3B0A">
          <w:rPr>
            <w:bCs/>
          </w:rPr>
          <w:t xml:space="preserve"> Notably</w:t>
        </w:r>
      </w:ins>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w:t>
      </w:r>
      <w:ins w:id="137" w:author="Rohlfsen, Cory J" w:date="2025-08-29T21:23:00Z" w16du:dateUtc="2025-08-30T02:23:00Z">
        <w:r w:rsidR="009F3B0A">
          <w:rPr>
            <w:bCs/>
          </w:rPr>
          <w:t>LLMs</w:t>
        </w:r>
      </w:ins>
      <w:del w:id="138" w:author="Rohlfsen, Cory J" w:date="2025-08-29T21:23:00Z" w16du:dateUtc="2025-08-30T02:23:00Z">
        <w:r w:rsidR="00AE1451" w:rsidRPr="00054773" w:rsidDel="009F3B0A">
          <w:rPr>
            <w:bCs/>
          </w:rPr>
          <w:delText>large language models</w:delText>
        </w:r>
      </w:del>
      <w:r w:rsidR="00AE1451" w:rsidRPr="00054773">
        <w:rPr>
          <w:bCs/>
        </w:rPr>
        <w:t xml:space="preserve"> to accurately estimate diagnostic </w:t>
      </w:r>
      <w:ins w:id="139" w:author="Rohlfsen, Cory J" w:date="2025-08-29T21:23:00Z" w16du:dateUtc="2025-08-30T02:23:00Z">
        <w:r w:rsidR="009F3B0A">
          <w:rPr>
            <w:bCs/>
          </w:rPr>
          <w:t>LRs</w:t>
        </w:r>
      </w:ins>
      <w:del w:id="140" w:author="Rohlfsen, Cory J" w:date="2025-08-29T21:23:00Z" w16du:dateUtc="2025-08-30T02:23:00Z">
        <w:r w:rsidR="00AE1451" w:rsidRPr="00054773" w:rsidDel="009F3B0A">
          <w:rPr>
            <w:bCs/>
          </w:rPr>
          <w:delText>likelihood ratios</w:delText>
        </w:r>
      </w:del>
      <w:r w:rsidR="00AE1451" w:rsidRPr="00054773">
        <w:rPr>
          <w:bCs/>
        </w:rPr>
        <w:t xml:space="preserve">. Specifically, we compared LLM-generated </w:t>
      </w:r>
      <w:ins w:id="141" w:author="Rohlfsen, Cory J" w:date="2025-08-29T21:25:00Z" w16du:dateUtc="2025-08-30T02:25:00Z">
        <w:r w:rsidR="009F3B0A">
          <w:rPr>
            <w:bCs/>
          </w:rPr>
          <w:t>LRs</w:t>
        </w:r>
      </w:ins>
      <w:del w:id="142" w:author="Rohlfsen, Cory J" w:date="2025-08-29T21:25:00Z" w16du:dateUtc="2025-08-30T02:25:00Z">
        <w:r w:rsidR="00AE1451" w:rsidRPr="00054773" w:rsidDel="009F3B0A">
          <w:rPr>
            <w:bCs/>
          </w:rPr>
          <w:delText>likelihood ratios</w:delText>
        </w:r>
      </w:del>
      <w:r w:rsidR="00AE1451" w:rsidRPr="00054773">
        <w:rPr>
          <w:bCs/>
        </w:rPr>
        <w:t xml:space="preserve"> with empirically reported </w:t>
      </w:r>
      <w:r w:rsidR="00E519AE">
        <w:rPr>
          <w:bCs/>
        </w:rPr>
        <w:t>values</w:t>
      </w:r>
      <w:r w:rsidR="00E519AE" w:rsidRPr="00054773">
        <w:rPr>
          <w:bCs/>
        </w:rPr>
        <w:t xml:space="preserve"> </w:t>
      </w:r>
      <w:r w:rsidR="00AE1451" w:rsidRPr="00054773">
        <w:rPr>
          <w:bCs/>
        </w:rPr>
        <w:t xml:space="preserve">from </w:t>
      </w:r>
      <w:ins w:id="143" w:author="Rohlfsen, Cory J" w:date="2025-08-29T21:25:00Z" w16du:dateUtc="2025-08-30T02:25:00Z">
        <w:r w:rsidR="009F3B0A">
          <w:rPr>
            <w:bCs/>
          </w:rPr>
          <w:t xml:space="preserve">the </w:t>
        </w:r>
      </w:ins>
      <w:r w:rsidR="00AE1451" w:rsidRPr="00054773">
        <w:rPr>
          <w:bCs/>
        </w:rPr>
        <w:t xml:space="preserve">existing literature. </w:t>
      </w:r>
      <w:ins w:id="144" w:author="Rohlfsen, Cory J" w:date="2025-08-29T21:29:00Z" w16du:dateUtc="2025-08-30T02:29:00Z">
        <w:r w:rsidR="00B47C2D">
          <w:rPr>
            <w:bCs/>
          </w:rPr>
          <w:t xml:space="preserve">If the </w:t>
        </w:r>
      </w:ins>
      <w:del w:id="145" w:author="Rohlfsen, Cory J" w:date="2025-08-29T21:29:00Z" w16du:dateUtc="2025-08-30T02:29:00Z">
        <w:r w:rsidR="00AE1451" w:rsidRPr="00054773" w:rsidDel="00B47C2D">
          <w:rPr>
            <w:bCs/>
          </w:rPr>
          <w:delText xml:space="preserve">Understanding the </w:delText>
        </w:r>
      </w:del>
      <w:r w:rsidR="00AE1451" w:rsidRPr="00054773">
        <w:rPr>
          <w:bCs/>
        </w:rPr>
        <w:t xml:space="preserve">accuracy </w:t>
      </w:r>
      <w:del w:id="146" w:author="Rohlfsen, Cory J" w:date="2025-08-29T21:29:00Z" w16du:dateUtc="2025-08-30T02:29:00Z">
        <w:r w:rsidR="00AE1451" w:rsidRPr="00054773" w:rsidDel="00B47C2D">
          <w:rPr>
            <w:bCs/>
          </w:rPr>
          <w:delText xml:space="preserve">and applicability </w:delText>
        </w:r>
      </w:del>
      <w:r w:rsidR="00AE1451" w:rsidRPr="00054773">
        <w:rPr>
          <w:bCs/>
        </w:rPr>
        <w:t xml:space="preserve">of these models in estimating </w:t>
      </w:r>
      <w:ins w:id="147" w:author="Rohlfsen, Cory J" w:date="2025-08-29T21:31:00Z" w16du:dateUtc="2025-08-30T02:31:00Z">
        <w:r w:rsidR="00B47C2D">
          <w:rPr>
            <w:bCs/>
          </w:rPr>
          <w:t xml:space="preserve">known </w:t>
        </w:r>
      </w:ins>
      <w:ins w:id="148" w:author="Rohlfsen, Cory J" w:date="2025-08-29T21:26:00Z" w16du:dateUtc="2025-08-30T02:26:00Z">
        <w:r w:rsidR="009F3B0A">
          <w:rPr>
            <w:bCs/>
          </w:rPr>
          <w:t>LRs</w:t>
        </w:r>
      </w:ins>
      <w:del w:id="149" w:author="Rohlfsen, Cory J" w:date="2025-08-29T21:26:00Z" w16du:dateUtc="2025-08-30T02:26:00Z">
        <w:r w:rsidR="00AE1451" w:rsidRPr="00054773" w:rsidDel="009F3B0A">
          <w:rPr>
            <w:bCs/>
          </w:rPr>
          <w:delText>likelihood ratios</w:delText>
        </w:r>
      </w:del>
      <w:r w:rsidR="00AE1451" w:rsidRPr="00054773">
        <w:rPr>
          <w:bCs/>
        </w:rPr>
        <w:t xml:space="preserve"> </w:t>
      </w:r>
      <w:ins w:id="150" w:author="Rohlfsen, Cory J" w:date="2025-08-29T21:29:00Z" w16du:dateUtc="2025-08-30T02:29:00Z">
        <w:r w:rsidR="00B47C2D">
          <w:rPr>
            <w:bCs/>
          </w:rPr>
          <w:t>was found to be acceptable</w:t>
        </w:r>
      </w:ins>
      <w:ins w:id="151" w:author="Rohlfsen, Cory J" w:date="2025-08-29T21:30:00Z" w16du:dateUtc="2025-08-30T02:30:00Z">
        <w:r w:rsidR="00B47C2D">
          <w:rPr>
            <w:bCs/>
          </w:rPr>
          <w:t xml:space="preserve">, </w:t>
        </w:r>
      </w:ins>
      <w:ins w:id="152" w:author="Rohlfsen, Cory J" w:date="2025-08-29T21:31:00Z" w16du:dateUtc="2025-08-30T02:31:00Z">
        <w:r w:rsidR="00B47C2D">
          <w:rPr>
            <w:bCs/>
          </w:rPr>
          <w:t xml:space="preserve">the natural next step would be to consider situations in which </w:t>
        </w:r>
      </w:ins>
      <w:del w:id="153" w:author="Rohlfsen, Cory J" w:date="2025-08-29T21:31:00Z" w16du:dateUtc="2025-08-30T02:31:00Z">
        <w:r w:rsidR="00AE1451" w:rsidRPr="00054773" w:rsidDel="00B47C2D">
          <w:rPr>
            <w:bCs/>
          </w:rPr>
          <w:delText>could help clinicians leverage</w:delText>
        </w:r>
      </w:del>
      <w:r w:rsidR="00AE1451" w:rsidRPr="00054773">
        <w:rPr>
          <w:bCs/>
        </w:rPr>
        <w:t xml:space="preserve"> under-investigated clinical findings </w:t>
      </w:r>
      <w:ins w:id="154" w:author="Rohlfsen, Cory J" w:date="2025-08-29T21:32:00Z" w16du:dateUtc="2025-08-30T02:32:00Z">
        <w:r w:rsidR="00B47C2D">
          <w:rPr>
            <w:bCs/>
          </w:rPr>
          <w:t xml:space="preserve">(e.g. unknown LRs) could be tested in simulated </w:t>
        </w:r>
      </w:ins>
      <w:ins w:id="155" w:author="Rohlfsen, Cory J" w:date="2025-08-29T23:26:00Z" w16du:dateUtc="2025-08-30T04:26:00Z">
        <w:r w:rsidR="00864C74">
          <w:rPr>
            <w:bCs/>
          </w:rPr>
          <w:t>(</w:t>
        </w:r>
      </w:ins>
      <w:ins w:id="156" w:author="Rohlfsen, Cory J" w:date="2025-08-29T21:32:00Z" w16du:dateUtc="2025-08-30T02:32:00Z">
        <w:r w:rsidR="00B47C2D">
          <w:rPr>
            <w:bCs/>
          </w:rPr>
          <w:t>or real</w:t>
        </w:r>
      </w:ins>
      <w:ins w:id="157" w:author="Rohlfsen, Cory J" w:date="2025-08-29T23:26:00Z" w16du:dateUtc="2025-08-30T04:26:00Z">
        <w:r w:rsidR="00864C74">
          <w:rPr>
            <w:bCs/>
          </w:rPr>
          <w:t>)</w:t>
        </w:r>
      </w:ins>
      <w:ins w:id="158" w:author="Rohlfsen, Cory J" w:date="2025-08-29T21:32:00Z" w16du:dateUtc="2025-08-30T02:32:00Z">
        <w:r w:rsidR="00B47C2D">
          <w:rPr>
            <w:bCs/>
          </w:rPr>
          <w:t xml:space="preserve"> clinical </w:t>
        </w:r>
      </w:ins>
      <w:ins w:id="159" w:author="Rohlfsen, Cory J" w:date="2025-08-29T23:23:00Z" w16du:dateUtc="2025-08-30T04:23:00Z">
        <w:r w:rsidR="00864C74">
          <w:rPr>
            <w:bCs/>
          </w:rPr>
          <w:t xml:space="preserve">and training </w:t>
        </w:r>
      </w:ins>
      <w:ins w:id="160" w:author="Rohlfsen, Cory J" w:date="2025-08-29T21:32:00Z" w16du:dateUtc="2025-08-30T02:32:00Z">
        <w:r w:rsidR="00B47C2D">
          <w:rPr>
            <w:bCs/>
          </w:rPr>
          <w:t xml:space="preserve">contexts. </w:t>
        </w:r>
      </w:ins>
    </w:p>
    <w:p w14:paraId="14BFD085" w14:textId="77777777" w:rsidR="008C0D59" w:rsidRDefault="008C0D59" w:rsidP="00AE1451">
      <w:pPr>
        <w:rPr>
          <w:ins w:id="161" w:author="Rohlfsen, Cory J" w:date="2025-08-29T23:28:00Z" w16du:dateUtc="2025-08-30T04:28:00Z"/>
          <w:bCs/>
        </w:rPr>
      </w:pPr>
    </w:p>
    <w:p w14:paraId="0A86D4FE" w14:textId="4CF7BEE5" w:rsidR="006100A4" w:rsidRDefault="00B47C2D" w:rsidP="006100A4">
      <w:pPr>
        <w:rPr>
          <w:ins w:id="162" w:author="Chong, Paul C" w:date="2025-09-05T17:39:00Z" w16du:dateUtc="2025-09-05T21:39:00Z"/>
          <w:bCs/>
        </w:rPr>
      </w:pPr>
      <w:ins w:id="163" w:author="Rohlfsen, Cory J" w:date="2025-08-29T21:33:00Z" w16du:dateUtc="2025-08-30T02:33:00Z">
        <w:r>
          <w:rPr>
            <w:bCs/>
          </w:rPr>
          <w:t>C</w:t>
        </w:r>
      </w:ins>
      <w:ins w:id="164" w:author="Rohlfsen, Cory J" w:date="2025-08-29T23:24:00Z" w16du:dateUtc="2025-08-30T04:24:00Z">
        <w:r w:rsidR="00864C74">
          <w:rPr>
            <w:bCs/>
          </w:rPr>
          <w:t>an</w:t>
        </w:r>
      </w:ins>
      <w:ins w:id="165" w:author="Rohlfsen, Cory J" w:date="2025-08-29T21:33:00Z" w16du:dateUtc="2025-08-30T02:33:00Z">
        <w:r>
          <w:rPr>
            <w:bCs/>
          </w:rPr>
          <w:t xml:space="preserve"> </w:t>
        </w:r>
      </w:ins>
      <w:ins w:id="166" w:author="Rohlfsen, Cory J" w:date="2025-08-29T23:25:00Z" w16du:dateUtc="2025-08-30T04:25:00Z">
        <w:r w:rsidR="00864C74">
          <w:rPr>
            <w:bCs/>
          </w:rPr>
          <w:t>key</w:t>
        </w:r>
      </w:ins>
      <w:ins w:id="167" w:author="Rohlfsen, Cory J" w:date="2025-08-29T23:27:00Z" w16du:dateUtc="2025-08-30T04:27:00Z">
        <w:r w:rsidR="00864C74">
          <w:rPr>
            <w:bCs/>
          </w:rPr>
          <w:t xml:space="preserve"> clinical</w:t>
        </w:r>
      </w:ins>
      <w:ins w:id="168" w:author="Rohlfsen, Cory J" w:date="2025-08-29T23:25:00Z" w16du:dateUtc="2025-08-30T04:25:00Z">
        <w:r w:rsidR="00864C74">
          <w:rPr>
            <w:bCs/>
          </w:rPr>
          <w:t xml:space="preserve"> features </w:t>
        </w:r>
      </w:ins>
      <w:ins w:id="169" w:author="Rohlfsen, Cory J" w:date="2025-08-29T21:33:00Z" w16du:dateUtc="2025-08-30T02:33:00Z">
        <w:r>
          <w:rPr>
            <w:bCs/>
          </w:rPr>
          <w:t xml:space="preserve">be </w:t>
        </w:r>
      </w:ins>
      <w:ins w:id="170" w:author="Rohlfsen, Cory J" w:date="2025-08-29T23:24:00Z" w16du:dateUtc="2025-08-30T04:24:00Z">
        <w:r w:rsidR="00864C74">
          <w:rPr>
            <w:bCs/>
          </w:rPr>
          <w:t>“</w:t>
        </w:r>
      </w:ins>
      <w:ins w:id="171" w:author="Rohlfsen, Cory J" w:date="2025-08-29T21:33:00Z" w16du:dateUtc="2025-08-30T02:33:00Z">
        <w:r>
          <w:rPr>
            <w:bCs/>
          </w:rPr>
          <w:t>digitalized</w:t>
        </w:r>
      </w:ins>
      <w:ins w:id="172" w:author="Rohlfsen, Cory J" w:date="2025-08-29T23:24:00Z" w16du:dateUtc="2025-08-30T04:24:00Z">
        <w:r w:rsidR="00864C74">
          <w:rPr>
            <w:bCs/>
          </w:rPr>
          <w:t>”</w:t>
        </w:r>
      </w:ins>
      <w:ins w:id="173" w:author="Rohlfsen, Cory J" w:date="2025-08-29T21:33:00Z" w16du:dateUtc="2025-08-30T02:33:00Z">
        <w:r>
          <w:rPr>
            <w:bCs/>
          </w:rPr>
          <w:t xml:space="preserve"> </w:t>
        </w:r>
      </w:ins>
      <w:ins w:id="174" w:author="Rohlfsen, Cory J" w:date="2025-08-29T21:34:00Z" w16du:dateUtc="2025-08-30T02:34:00Z">
        <w:r>
          <w:rPr>
            <w:bCs/>
          </w:rPr>
          <w:t>with</w:t>
        </w:r>
      </w:ins>
      <w:ins w:id="175" w:author="Rohlfsen, Cory J" w:date="2025-08-29T23:24:00Z" w16du:dateUtc="2025-08-30T04:24:00Z">
        <w:r w:rsidR="00864C74">
          <w:rPr>
            <w:bCs/>
          </w:rPr>
          <w:t xml:space="preserve">in a </w:t>
        </w:r>
      </w:ins>
      <w:ins w:id="176" w:author="Rohlfsen, Cory J" w:date="2025-08-29T23:29:00Z" w16du:dateUtc="2025-08-30T04:29:00Z">
        <w:r w:rsidR="008C0D59">
          <w:rPr>
            <w:bCs/>
          </w:rPr>
          <w:t xml:space="preserve">Bayesian </w:t>
        </w:r>
      </w:ins>
      <w:ins w:id="177" w:author="Rohlfsen, Cory J" w:date="2025-08-29T23:24:00Z" w16du:dateUtc="2025-08-30T04:24:00Z">
        <w:r w:rsidR="00864C74">
          <w:rPr>
            <w:bCs/>
          </w:rPr>
          <w:t>analytical</w:t>
        </w:r>
      </w:ins>
      <w:ins w:id="178" w:author="Rohlfsen, Cory J" w:date="2025-08-29T21:35:00Z" w16du:dateUtc="2025-08-30T02:35:00Z">
        <w:r>
          <w:rPr>
            <w:bCs/>
          </w:rPr>
          <w:t xml:space="preserve"> reasoning </w:t>
        </w:r>
      </w:ins>
      <w:ins w:id="179" w:author="Rohlfsen, Cory J" w:date="2025-08-29T23:25:00Z" w16du:dateUtc="2025-08-30T04:25:00Z">
        <w:r w:rsidR="00864C74">
          <w:rPr>
            <w:bCs/>
          </w:rPr>
          <w:t xml:space="preserve">framework to augment our current approach to </w:t>
        </w:r>
      </w:ins>
      <w:ins w:id="180" w:author="Rohlfsen, Cory J" w:date="2025-08-29T23:26:00Z" w16du:dateUtc="2025-08-30T04:26:00Z">
        <w:r w:rsidR="00864C74">
          <w:rPr>
            <w:bCs/>
          </w:rPr>
          <w:t xml:space="preserve">clinical diagnosis? </w:t>
        </w:r>
      </w:ins>
      <w:ins w:id="181" w:author="Rohlfsen, Cory J" w:date="2025-08-29T23:24:00Z" w16du:dateUtc="2025-08-30T04:24:00Z">
        <w:r w:rsidR="00864C74">
          <w:rPr>
            <w:bCs/>
          </w:rPr>
          <w:t xml:space="preserve">How will this affect </w:t>
        </w:r>
      </w:ins>
      <w:ins w:id="182" w:author="Rohlfsen, Cory J" w:date="2025-08-29T23:27:00Z" w16du:dateUtc="2025-08-30T04:27:00Z">
        <w:r w:rsidR="00864C74">
          <w:rPr>
            <w:bCs/>
          </w:rPr>
          <w:t>medical education and skill development</w:t>
        </w:r>
      </w:ins>
      <w:ins w:id="183" w:author="Rohlfsen, Cory J" w:date="2025-08-29T23:30:00Z" w16du:dateUtc="2025-08-30T04:30:00Z">
        <w:r w:rsidR="008C0D59">
          <w:rPr>
            <w:bCs/>
          </w:rPr>
          <w:t xml:space="preserve"> of learners</w:t>
        </w:r>
      </w:ins>
      <w:ins w:id="184" w:author="Rohlfsen, Cory J" w:date="2025-08-29T23:27:00Z" w16du:dateUtc="2025-08-30T04:27:00Z">
        <w:r w:rsidR="00864C74">
          <w:rPr>
            <w:bCs/>
          </w:rPr>
          <w:t xml:space="preserve">? </w:t>
        </w:r>
      </w:ins>
      <w:ins w:id="185" w:author="Rohlfsen, Cory J" w:date="2025-08-29T21:34:00Z" w16du:dateUtc="2025-08-30T02:34:00Z">
        <w:r>
          <w:rPr>
            <w:bCs/>
          </w:rPr>
          <w:t xml:space="preserve">We </w:t>
        </w:r>
      </w:ins>
      <w:ins w:id="186" w:author="Rohlfsen, Cory J" w:date="2025-08-29T23:29:00Z" w16du:dateUtc="2025-08-30T04:29:00Z">
        <w:r w:rsidR="008C0D59">
          <w:rPr>
            <w:bCs/>
          </w:rPr>
          <w:t>explore these questions</w:t>
        </w:r>
      </w:ins>
      <w:ins w:id="187" w:author="Rohlfsen, Cory J" w:date="2025-08-29T23:30:00Z" w16du:dateUtc="2025-08-30T04:30:00Z">
        <w:r w:rsidR="008C0D59">
          <w:rPr>
            <w:bCs/>
          </w:rPr>
          <w:t xml:space="preserve"> after testing current LLM capabilities.</w:t>
        </w:r>
      </w:ins>
      <w:ins w:id="188" w:author="Rohlfsen, Cory J" w:date="2025-08-29T23:29:00Z" w16du:dateUtc="2025-08-30T04:29:00Z">
        <w:r w:rsidR="008C0D59">
          <w:rPr>
            <w:bCs/>
          </w:rPr>
          <w:t xml:space="preserve"> </w:t>
        </w:r>
      </w:ins>
      <w:ins w:id="189" w:author="Rohlfsen, Cory J" w:date="2025-08-29T21:34:00Z" w16du:dateUtc="2025-08-30T02:34:00Z">
        <w:r>
          <w:rPr>
            <w:bCs/>
          </w:rPr>
          <w:t xml:space="preserve"> </w:t>
        </w:r>
      </w:ins>
      <w:del w:id="190" w:author="Rohlfsen, Cory J" w:date="2025-08-29T21:35:00Z" w16du:dateUtc="2025-08-30T02:35:00Z">
        <w:r w:rsidR="00AE1451" w:rsidRPr="00054773" w:rsidDel="00B47C2D">
          <w:rPr>
            <w:bCs/>
          </w:rPr>
          <w:delText xml:space="preserve">and potentially integrate robust quantitative reasoning into everyday </w:delText>
        </w:r>
      </w:del>
      <w:del w:id="191" w:author="Rohlfsen, Cory J" w:date="2025-08-29T21:28:00Z" w16du:dateUtc="2025-08-30T02:28:00Z">
        <w:r w:rsidR="00AE1451" w:rsidRPr="00054773" w:rsidDel="00B47C2D">
          <w:rPr>
            <w:bCs/>
          </w:rPr>
          <w:delText>diagnostic</w:delText>
        </w:r>
      </w:del>
      <w:del w:id="192" w:author="Rohlfsen, Cory J" w:date="2025-08-29T21:35:00Z" w16du:dateUtc="2025-08-30T02:35:00Z">
        <w:r w:rsidR="00AE1451" w:rsidRPr="00054773" w:rsidDel="00B47C2D">
          <w:rPr>
            <w:bCs/>
          </w:rPr>
          <w:delText xml:space="preserve"> practice</w:delText>
        </w:r>
      </w:del>
      <w:del w:id="193" w:author="Rohlfsen, Cory J" w:date="2025-08-29T21:27:00Z" w16du:dateUtc="2025-08-30T02:27:00Z">
        <w:r w:rsidR="001776EC" w:rsidDel="00B47C2D">
          <w:rPr>
            <w:bCs/>
          </w:rPr>
          <w:delText xml:space="preserve"> and medical education</w:delText>
        </w:r>
      </w:del>
      <w:del w:id="194" w:author="Rohlfsen, Cory J" w:date="2025-08-29T21:35:00Z" w16du:dateUtc="2025-08-30T02:35:00Z">
        <w:r w:rsidR="00AE1451" w:rsidRPr="00054773" w:rsidDel="00B47C2D">
          <w:rPr>
            <w:bCs/>
          </w:rPr>
          <w:delText>.</w:delText>
        </w:r>
      </w:del>
      <w:ins w:id="195" w:author="Chong, Paul C" w:date="2025-09-05T17:39:00Z" w16du:dateUtc="2025-09-05T21:39:00Z">
        <w:r w:rsidR="006100A4">
          <w:rPr>
            <w:bCs/>
          </w:rPr>
          <w:t xml:space="preserve"> Our work adds to the work of </w:t>
        </w:r>
        <w:commentRangeStart w:id="196"/>
        <w:r w:rsidR="006100A4">
          <w:rPr>
            <w:bCs/>
          </w:rPr>
          <w:t>Goh et al</w:t>
        </w:r>
        <w:commentRangeEnd w:id="196"/>
        <w:r w:rsidR="006100A4">
          <w:rPr>
            <w:rStyle w:val="CommentReference"/>
          </w:rPr>
          <w:commentReference w:id="196"/>
        </w:r>
      </w:ins>
      <w:r w:rsidR="00BA3BA7">
        <w:rPr>
          <w:bCs/>
        </w:rPr>
        <w:fldChar w:fldCharType="begin"/>
      </w:r>
      <w:r w:rsidR="00BA3BA7">
        <w:rPr>
          <w:bCs/>
        </w:rPr>
        <w:instrText xml:space="preserve"> ADDIN ZOTERO_ITEM CSL_CITATION {"citationID":"DS0mCP3t","properties":{"formattedCitation":"\\super 13\\nosupersub{}","plainCitation":"13","noteIndex":0},"citationItems":[{"id":7542,"uris":["http://zotero.org/groups/6032284/items/PVN8HWXX"],"itemData":{"id":7542,"type":"article-journal","abstract":"Large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Open","page":"e2440969","source":"Silverchair","title":"Large Language Model Influence on Diagnostic Reasoning: A Randomized Clinical Trial","title-short":"Large Language Model Influence on Diagnostic Reasoning","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H."}],"issued":{"date-parts":[["2024",10,28]]}}}],"schema":"https://github.com/citation-style-language/schema/raw/master/csl-citation.json"} </w:instrText>
      </w:r>
      <w:r w:rsidR="00BA3BA7">
        <w:rPr>
          <w:bCs/>
        </w:rPr>
        <w:fldChar w:fldCharType="separate"/>
      </w:r>
      <w:r w:rsidR="00BA3BA7" w:rsidRPr="00BA3BA7">
        <w:rPr>
          <w:rFonts w:eastAsiaTheme="minorHAnsi"/>
          <w:vertAlign w:val="superscript"/>
          <w14:ligatures w14:val="standardContextual"/>
        </w:rPr>
        <w:t>13</w:t>
      </w:r>
      <w:r w:rsidR="00BA3BA7">
        <w:rPr>
          <w:bCs/>
        </w:rPr>
        <w:fldChar w:fldCharType="end"/>
      </w:r>
      <w:ins w:id="197" w:author="Chong, Paul C" w:date="2025-09-05T17:39:00Z" w16du:dateUtc="2025-09-05T21:39:00Z">
        <w:r w:rsidR="006100A4">
          <w:rPr>
            <w:bCs/>
          </w:rPr>
          <w:t xml:space="preserve"> and </w:t>
        </w:r>
        <w:commentRangeStart w:id="198"/>
        <w:r w:rsidR="006100A4">
          <w:rPr>
            <w:bCs/>
          </w:rPr>
          <w:t>others</w:t>
        </w:r>
        <w:commentRangeEnd w:id="198"/>
        <w:r w:rsidR="006100A4">
          <w:rPr>
            <w:rStyle w:val="CommentReference"/>
          </w:rPr>
          <w:commentReference w:id="198"/>
        </w:r>
      </w:ins>
      <w:r w:rsidR="004C5DE3">
        <w:rPr>
          <w:bCs/>
        </w:rPr>
        <w:fldChar w:fldCharType="begin"/>
      </w:r>
      <w:r w:rsidR="004C5DE3">
        <w:rPr>
          <w:bCs/>
        </w:rPr>
        <w:instrText xml:space="preserve"> ADDIN ZOTERO_ITEM CSL_CITATION {"citationID":"FxXHTQcg","properties":{"formattedCitation":"\\super 14\\nosupersub{}","plainCitation":"14","noteIndex":0},"citationItems":[{"id":7543,"uris":["http://zotero.org/groups/6032284/items/A9F468XB"],"itemData":{"id":7543,"type":"article-journal","abstract":"The impressive performance of modern Large Language Models (LLMs) across a wide range of tasks, along with their often non-trivial errors, has garnered unprecedented attention regarding the potential of AI and its impact on everyday life. While considerable effort has been and continues to be dedicated to overcoming the limitations of current models, the potentials and risks of human-LLM collaboration remain largely underexplored. In this perspective, we argue that enhancing the focus on human-LLM interaction should be a primary target for future LLM research. Specifically, we will briefly examine some of the biases that may hinder effective collaboration between humans and machines, explore potential solutions, and discuss two broader goals—mutual understanding and complementary team performance—that, in our view, future research should address to enhance effective human-LLM reasoning and decision-making.","container-title":"Frontiers in Artificial Intelligence","DOI":"10.3389/frai.2024.1464690","ISSN":"2624-8212","journalAbbreviation":"Front. Artif. Intell.","language":"English","note":"publisher: Frontiers","source":"Frontiers","title":"Fostering effective hybrid human-LLM reasoning and decision making","URL":"https://www.frontiersin.org/journals/artificial-intelligence/articles/10.3389/frai.2024.1464690/full","volume":"7","author":[{"family":"Passerini","given":"Andrea"},{"family":"Gema","given":"Aryo"},{"family":"Minervini","given":"Pasquale"},{"family":"Sayin","given":"Burcu"},{"family":"Tentori","given":"Katya"}],"accessed":{"date-parts":[["2025",9,16]]},"issued":{"date-parts":[["2025",1,8]]}}}],"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14</w:t>
      </w:r>
      <w:r w:rsidR="004C5DE3">
        <w:rPr>
          <w:bCs/>
        </w:rPr>
        <w:fldChar w:fldCharType="end"/>
      </w:r>
      <w:ins w:id="199" w:author="Chong, Paul C" w:date="2025-09-05T17:39:00Z" w16du:dateUtc="2025-09-05T21:39:00Z">
        <w:r w:rsidR="006100A4">
          <w:rPr>
            <w:bCs/>
          </w:rPr>
          <w:t xml:space="preserve">, who found that the reasoning of LLMs is of merit and deserves further exploration with respect to physician-LLM collaboration in clinical decision-making. By incorporating cutting-edge models, we address limitations of </w:t>
        </w:r>
        <w:commentRangeStart w:id="200"/>
        <w:r w:rsidR="006100A4">
          <w:rPr>
            <w:bCs/>
          </w:rPr>
          <w:t>past works</w:t>
        </w:r>
        <w:commentRangeEnd w:id="200"/>
        <w:r w:rsidR="006100A4">
          <w:rPr>
            <w:rStyle w:val="CommentReference"/>
          </w:rPr>
          <w:commentReference w:id="200"/>
        </w:r>
      </w:ins>
      <w:r w:rsidR="004C5DE3">
        <w:rPr>
          <w:bCs/>
        </w:rPr>
        <w:fldChar w:fldCharType="begin"/>
      </w:r>
      <w:r w:rsidR="004C5DE3">
        <w:rPr>
          <w:bCs/>
        </w:rPr>
        <w:instrText xml:space="preserve"> ADDIN ZOTERO_ITEM CSL_CITATION {"citationID":"ErWP7jlB","properties":{"formattedCitation":"\\super 15\\nosupersub{}","plainCitation":"15","noteIndex":0},"citationItems":[{"id":7544,"uris":["http://zotero.org/groups/6032284/items/ZEXNTGGL"],"itemData":{"id":7544,"type":"article-journal","abstract":"Large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15</w:t>
      </w:r>
      <w:r w:rsidR="004C5DE3">
        <w:rPr>
          <w:bCs/>
        </w:rPr>
        <w:fldChar w:fldCharType="end"/>
      </w:r>
      <w:ins w:id="201" w:author="Chong, Paul C" w:date="2025-09-05T17:39:00Z" w16du:dateUtc="2025-09-05T21:39:00Z">
        <w:r w:rsidR="006100A4">
          <w:rPr>
            <w:bCs/>
          </w:rPr>
          <w:t xml:space="preserve"> and examine the interface of such models with clinician decision-making. </w:t>
        </w:r>
      </w:ins>
    </w:p>
    <w:p w14:paraId="3D79C46A" w14:textId="71A5D948" w:rsidR="00AE1451" w:rsidRDefault="00AE1451" w:rsidP="00AE1451">
      <w:pPr>
        <w:rPr>
          <w:bCs/>
        </w:rPr>
      </w:pP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42EDB189"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4C5DE3">
        <w:rPr>
          <w:bCs/>
        </w:rPr>
        <w:instrText xml:space="preserve"> ADDIN ZOTERO_ITEM CSL_CITATION {"citationID":"puU21urD","properties":{"formattedCitation":"\\super 2,16\\nosupersub{}","plainCitation":"2,16","noteIndex":0},"citationItems":[{"id":7492,"uris":["http://zotero.org/groups/6032284/items/8UTH5NHI"],"itemData":{"id":7492,"type":"article-journal","abstract":"CLINICAL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4C5DE3" w:rsidRPr="004C5DE3">
        <w:rPr>
          <w:rFonts w:eastAsiaTheme="minorHAnsi"/>
          <w:vertAlign w:val="superscript"/>
          <w14:ligatures w14:val="standardContextual"/>
        </w:rPr>
        <w:t>2,16</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647BD578"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4C5DE3">
        <w:rPr>
          <w:bCs/>
        </w:rPr>
        <w:instrText xml:space="preserve"> ADDIN ZOTERO_ITEM CSL_CITATION {"citationID":"38xqfYyt","properties":{"formattedCitation":"\\super 16\\nosupersub{}","plainCitation":"16","noteIndex":0},"citationItems":[{"id":7492,"uris":["http://zotero.org/groups/6032284/items/8UTH5NHI"],"itemData":{"id":7492,"type":"article-journal","abstract":"CLINICAL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4C5DE3" w:rsidRPr="004C5DE3">
        <w:rPr>
          <w:rFonts w:eastAsiaTheme="minorHAnsi"/>
          <w:vertAlign w:val="superscript"/>
          <w14:ligatures w14:val="standardContextual"/>
        </w:rPr>
        <w:t>16</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5F324043"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4C5DE3">
        <w:rPr>
          <w:bCs/>
        </w:rPr>
        <w:instrText xml:space="preserve"> ADDIN ZOTERO_ITEM CSL_CITATION {"citationID":"CVXc6kaF","properties":{"formattedCitation":"\\super 2,17\\nosupersub{}","plainCitation":"2,17","noteIndex":0},"citationItems":[{"id":7530,"uris":["http://zotero.org/groups/6032284/items/6A8PJYX2"],"itemData":{"id":7530,"type":"article-journal","abstract":"Summary\nLikelihood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4C5DE3" w:rsidRPr="004C5DE3">
        <w:rPr>
          <w:rFonts w:eastAsiaTheme="minorHAnsi"/>
          <w:vertAlign w:val="superscript"/>
          <w14:ligatures w14:val="standardContextual"/>
        </w:rPr>
        <w:t>2,17</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7C1864AB" w:rsidR="00AE1451" w:rsidRDefault="0073774E" w:rsidP="00AE1451">
      <w:pPr>
        <w:rPr>
          <w:bCs/>
          <w:vertAlign w:val="superscript"/>
        </w:rPr>
      </w:pPr>
      <w:r>
        <w:rPr>
          <w:bCs/>
        </w:rPr>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sidR="004C5DE3">
        <w:rPr>
          <w:bCs/>
        </w:rPr>
        <w:instrText xml:space="preserve"> ADDIN ZOTERO_ITEM CSL_CITATION {"citationID":"DfDoJ2Dg","properties":{"formattedCitation":"\\super 2,16\\nosupersub{}","plainCitation":"2,16","noteIndex":0},"citationItems":[{"id":7530,"uris":["http://zotero.org/groups/6032284/items/6A8PJYX2"],"itemData":{"id":7530,"type":"article-journal","abstract":"Summary\nLikelihood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004C5DE3" w:rsidRPr="004C5DE3">
        <w:rPr>
          <w:rFonts w:eastAsiaTheme="minorHAnsi"/>
          <w:vertAlign w:val="superscript"/>
          <w14:ligatures w14:val="standardContextual"/>
        </w:rPr>
        <w:t>2,16</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4C5DE3">
        <w:rPr>
          <w:bCs/>
        </w:rPr>
        <w:instrText xml:space="preserve"> ADDIN ZOTERO_ITEM CSL_CITATION {"citationID":"i8gydlwq","properties":{"formattedCitation":"\\super 18,19\\nosupersub{}","plainCitation":"18,19","noteIndex":0},"citationItems":[{"id":88,"uris":["http://zotero.org/users/10706980/items/3WGV4SR6"],"itemData":{"id":88,"type":"article-journal","container-title":"Psychological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4C5DE3" w:rsidRPr="004C5DE3">
        <w:rPr>
          <w:rFonts w:eastAsiaTheme="minorHAnsi"/>
          <w:vertAlign w:val="superscript"/>
          <w14:ligatures w14:val="standardContextual"/>
        </w:rPr>
        <w:t>18,19</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346065D3"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4C5DE3">
        <w:rPr>
          <w:bCs/>
        </w:rPr>
        <w:instrText xml:space="preserve"> ADDIN ZOTERO_ITEM CSL_CITATION {"citationID":"njVLmUQh","properties":{"formattedCitation":"\\super 2,16\\nosupersub{}","plainCitation":"2,16","noteIndex":0},"citationItems":[{"id":7530,"uris":["http://zotero.org/groups/6032284/items/6A8PJYX2"],"itemData":{"id":7530,"type":"article-journal","abstract":"Summary\nLikelihood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4C5DE3" w:rsidRPr="004C5DE3">
        <w:rPr>
          <w:rFonts w:eastAsiaTheme="minorHAnsi"/>
          <w:vertAlign w:val="superscript"/>
          <w14:ligatures w14:val="standardContextual"/>
        </w:rPr>
        <w:t>2,16</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5B879D0A" w14:textId="34447007" w:rsidR="00DA3633" w:rsidRDefault="00DA3633" w:rsidP="00BC5475">
      <w:pPr>
        <w:rPr>
          <w:bCs/>
        </w:rPr>
      </w:pPr>
    </w:p>
    <w:p w14:paraId="2B4DD5BD" w14:textId="2158EFAC" w:rsidR="00DA3633" w:rsidRDefault="00DA3633" w:rsidP="00BC5475">
      <w:pPr>
        <w:rPr>
          <w:bCs/>
        </w:rPr>
      </w:pPr>
      <w:r w:rsidRPr="00DA3633">
        <w:rPr>
          <w:bCs/>
          <w:noProof/>
        </w:rPr>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t>Discussion:</w:t>
      </w:r>
    </w:p>
    <w:p w14:paraId="7492E335" w14:textId="77777777" w:rsidR="0029691D" w:rsidRDefault="0029691D" w:rsidP="00AE1451">
      <w:pPr>
        <w:rPr>
          <w:bCs/>
        </w:rPr>
      </w:pPr>
    </w:p>
    <w:p w14:paraId="57579F0F" w14:textId="5013AF3D" w:rsidR="00D905E5" w:rsidRDefault="00AE1451" w:rsidP="00AE1451">
      <w:pPr>
        <w:rPr>
          <w:ins w:id="202" w:author="Rohlfsen, Cory J" w:date="2025-08-29T22:10:00Z" w16du:dateUtc="2025-08-30T03:10:00Z"/>
          <w:bCs/>
        </w:rPr>
      </w:pPr>
      <w:r w:rsidRPr="00054773">
        <w:rPr>
          <w:bCs/>
        </w:rPr>
        <w:t xml:space="preserve">Our findings demonstrate that large language models (LLMs) can estimate likelihood ratios </w:t>
      </w:r>
      <w:ins w:id="203"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204" w:author="Rohlfsen, Cory J" w:date="2025-08-29T21:54:00Z" w16du:dateUtc="2025-08-30T02:54:00Z">
        <w:r w:rsidRPr="00054773" w:rsidDel="000B2F02">
          <w:rPr>
            <w:bCs/>
          </w:rPr>
          <w:delText>clinical</w:delText>
        </w:r>
      </w:del>
      <w:r w:rsidRPr="00054773">
        <w:rPr>
          <w:bCs/>
        </w:rPr>
        <w:t xml:space="preserve"> diagnostic </w:t>
      </w:r>
      <w:ins w:id="205" w:author="Rohlfsen, Cory J" w:date="2025-08-29T21:53:00Z" w16du:dateUtc="2025-08-30T02:53:00Z">
        <w:r w:rsidR="000B2F02">
          <w:rPr>
            <w:bCs/>
          </w:rPr>
          <w:t xml:space="preserve">and educational </w:t>
        </w:r>
      </w:ins>
      <w:r w:rsidRPr="00054773">
        <w:rPr>
          <w:bCs/>
        </w:rPr>
        <w:t xml:space="preserve">workflows, particularly in situations where </w:t>
      </w:r>
      <w:commentRangeStart w:id="206"/>
      <w:commentRangeStart w:id="207"/>
      <w:r w:rsidRPr="00054773">
        <w:rPr>
          <w:bCs/>
        </w:rPr>
        <w:t xml:space="preserve">empirical data is limited, outdated, or </w:t>
      </w:r>
      <w:del w:id="208" w:author="Rohlfsen, Cory J" w:date="2025-08-29T21:38:00Z" w16du:dateUtc="2025-08-30T02:38:00Z">
        <w:r w:rsidRPr="00054773" w:rsidDel="00FA5955">
          <w:rPr>
            <w:bCs/>
          </w:rPr>
          <w:delText xml:space="preserve">entirely </w:delText>
        </w:r>
      </w:del>
      <w:r w:rsidRPr="00054773">
        <w:rPr>
          <w:bCs/>
        </w:rPr>
        <w:t>unavailable</w:t>
      </w:r>
      <w:commentRangeEnd w:id="206"/>
      <w:r w:rsidR="00BC13B7">
        <w:rPr>
          <w:rStyle w:val="CommentReference"/>
        </w:rPr>
        <w:commentReference w:id="206"/>
      </w:r>
      <w:commentRangeEnd w:id="207"/>
      <w:r w:rsidR="00CA027E">
        <w:rPr>
          <w:rStyle w:val="CommentReference"/>
        </w:rPr>
        <w:commentReference w:id="207"/>
      </w:r>
      <w:r w:rsidRPr="00054773">
        <w:rPr>
          <w:bCs/>
        </w:rPr>
        <w:t xml:space="preserve">. </w:t>
      </w:r>
    </w:p>
    <w:p w14:paraId="50C9176B" w14:textId="77777777" w:rsidR="00D905E5" w:rsidDel="006100A4" w:rsidRDefault="00D905E5" w:rsidP="00AE1451">
      <w:pPr>
        <w:rPr>
          <w:del w:id="209" w:author="Chong, Paul C" w:date="2025-09-05T17:39:00Z" w16du:dateUtc="2025-09-05T21:39:00Z"/>
          <w:bCs/>
        </w:rPr>
      </w:pPr>
    </w:p>
    <w:p w14:paraId="4AB75E38" w14:textId="7291BF49" w:rsidR="006100A4" w:rsidDel="006100A4" w:rsidRDefault="006100A4" w:rsidP="00AE1451">
      <w:pPr>
        <w:rPr>
          <w:del w:id="210" w:author="Chong, Paul C" w:date="2025-09-05T17:39:00Z" w16du:dateUtc="2025-09-05T21:39:00Z"/>
          <w:bCs/>
        </w:rPr>
      </w:pPr>
    </w:p>
    <w:p w14:paraId="452D52F2" w14:textId="77777777" w:rsidR="006100A4" w:rsidRDefault="006100A4" w:rsidP="00AE1451">
      <w:pPr>
        <w:rPr>
          <w:ins w:id="211" w:author="Rohlfsen, Cory J" w:date="2025-08-29T22:10:00Z" w16du:dateUtc="2025-08-30T03:10:00Z"/>
          <w:bCs/>
        </w:rPr>
      </w:pPr>
    </w:p>
    <w:p w14:paraId="1197EBA7" w14:textId="745E31A3" w:rsidR="000D3B98" w:rsidRDefault="000B2F02" w:rsidP="00AE1451">
      <w:pPr>
        <w:rPr>
          <w:ins w:id="212" w:author="Rohlfsen, Cory J" w:date="2025-08-29T22:21:00Z" w16du:dateUtc="2025-08-30T03:21:00Z"/>
          <w:bCs/>
        </w:rPr>
      </w:pPr>
      <w:ins w:id="213" w:author="Rohlfsen, Cory J" w:date="2025-08-29T21:55:00Z" w16du:dateUtc="2025-08-30T02:55:00Z">
        <w:r>
          <w:rPr>
            <w:bCs/>
          </w:rPr>
          <w:t>By serving as a bridge to Bayesian estimates that are “fit for purpose</w:t>
        </w:r>
      </w:ins>
      <w:ins w:id="214" w:author="Rohlfsen, Cory J" w:date="2025-08-29T22:49:00Z" w16du:dateUtc="2025-08-30T03:49:00Z">
        <w:r w:rsidR="00430282">
          <w:rPr>
            <w:bCs/>
          </w:rPr>
          <w:t>,</w:t>
        </w:r>
      </w:ins>
      <w:ins w:id="215" w:author="Rohlfsen, Cory J" w:date="2025-08-29T21:55:00Z" w16du:dateUtc="2025-08-30T02:55:00Z">
        <w:r>
          <w:rPr>
            <w:bCs/>
          </w:rPr>
          <w:t xml:space="preserve">” </w:t>
        </w:r>
      </w:ins>
      <w:r w:rsidR="00AE1451" w:rsidRPr="00054773">
        <w:rPr>
          <w:bCs/>
        </w:rPr>
        <w:t xml:space="preserve">LLM-derived </w:t>
      </w:r>
      <w:ins w:id="216" w:author="Rohlfsen, Cory J" w:date="2025-08-29T21:38:00Z" w16du:dateUtc="2025-08-30T02:38:00Z">
        <w:r w:rsidR="00FA5955">
          <w:rPr>
            <w:bCs/>
          </w:rPr>
          <w:t>LRs</w:t>
        </w:r>
      </w:ins>
      <w:del w:id="217" w:author="Rohlfsen, Cory J" w:date="2025-08-29T21:38:00Z" w16du:dateUtc="2025-08-30T02:38:00Z">
        <w:r w:rsidR="00AE1451" w:rsidRPr="00054773" w:rsidDel="00FA5955">
          <w:rPr>
            <w:bCs/>
          </w:rPr>
          <w:delText>likelihood ratios</w:delText>
        </w:r>
      </w:del>
      <w:del w:id="218" w:author="Rohlfsen, Cory J" w:date="2025-08-29T21:47:00Z" w16du:dateUtc="2025-08-30T02:47:00Z">
        <w:r w:rsidR="00AE1451" w:rsidRPr="00054773" w:rsidDel="000B2F02">
          <w:rPr>
            <w:bCs/>
          </w:rPr>
          <w:delText xml:space="preserve"> </w:delText>
        </w:r>
        <w:r w:rsidR="00C61E8A" w:rsidDel="000B2F02">
          <w:rPr>
            <w:bCs/>
          </w:rPr>
          <w:delText>might also</w:delText>
        </w:r>
      </w:del>
      <w:ins w:id="219" w:author="Rohlfsen, Cory J" w:date="2025-08-29T21:53:00Z" w16du:dateUtc="2025-08-30T02:53:00Z">
        <w:r>
          <w:rPr>
            <w:bCs/>
          </w:rPr>
          <w:t xml:space="preserve"> can serve</w:t>
        </w:r>
      </w:ins>
      <w:del w:id="220" w:author="Rohlfsen, Cory J" w:date="2025-08-29T21:53:00Z" w16du:dateUtc="2025-08-30T02:53:00Z">
        <w:r w:rsidR="00AE1451" w:rsidRPr="00054773" w:rsidDel="000B2F02">
          <w:rPr>
            <w:bCs/>
          </w:rPr>
          <w:delText xml:space="preserve"> provid</w:delText>
        </w:r>
      </w:del>
      <w:del w:id="221" w:author="Rohlfsen, Cory J" w:date="2025-08-29T21:54:00Z" w16du:dateUtc="2025-08-30T02:54:00Z">
        <w:r w:rsidR="00AE1451" w:rsidRPr="00054773" w:rsidDel="000B2F02">
          <w:rPr>
            <w:bCs/>
          </w:rPr>
          <w:delText>e</w:delText>
        </w:r>
      </w:del>
      <w:r w:rsidR="00AE1451" w:rsidRPr="00054773">
        <w:rPr>
          <w:bCs/>
        </w:rPr>
        <w:t xml:space="preserve"> a</w:t>
      </w:r>
      <w:ins w:id="222" w:author="Rohlfsen, Cory J" w:date="2025-08-29T21:54:00Z" w16du:dateUtc="2025-08-30T02:54:00Z">
        <w:r>
          <w:rPr>
            <w:bCs/>
          </w:rPr>
          <w:t>s a</w:t>
        </w:r>
      </w:ins>
      <w:ins w:id="223" w:author="Rohlfsen, Cory J" w:date="2025-08-29T21:48:00Z" w16du:dateUtc="2025-08-30T02:48:00Z">
        <w:r>
          <w:rPr>
            <w:bCs/>
          </w:rPr>
          <w:t xml:space="preserve"> standardized</w:t>
        </w:r>
      </w:ins>
      <w:r w:rsidR="00C61E8A">
        <w:rPr>
          <w:bCs/>
        </w:rPr>
        <w:t xml:space="preserve"> method for</w:t>
      </w:r>
      <w:r w:rsidR="004C5DE3">
        <w:rPr>
          <w:bCs/>
        </w:rPr>
        <w:t xml:space="preserve"> </w:t>
      </w:r>
      <w:del w:id="224" w:author="Rohlfsen, Cory J" w:date="2025-08-29T21:56:00Z" w16du:dateUtc="2025-08-30T02:56:00Z">
        <w:r w:rsidR="00C61E8A" w:rsidDel="000B2F02">
          <w:rPr>
            <w:bCs/>
          </w:rPr>
          <w:delText xml:space="preserve"> generating </w:delText>
        </w:r>
      </w:del>
      <w:del w:id="225" w:author="Rohlfsen, Cory J" w:date="2025-08-29T21:41:00Z" w16du:dateUtc="2025-08-30T02:41:00Z">
        <w:r w:rsidR="00C61E8A" w:rsidDel="00FA5955">
          <w:rPr>
            <w:bCs/>
          </w:rPr>
          <w:delText>usable</w:delText>
        </w:r>
      </w:del>
      <w:del w:id="226" w:author="Rohlfsen, Cory J" w:date="2025-08-29T21:56:00Z" w16du:dateUtc="2025-08-30T02:56:00Z">
        <w:r w:rsidR="00C61E8A" w:rsidDel="000B2F02">
          <w:rPr>
            <w:bCs/>
          </w:rPr>
          <w:delText xml:space="preserve"> estimates </w:delText>
        </w:r>
      </w:del>
      <w:del w:id="227" w:author="Rohlfsen, Cory J" w:date="2025-08-29T21:41:00Z" w16du:dateUtc="2025-08-30T02:41:00Z">
        <w:r w:rsidR="00C61E8A" w:rsidDel="00FA5955">
          <w:rPr>
            <w:bCs/>
          </w:rPr>
          <w:delText xml:space="preserve">for </w:delText>
        </w:r>
      </w:del>
      <w:r w:rsidR="00C61E8A">
        <w:rPr>
          <w:bCs/>
        </w:rPr>
        <w:t xml:space="preserve">supporting </w:t>
      </w:r>
      <w:del w:id="228" w:author="Rohlfsen, Cory J" w:date="2025-08-29T22:17:00Z" w16du:dateUtc="2025-08-30T03:17:00Z">
        <w:r w:rsidR="00AE1451" w:rsidRPr="00054773" w:rsidDel="00D905E5">
          <w:rPr>
            <w:bCs/>
          </w:rPr>
          <w:delText>the quantitative rigor</w:delText>
        </w:r>
      </w:del>
      <w:del w:id="229" w:author="Rohlfsen, Cory J" w:date="2025-08-29T21:48:00Z" w16du:dateUtc="2025-08-30T02:48:00Z">
        <w:r w:rsidR="00AE1451" w:rsidRPr="00054773" w:rsidDel="000B2F02">
          <w:rPr>
            <w:bCs/>
          </w:rPr>
          <w:delText xml:space="preserve"> and transparency</w:delText>
        </w:r>
      </w:del>
      <w:del w:id="230" w:author="Rohlfsen, Cory J" w:date="2025-08-29T22:17:00Z" w16du:dateUtc="2025-08-30T03:17:00Z">
        <w:r w:rsidR="00AE1451" w:rsidRPr="00054773" w:rsidDel="00D905E5">
          <w:rPr>
            <w:bCs/>
          </w:rPr>
          <w:delText xml:space="preserve"> </w:delText>
        </w:r>
      </w:del>
      <w:ins w:id="231" w:author="Rohlfsen, Cory J" w:date="2025-08-29T22:17:00Z" w16du:dateUtc="2025-08-30T03:17:00Z">
        <w:r w:rsidR="00D905E5">
          <w:rPr>
            <w:bCs/>
          </w:rPr>
          <w:t xml:space="preserve"> how </w:t>
        </w:r>
      </w:ins>
      <w:ins w:id="232" w:author="Rohlfsen, Cory J" w:date="2025-08-29T21:41:00Z" w16du:dateUtc="2025-08-30T02:41:00Z">
        <w:r w:rsidR="00FA5955">
          <w:rPr>
            <w:bCs/>
          </w:rPr>
          <w:t>probabilistic inference</w:t>
        </w:r>
      </w:ins>
      <w:ins w:id="233" w:author="Rohlfsen, Cory J" w:date="2025-08-29T21:54:00Z" w16du:dateUtc="2025-08-30T02:54:00Z">
        <w:r>
          <w:rPr>
            <w:bCs/>
          </w:rPr>
          <w:t>s are</w:t>
        </w:r>
      </w:ins>
      <w:ins w:id="234" w:author="Rohlfsen, Cory J" w:date="2025-08-29T21:41:00Z" w16du:dateUtc="2025-08-30T02:41:00Z">
        <w:r w:rsidR="00FA5955">
          <w:rPr>
            <w:bCs/>
          </w:rPr>
          <w:t xml:space="preserve"> </w:t>
        </w:r>
      </w:ins>
      <w:ins w:id="235" w:author="Rohlfsen, Cory J" w:date="2025-08-29T21:42:00Z" w16du:dateUtc="2025-08-30T02:42:00Z">
        <w:r w:rsidR="00FA5955">
          <w:rPr>
            <w:bCs/>
          </w:rPr>
          <w:t xml:space="preserve">communicated and improved upon. </w:t>
        </w:r>
      </w:ins>
      <w:del w:id="236"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237" w:author="Rohlfsen, Cory J" w:date="2025-08-29T21:42:00Z" w16du:dateUtc="2025-08-30T02:42:00Z">
        <w:r w:rsidR="00FA5955">
          <w:rPr>
            <w:bCs/>
          </w:rPr>
          <w:t xml:space="preserve"> For </w:t>
        </w:r>
      </w:ins>
      <w:ins w:id="238" w:author="Rohlfsen, Cory J" w:date="2025-08-29T21:44:00Z" w16du:dateUtc="2025-08-30T02:44:00Z">
        <w:r w:rsidR="00FA5955">
          <w:rPr>
            <w:bCs/>
          </w:rPr>
          <w:t>the</w:t>
        </w:r>
      </w:ins>
      <w:ins w:id="239" w:author="Rohlfsen, Cory J" w:date="2025-08-29T21:42:00Z" w16du:dateUtc="2025-08-30T02:42:00Z">
        <w:r w:rsidR="00FA5955">
          <w:rPr>
            <w:bCs/>
          </w:rPr>
          <w:t xml:space="preserve"> clinician interested </w:t>
        </w:r>
      </w:ins>
      <w:ins w:id="240" w:author="Rohlfsen, Cory J" w:date="2025-08-29T21:43:00Z" w16du:dateUtc="2025-08-30T02:43:00Z">
        <w:r w:rsidR="00FA5955">
          <w:rPr>
            <w:bCs/>
          </w:rPr>
          <w:t>in</w:t>
        </w:r>
      </w:ins>
      <w:ins w:id="241" w:author="Rohlfsen, Cory J" w:date="2025-08-29T21:42:00Z" w16du:dateUtc="2025-08-30T02:42:00Z">
        <w:r w:rsidR="00FA5955">
          <w:rPr>
            <w:bCs/>
          </w:rPr>
          <w:t xml:space="preserve"> </w:t>
        </w:r>
      </w:ins>
      <w:ins w:id="242" w:author="Rohlfsen, Cory J" w:date="2025-08-29T22:31:00Z" w16du:dateUtc="2025-08-30T03:31:00Z">
        <w:r w:rsidR="00D31592">
          <w:rPr>
            <w:bCs/>
          </w:rPr>
          <w:t>optimizing</w:t>
        </w:r>
      </w:ins>
      <w:ins w:id="243" w:author="Rohlfsen, Cory J" w:date="2025-08-29T21:42:00Z" w16du:dateUtc="2025-08-30T02:42:00Z">
        <w:r w:rsidR="00FA5955">
          <w:rPr>
            <w:bCs/>
          </w:rPr>
          <w:t xml:space="preserve"> their diagnostic accuracy</w:t>
        </w:r>
      </w:ins>
      <w:ins w:id="244" w:author="Rohlfsen, Cory J" w:date="2025-08-29T21:43:00Z" w16du:dateUtc="2025-08-30T02:43:00Z">
        <w:r w:rsidR="00FA5955">
          <w:rPr>
            <w:bCs/>
          </w:rPr>
          <w:t>, th</w:t>
        </w:r>
      </w:ins>
      <w:ins w:id="245" w:author="Rohlfsen, Cory J" w:date="2025-08-29T22:31:00Z" w16du:dateUtc="2025-08-30T03:31:00Z">
        <w:r w:rsidR="00D31592">
          <w:rPr>
            <w:bCs/>
          </w:rPr>
          <w:t>e</w:t>
        </w:r>
      </w:ins>
      <w:ins w:id="246" w:author="Rohlfsen, Cory J" w:date="2025-08-29T21:43:00Z" w16du:dateUtc="2025-08-30T02:43:00Z">
        <w:r w:rsidR="00FA5955">
          <w:rPr>
            <w:bCs/>
          </w:rPr>
          <w:t xml:space="preserve"> </w:t>
        </w:r>
      </w:ins>
      <w:del w:id="247" w:author="Rohlfsen, Cory J" w:date="2025-08-29T21:43:00Z" w16du:dateUtc="2025-08-30T02:43:00Z">
        <w:r w:rsidR="00C61E8A" w:rsidDel="00FA5955">
          <w:rPr>
            <w:bCs/>
          </w:rPr>
          <w:delText xml:space="preserve"> providing a </w:delText>
        </w:r>
      </w:del>
      <w:ins w:id="248" w:author="Rohlfsen, Cory J" w:date="2025-08-29T21:43:00Z" w16du:dateUtc="2025-08-30T02:43:00Z">
        <w:r w:rsidR="00FA5955">
          <w:rPr>
            <w:bCs/>
          </w:rPr>
          <w:t xml:space="preserve"> quantifi</w:t>
        </w:r>
      </w:ins>
      <w:ins w:id="249" w:author="Rohlfsen, Cory J" w:date="2025-08-29T21:58:00Z" w16du:dateUtc="2025-08-30T02:58:00Z">
        <w:r w:rsidR="000D3B98">
          <w:rPr>
            <w:bCs/>
          </w:rPr>
          <w:t>cation of diagnostic odds</w:t>
        </w:r>
      </w:ins>
      <w:ins w:id="250" w:author="Rohlfsen, Cory J" w:date="2025-08-29T21:59:00Z" w16du:dateUtc="2025-08-30T02:59:00Z">
        <w:r w:rsidR="000D3B98">
          <w:rPr>
            <w:bCs/>
          </w:rPr>
          <w:t xml:space="preserve"> </w:t>
        </w:r>
      </w:ins>
      <w:del w:id="251" w:author="Rohlfsen, Cory J" w:date="2025-08-29T21:59:00Z" w16du:dateUtc="2025-08-30T02:59:00Z">
        <w:r w:rsidR="00C61E8A" w:rsidDel="000D3B98">
          <w:rPr>
            <w:bCs/>
          </w:rPr>
          <w:delText>mechanism for systematic improve</w:delText>
        </w:r>
      </w:del>
      <w:del w:id="252" w:author="Rohlfsen, Cory J" w:date="2025-08-29T21:58:00Z" w16du:dateUtc="2025-08-30T02:58:00Z">
        <w:r w:rsidR="00C61E8A" w:rsidDel="000D3B98">
          <w:rPr>
            <w:bCs/>
          </w:rPr>
          <w:delText xml:space="preserve">ment </w:delText>
        </w:r>
      </w:del>
      <w:ins w:id="253" w:author="Rohlfsen, Cory J" w:date="2025-08-29T21:44:00Z" w16du:dateUtc="2025-08-30T02:44:00Z">
        <w:r w:rsidR="00FA5955">
          <w:rPr>
            <w:bCs/>
          </w:rPr>
          <w:t xml:space="preserve">offers a </w:t>
        </w:r>
      </w:ins>
      <w:ins w:id="254" w:author="Rohlfsen, Cory J" w:date="2025-08-29T21:58:00Z" w16du:dateUtc="2025-08-30T02:58:00Z">
        <w:r w:rsidR="000D3B98">
          <w:rPr>
            <w:bCs/>
          </w:rPr>
          <w:t xml:space="preserve">reproducible </w:t>
        </w:r>
      </w:ins>
      <w:ins w:id="255" w:author="Rohlfsen, Cory J" w:date="2025-08-29T21:44:00Z" w16du:dateUtc="2025-08-30T02:44:00Z">
        <w:r w:rsidR="00FA5955">
          <w:rPr>
            <w:bCs/>
          </w:rPr>
          <w:t xml:space="preserve">pathway for </w:t>
        </w:r>
      </w:ins>
      <w:ins w:id="256" w:author="Rohlfsen, Cory J" w:date="2025-08-29T22:04:00Z" w16du:dateUtc="2025-08-30T03:04:00Z">
        <w:r w:rsidR="000D3B98">
          <w:rPr>
            <w:bCs/>
          </w:rPr>
          <w:t xml:space="preserve">AI-human hybridization, </w:t>
        </w:r>
      </w:ins>
      <w:ins w:id="257" w:author="Rohlfsen, Cory J" w:date="2025-08-29T21:44:00Z" w16du:dateUtc="2025-08-30T02:44:00Z">
        <w:r w:rsidR="00FA5955">
          <w:rPr>
            <w:bCs/>
          </w:rPr>
          <w:t>reflective practice</w:t>
        </w:r>
      </w:ins>
      <w:ins w:id="258" w:author="Rohlfsen, Cory J" w:date="2025-08-29T22:04:00Z" w16du:dateUtc="2025-08-30T03:04:00Z">
        <w:r w:rsidR="000D3B98">
          <w:rPr>
            <w:bCs/>
          </w:rPr>
          <w:t>,</w:t>
        </w:r>
      </w:ins>
      <w:ins w:id="259" w:author="Rohlfsen, Cory J" w:date="2025-08-29T21:58:00Z" w16du:dateUtc="2025-08-30T02:58:00Z">
        <w:r w:rsidR="000D3B98">
          <w:rPr>
            <w:bCs/>
          </w:rPr>
          <w:t xml:space="preserve"> and </w:t>
        </w:r>
      </w:ins>
      <w:ins w:id="260" w:author="Rohlfsen, Cory J" w:date="2025-08-29T22:18:00Z" w16du:dateUtc="2025-08-30T03:18:00Z">
        <w:r w:rsidR="00737981">
          <w:rPr>
            <w:bCs/>
          </w:rPr>
          <w:t xml:space="preserve">fine-tuning of </w:t>
        </w:r>
      </w:ins>
      <w:ins w:id="261" w:author="Rohlfsen, Cory J" w:date="2025-08-29T22:19:00Z" w16du:dateUtc="2025-08-30T03:19:00Z">
        <w:r w:rsidR="00737981">
          <w:rPr>
            <w:bCs/>
          </w:rPr>
          <w:t>pre-</w:t>
        </w:r>
      </w:ins>
      <w:ins w:id="262" w:author="Rohlfsen, Cory J" w:date="2025-08-29T22:18:00Z" w16du:dateUtc="2025-08-30T03:18:00Z">
        <w:r w:rsidR="00737981">
          <w:rPr>
            <w:bCs/>
          </w:rPr>
          <w:t>calibrated action threshol</w:t>
        </w:r>
      </w:ins>
      <w:ins w:id="263" w:author="Rohlfsen, Cory J" w:date="2025-08-29T22:19:00Z" w16du:dateUtc="2025-08-30T03:19:00Z">
        <w:r w:rsidR="00737981">
          <w:rPr>
            <w:bCs/>
          </w:rPr>
          <w:t>ds</w:t>
        </w:r>
      </w:ins>
      <w:ins w:id="264" w:author="Rohlfsen, Cory J" w:date="2025-08-29T21:44:00Z" w16du:dateUtc="2025-08-30T02:44:00Z">
        <w:r w:rsidR="00FA5955">
          <w:rPr>
            <w:bCs/>
          </w:rPr>
          <w:t>.</w:t>
        </w:r>
      </w:ins>
      <w:ins w:id="265" w:author="Rohlfsen, Cory J" w:date="2025-08-29T21:49:00Z" w16du:dateUtc="2025-08-30T02:49:00Z">
        <w:r>
          <w:rPr>
            <w:bCs/>
          </w:rPr>
          <w:t xml:space="preserve"> For the </w:t>
        </w:r>
      </w:ins>
      <w:ins w:id="266" w:author="Rohlfsen, Cory J" w:date="2025-08-29T22:20:00Z" w16du:dateUtc="2025-08-30T03:20:00Z">
        <w:r w:rsidR="00737981">
          <w:rPr>
            <w:bCs/>
          </w:rPr>
          <w:t xml:space="preserve">frustrated </w:t>
        </w:r>
      </w:ins>
      <w:ins w:id="267" w:author="Rohlfsen, Cory J" w:date="2025-08-29T21:49:00Z" w16du:dateUtc="2025-08-30T02:49:00Z">
        <w:r>
          <w:rPr>
            <w:bCs/>
          </w:rPr>
          <w:t xml:space="preserve">trainee who is stumped by an onslaught of ambiguous </w:t>
        </w:r>
      </w:ins>
      <w:ins w:id="268" w:author="Rohlfsen, Cory J" w:date="2025-08-29T21:50:00Z" w16du:dateUtc="2025-08-30T02:50:00Z">
        <w:r>
          <w:rPr>
            <w:bCs/>
          </w:rPr>
          <w:t xml:space="preserve">features in a clinical unknown, LLM-derived LRs </w:t>
        </w:r>
      </w:ins>
      <w:ins w:id="269" w:author="Rohlfsen, Cory J" w:date="2025-08-29T22:19:00Z" w16du:dateUtc="2025-08-30T03:19:00Z">
        <w:r w:rsidR="00737981">
          <w:rPr>
            <w:bCs/>
          </w:rPr>
          <w:t xml:space="preserve">can </w:t>
        </w:r>
      </w:ins>
      <w:ins w:id="270" w:author="Rohlfsen, Cory J" w:date="2025-08-29T21:50:00Z" w16du:dateUtc="2025-08-30T02:50:00Z">
        <w:r>
          <w:rPr>
            <w:bCs/>
          </w:rPr>
          <w:t xml:space="preserve">provide validation of </w:t>
        </w:r>
      </w:ins>
      <w:ins w:id="271" w:author="Rohlfsen, Cory J" w:date="2025-08-29T22:05:00Z" w16du:dateUtc="2025-08-30T03:05:00Z">
        <w:r w:rsidR="000D3B98">
          <w:rPr>
            <w:bCs/>
          </w:rPr>
          <w:t>c</w:t>
        </w:r>
      </w:ins>
      <w:ins w:id="272" w:author="Rohlfsen, Cory J" w:date="2025-08-29T21:50:00Z" w16du:dateUtc="2025-08-30T02:50:00Z">
        <w:r>
          <w:rPr>
            <w:bCs/>
          </w:rPr>
          <w:t>lini</w:t>
        </w:r>
      </w:ins>
      <w:ins w:id="273" w:author="Rohlfsen, Cory J" w:date="2025-08-29T21:51:00Z" w16du:dateUtc="2025-08-30T02:51:00Z">
        <w:r>
          <w:rPr>
            <w:bCs/>
          </w:rPr>
          <w:t>cal uncertainty</w:t>
        </w:r>
      </w:ins>
      <w:ins w:id="274" w:author="Rohlfsen, Cory J" w:date="2025-08-29T22:05:00Z" w16du:dateUtc="2025-08-30T03:05:00Z">
        <w:r w:rsidR="000D3B98">
          <w:rPr>
            <w:bCs/>
          </w:rPr>
          <w:t xml:space="preserve"> that </w:t>
        </w:r>
      </w:ins>
      <w:ins w:id="275" w:author="Rohlfsen, Cory J" w:date="2025-08-29T22:19:00Z" w16du:dateUtc="2025-08-30T03:19:00Z">
        <w:r w:rsidR="00737981">
          <w:rPr>
            <w:bCs/>
          </w:rPr>
          <w:t>is</w:t>
        </w:r>
      </w:ins>
      <w:ins w:id="276" w:author="Rohlfsen, Cory J" w:date="2025-08-29T22:20:00Z" w16du:dateUtc="2025-08-30T03:20:00Z">
        <w:r w:rsidR="00737981">
          <w:rPr>
            <w:bCs/>
          </w:rPr>
          <w:t>, in fact,</w:t>
        </w:r>
      </w:ins>
      <w:ins w:id="277" w:author="Rohlfsen, Cory J" w:date="2025-08-29T22:05:00Z" w16du:dateUtc="2025-08-30T03:05:00Z">
        <w:r w:rsidR="000D3B98">
          <w:rPr>
            <w:bCs/>
          </w:rPr>
          <w:t xml:space="preserve"> irreducible</w:t>
        </w:r>
      </w:ins>
      <w:ins w:id="278" w:author="Rohlfsen, Cory J" w:date="2025-08-29T21:51:00Z" w16du:dateUtc="2025-08-30T02:51:00Z">
        <w:r>
          <w:rPr>
            <w:bCs/>
          </w:rPr>
          <w:t xml:space="preserve">. </w:t>
        </w:r>
      </w:ins>
      <w:ins w:id="279" w:author="Rohlfsen, Cory J" w:date="2025-08-29T21:44:00Z" w16du:dateUtc="2025-08-30T02:44:00Z">
        <w:r w:rsidR="00FA5955">
          <w:rPr>
            <w:bCs/>
          </w:rPr>
          <w:t xml:space="preserve">For the </w:t>
        </w:r>
      </w:ins>
      <w:ins w:id="280" w:author="Rohlfsen, Cory J" w:date="2025-08-29T21:52:00Z" w16du:dateUtc="2025-08-30T02:52:00Z">
        <w:r>
          <w:rPr>
            <w:bCs/>
          </w:rPr>
          <w:t xml:space="preserve">master </w:t>
        </w:r>
      </w:ins>
      <w:ins w:id="281" w:author="Rohlfsen, Cory J" w:date="2025-08-29T22:00:00Z" w16du:dateUtc="2025-08-30T03:00:00Z">
        <w:r w:rsidR="000D3B98">
          <w:rPr>
            <w:bCs/>
          </w:rPr>
          <w:t>diagnostician</w:t>
        </w:r>
      </w:ins>
      <w:ins w:id="282" w:author="Rohlfsen, Cory J" w:date="2025-08-29T21:44:00Z" w16du:dateUtc="2025-08-30T02:44:00Z">
        <w:r w:rsidR="00FA5955">
          <w:rPr>
            <w:bCs/>
          </w:rPr>
          <w:t xml:space="preserve"> who wishes to de-m</w:t>
        </w:r>
      </w:ins>
      <w:ins w:id="283" w:author="Rohlfsen, Cory J" w:date="2025-08-29T21:45:00Z" w16du:dateUtc="2025-08-30T02:45:00Z">
        <w:r w:rsidR="00FA5955">
          <w:rPr>
            <w:bCs/>
          </w:rPr>
          <w:t>ystify their</w:t>
        </w:r>
      </w:ins>
      <w:ins w:id="284" w:author="Rohlfsen, Cory J" w:date="2025-08-29T21:46:00Z" w16du:dateUtc="2025-08-30T02:46:00Z">
        <w:r w:rsidR="00FA5955">
          <w:rPr>
            <w:bCs/>
          </w:rPr>
          <w:t xml:space="preserve"> </w:t>
        </w:r>
      </w:ins>
      <w:del w:id="285" w:author="Rohlfsen, Cory J" w:date="2025-08-29T21:45:00Z" w16du:dateUtc="2025-08-30T02:45:00Z">
        <w:r w:rsidR="00C61E8A" w:rsidDel="00FA5955">
          <w:rPr>
            <w:bCs/>
          </w:rPr>
          <w:delText xml:space="preserve">of </w:delText>
        </w:r>
      </w:del>
      <w:r w:rsidR="00C61E8A">
        <w:rPr>
          <w:bCs/>
        </w:rPr>
        <w:t xml:space="preserve">clinical </w:t>
      </w:r>
      <w:ins w:id="286" w:author="Rohlfsen, Cory J" w:date="2025-08-29T21:51:00Z" w16du:dateUtc="2025-08-30T02:51:00Z">
        <w:r>
          <w:rPr>
            <w:bCs/>
          </w:rPr>
          <w:t>gestalt</w:t>
        </w:r>
      </w:ins>
      <w:del w:id="287" w:author="Rohlfsen, Cory J" w:date="2025-08-29T21:51:00Z" w16du:dateUtc="2025-08-30T02:51:00Z">
        <w:r w:rsidR="00C61E8A" w:rsidDel="000B2F02">
          <w:rPr>
            <w:bCs/>
          </w:rPr>
          <w:delText>intuition</w:delText>
        </w:r>
      </w:del>
      <w:ins w:id="288" w:author="Rohlfsen, Cory J" w:date="2025-08-29T22:00:00Z" w16du:dateUtc="2025-08-30T03:00:00Z">
        <w:r w:rsidR="000D3B98">
          <w:rPr>
            <w:bCs/>
          </w:rPr>
          <w:t xml:space="preserve"> for medical trainees, </w:t>
        </w:r>
      </w:ins>
      <w:ins w:id="289" w:author="Rohlfsen, Cory J" w:date="2025-08-29T21:52:00Z" w16du:dateUtc="2025-08-30T02:52:00Z">
        <w:r>
          <w:rPr>
            <w:bCs/>
          </w:rPr>
          <w:t>LLM-derived LRs</w:t>
        </w:r>
      </w:ins>
      <w:ins w:id="290" w:author="Rohlfsen, Cory J" w:date="2025-08-29T21:45:00Z" w16du:dateUtc="2025-08-30T02:45:00Z">
        <w:r w:rsidR="00FA5955">
          <w:rPr>
            <w:bCs/>
          </w:rPr>
          <w:t xml:space="preserve"> offer </w:t>
        </w:r>
      </w:ins>
      <w:ins w:id="291" w:author="Rohlfsen, Cory J" w:date="2025-08-29T22:02:00Z" w16du:dateUtc="2025-08-30T03:02:00Z">
        <w:r w:rsidR="000D3B98">
          <w:rPr>
            <w:bCs/>
          </w:rPr>
          <w:t xml:space="preserve">a </w:t>
        </w:r>
      </w:ins>
      <w:ins w:id="292" w:author="Rohlfsen, Cory J" w:date="2025-08-29T21:45:00Z" w16du:dateUtc="2025-08-30T02:45:00Z">
        <w:r w:rsidR="00FA5955">
          <w:rPr>
            <w:bCs/>
          </w:rPr>
          <w:t xml:space="preserve">pathway for </w:t>
        </w:r>
      </w:ins>
      <w:ins w:id="293" w:author="Rohlfsen, Cory J" w:date="2025-08-29T21:46:00Z" w16du:dateUtc="2025-08-30T02:46:00Z">
        <w:r w:rsidR="00FA5955">
          <w:rPr>
            <w:bCs/>
          </w:rPr>
          <w:t xml:space="preserve">more </w:t>
        </w:r>
      </w:ins>
      <w:ins w:id="294" w:author="Rohlfsen, Cory J" w:date="2025-08-29T21:45:00Z" w16du:dateUtc="2025-08-30T02:45:00Z">
        <w:r w:rsidR="00FA5955">
          <w:rPr>
            <w:bCs/>
          </w:rPr>
          <w:t xml:space="preserve">explicit </w:t>
        </w:r>
      </w:ins>
      <w:ins w:id="295" w:author="Rohlfsen, Cory J" w:date="2025-08-29T21:46:00Z" w16du:dateUtc="2025-08-30T02:46:00Z">
        <w:r w:rsidR="00FA5955">
          <w:rPr>
            <w:bCs/>
          </w:rPr>
          <w:t xml:space="preserve">and transparent </w:t>
        </w:r>
      </w:ins>
      <w:ins w:id="296" w:author="Rohlfsen, Cory J" w:date="2025-08-29T22:02:00Z" w16du:dateUtc="2025-08-30T03:02:00Z">
        <w:r w:rsidR="000D3B98">
          <w:rPr>
            <w:bCs/>
          </w:rPr>
          <w:t>synthesis</w:t>
        </w:r>
      </w:ins>
      <w:ins w:id="297" w:author="Rohlfsen, Cory J" w:date="2025-08-29T22:01:00Z" w16du:dateUtc="2025-08-30T03:01:00Z">
        <w:r w:rsidR="000D3B98">
          <w:rPr>
            <w:bCs/>
          </w:rPr>
          <w:t xml:space="preserve"> o</w:t>
        </w:r>
      </w:ins>
      <w:ins w:id="298" w:author="Rohlfsen, Cory J" w:date="2025-08-29T22:02:00Z" w16du:dateUtc="2025-08-30T03:02:00Z">
        <w:r w:rsidR="000D3B98">
          <w:rPr>
            <w:bCs/>
          </w:rPr>
          <w:t>f</w:t>
        </w:r>
      </w:ins>
      <w:ins w:id="299"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300" w:author="Rohlfsen, Cory J" w:date="2025-08-29T22:21:00Z" w16du:dateUtc="2025-08-30T03:21:00Z"/>
          <w:bCs/>
        </w:rPr>
      </w:pPr>
    </w:p>
    <w:p w14:paraId="18D22FB5" w14:textId="17FD882F" w:rsidR="00737981" w:rsidRDefault="00737981" w:rsidP="00AE1451">
      <w:pPr>
        <w:rPr>
          <w:ins w:id="301" w:author="Rohlfsen, Cory J" w:date="2025-08-29T22:03:00Z" w16du:dateUtc="2025-08-30T03:03:00Z"/>
          <w:bCs/>
        </w:rPr>
      </w:pPr>
      <w:commentRangeStart w:id="302"/>
      <w:ins w:id="303" w:author="Rohlfsen, Cory J" w:date="2025-08-29T22:21:00Z" w16du:dateUtc="2025-08-30T03:21:00Z">
        <w:r>
          <w:rPr>
            <w:bCs/>
          </w:rPr>
          <w:t xml:space="preserve">The traditional approach by which trainees learn </w:t>
        </w:r>
      </w:ins>
      <w:ins w:id="304" w:author="Rohlfsen, Cory J" w:date="2025-08-29T22:22:00Z" w16du:dateUtc="2025-08-30T03:22:00Z">
        <w:r>
          <w:rPr>
            <w:bCs/>
          </w:rPr>
          <w:t xml:space="preserve">the </w:t>
        </w:r>
      </w:ins>
      <w:ins w:id="305" w:author="Rohlfsen, Cory J" w:date="2025-08-29T22:23:00Z" w16du:dateUtc="2025-08-30T03:23:00Z">
        <w:r>
          <w:rPr>
            <w:bCs/>
          </w:rPr>
          <w:t>“</w:t>
        </w:r>
      </w:ins>
      <w:ins w:id="306" w:author="Rohlfsen, Cory J" w:date="2025-08-29T22:22:00Z" w16du:dateUtc="2025-08-30T03:22:00Z">
        <w:r>
          <w:rPr>
            <w:bCs/>
          </w:rPr>
          <w:t>art</w:t>
        </w:r>
      </w:ins>
      <w:ins w:id="307" w:author="Rohlfsen, Cory J" w:date="2025-08-29T22:23:00Z" w16du:dateUtc="2025-08-30T03:23:00Z">
        <w:r>
          <w:rPr>
            <w:bCs/>
          </w:rPr>
          <w:t>”</w:t>
        </w:r>
      </w:ins>
      <w:ins w:id="308" w:author="Rohlfsen, Cory J" w:date="2025-08-29T22:22:00Z" w16du:dateUtc="2025-08-30T03:22:00Z">
        <w:r>
          <w:rPr>
            <w:bCs/>
          </w:rPr>
          <w:t xml:space="preserve"> of </w:t>
        </w:r>
      </w:ins>
      <w:ins w:id="309" w:author="Rohlfsen, Cory J" w:date="2025-08-29T22:21:00Z" w16du:dateUtc="2025-08-30T03:21:00Z">
        <w:r>
          <w:rPr>
            <w:bCs/>
          </w:rPr>
          <w:t>diagnos</w:t>
        </w:r>
      </w:ins>
      <w:ins w:id="310" w:author="Rohlfsen, Cory J" w:date="2025-08-29T22:22:00Z" w16du:dateUtc="2025-08-30T03:22:00Z">
        <w:r>
          <w:rPr>
            <w:bCs/>
          </w:rPr>
          <w:t>tic reasoning</w:t>
        </w:r>
      </w:ins>
      <w:ins w:id="311" w:author="Rohlfsen, Cory J" w:date="2025-08-29T22:28:00Z" w16du:dateUtc="2025-08-30T03:28:00Z">
        <w:r w:rsidR="00D31592">
          <w:rPr>
            <w:bCs/>
          </w:rPr>
          <w:t xml:space="preserve"> </w:t>
        </w:r>
      </w:ins>
      <w:ins w:id="312" w:author="Rohlfsen, Cory J" w:date="2025-08-29T22:21:00Z" w16du:dateUtc="2025-08-30T03:21:00Z">
        <w:r>
          <w:rPr>
            <w:bCs/>
          </w:rPr>
          <w:t>is calle</w:t>
        </w:r>
      </w:ins>
      <w:ins w:id="313" w:author="Rohlfsen, Cory J" w:date="2025-08-29T22:22:00Z" w16du:dateUtc="2025-08-30T03:22:00Z">
        <w:r>
          <w:rPr>
            <w:bCs/>
          </w:rPr>
          <w:t>d the “cognitive apprenticeship</w:t>
        </w:r>
      </w:ins>
      <w:ins w:id="314" w:author="Rohlfsen, Cory J" w:date="2025-08-29T22:28:00Z" w16du:dateUtc="2025-08-30T03:28:00Z">
        <w:r w:rsidR="00D31592">
          <w:rPr>
            <w:bCs/>
          </w:rPr>
          <w:t>” model</w:t>
        </w:r>
      </w:ins>
      <w:commentRangeEnd w:id="302"/>
      <w:ins w:id="315" w:author="Rohlfsen, Cory J" w:date="2025-08-29T22:51:00Z" w16du:dateUtc="2025-08-30T03:51:00Z">
        <w:r w:rsidR="00430282">
          <w:rPr>
            <w:rStyle w:val="CommentReference"/>
          </w:rPr>
          <w:commentReference w:id="302"/>
        </w:r>
      </w:ins>
      <w:ins w:id="316" w:author="Rohlfsen, Cory J" w:date="2025-08-29T22:32:00Z" w16du:dateUtc="2025-08-30T03:32:00Z">
        <w:r w:rsidR="00D31592">
          <w:rPr>
            <w:bCs/>
          </w:rPr>
          <w:t>.</w:t>
        </w:r>
      </w:ins>
      <w:r w:rsidR="004C5DE3">
        <w:rPr>
          <w:bCs/>
        </w:rPr>
        <w:fldChar w:fldCharType="begin"/>
      </w:r>
      <w:r w:rsidR="004C5DE3">
        <w:rPr>
          <w:bCs/>
        </w:rPr>
        <w:instrText xml:space="preserve"> ADDIN ZOTERO_ITEM CSL_CITATION {"citationID":"e8fj2tvT","properties":{"formattedCitation":"\\super 20\\nosupersub{}","plainCitation":"20","noteIndex":0},"citationItems":[{"id":7546,"uris":["http://zotero.org/groups/6032284/items/5WYDAEP9"],"itemData":{"id":7546,"type":"article-journal","abstract":"Teaching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Gruyter","page":"9-12","source":"www.degruyterbrill.com","title":"The cognitive apprenticeship: advancing reasoning education by thinking aloud","title-short":"The cognitive apprenticeship","volume":"10","author":[{"family":"Jagannath","given":"Anand D."},{"family":"Dreicer","given":"Jessica J."},{"family":"Penner","given":"John C."},{"family":"Dhaliwal","given":"Gurpreet"}],"issued":{"date-parts":[["2023",2,1]]}}}],"schema":"https://github.com/citation-style-language/schema/raw/master/csl-citation.json"}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20</w:t>
      </w:r>
      <w:r w:rsidR="004C5DE3">
        <w:rPr>
          <w:bCs/>
        </w:rPr>
        <w:fldChar w:fldCharType="end"/>
      </w:r>
      <w:ins w:id="317" w:author="Rohlfsen, Cory J" w:date="2025-08-29T22:28:00Z" w16du:dateUtc="2025-08-30T03:28:00Z">
        <w:r w:rsidR="00D31592">
          <w:rPr>
            <w:bCs/>
          </w:rPr>
          <w:t xml:space="preserve"> </w:t>
        </w:r>
      </w:ins>
      <w:ins w:id="318" w:author="Rohlfsen, Cory J" w:date="2025-08-29T22:22:00Z" w16du:dateUtc="2025-08-30T03:22:00Z">
        <w:r>
          <w:rPr>
            <w:bCs/>
          </w:rPr>
          <w:t xml:space="preserve">A pitfall of this approach is how much it hinges on </w:t>
        </w:r>
      </w:ins>
      <w:ins w:id="319" w:author="Rohlfsen, Cory J" w:date="2025-08-29T22:24:00Z" w16du:dateUtc="2025-08-30T03:24:00Z">
        <w:r>
          <w:rPr>
            <w:bCs/>
          </w:rPr>
          <w:t>well-trained</w:t>
        </w:r>
      </w:ins>
      <w:ins w:id="320" w:author="Rohlfsen, Cory J" w:date="2025-08-29T22:22:00Z" w16du:dateUtc="2025-08-30T03:22:00Z">
        <w:r>
          <w:rPr>
            <w:bCs/>
          </w:rPr>
          <w:t xml:space="preserve"> faculty</w:t>
        </w:r>
      </w:ins>
      <w:ins w:id="321" w:author="Rohlfsen, Cory J" w:date="2025-08-29T22:23:00Z" w16du:dateUtc="2025-08-30T03:23:00Z">
        <w:r>
          <w:rPr>
            <w:bCs/>
          </w:rPr>
          <w:t xml:space="preserve"> who </w:t>
        </w:r>
      </w:ins>
      <w:ins w:id="322" w:author="Rohlfsen, Cory J" w:date="2025-08-29T22:32:00Z" w16du:dateUtc="2025-08-30T03:32:00Z">
        <w:r w:rsidR="00D31592">
          <w:rPr>
            <w:bCs/>
          </w:rPr>
          <w:t xml:space="preserve">boast </w:t>
        </w:r>
      </w:ins>
      <w:ins w:id="323" w:author="Rohlfsen, Cory J" w:date="2025-08-29T22:24:00Z" w16du:dateUtc="2025-08-30T03:24:00Z">
        <w:r>
          <w:rPr>
            <w:bCs/>
          </w:rPr>
          <w:t xml:space="preserve">the skills of </w:t>
        </w:r>
      </w:ins>
      <w:ins w:id="324" w:author="Rohlfsen, Cory J" w:date="2025-08-29T22:32:00Z" w16du:dateUtc="2025-08-30T03:32:00Z">
        <w:r w:rsidR="00D31592" w:rsidRPr="002C3C52">
          <w:rPr>
            <w:bCs/>
            <w:i/>
            <w:iCs/>
            <w:rPrChange w:id="325" w:author="Rohlfsen, Cory J" w:date="2025-08-29T22:38:00Z" w16du:dateUtc="2025-08-30T03:38:00Z">
              <w:rPr>
                <w:bCs/>
              </w:rPr>
            </w:rPrChange>
          </w:rPr>
          <w:t>both</w:t>
        </w:r>
        <w:r w:rsidR="00D31592">
          <w:rPr>
            <w:bCs/>
          </w:rPr>
          <w:t xml:space="preserve"> </w:t>
        </w:r>
      </w:ins>
      <w:ins w:id="326" w:author="Rohlfsen, Cory J" w:date="2025-08-29T22:24:00Z" w16du:dateUtc="2025-08-30T03:24:00Z">
        <w:r>
          <w:rPr>
            <w:bCs/>
          </w:rPr>
          <w:t xml:space="preserve">a master </w:t>
        </w:r>
      </w:ins>
      <w:ins w:id="327" w:author="Rohlfsen, Cory J" w:date="2025-08-29T22:38:00Z" w16du:dateUtc="2025-08-30T03:38:00Z">
        <w:r w:rsidR="002C3C52">
          <w:rPr>
            <w:bCs/>
          </w:rPr>
          <w:t>diagnostician</w:t>
        </w:r>
      </w:ins>
      <w:ins w:id="328" w:author="Rohlfsen, Cory J" w:date="2025-08-29T22:24:00Z" w16du:dateUtc="2025-08-30T03:24:00Z">
        <w:r w:rsidRPr="00D31592">
          <w:rPr>
            <w:bCs/>
            <w:i/>
            <w:iCs/>
            <w:rPrChange w:id="329" w:author="Rohlfsen, Cory J" w:date="2025-08-29T22:28:00Z" w16du:dateUtc="2025-08-30T03:28:00Z">
              <w:rPr>
                <w:bCs/>
              </w:rPr>
            </w:rPrChange>
          </w:rPr>
          <w:t xml:space="preserve"> </w:t>
        </w:r>
      </w:ins>
      <w:ins w:id="330" w:author="Rohlfsen, Cory J" w:date="2025-08-29T22:25:00Z" w16du:dateUtc="2025-08-30T03:25:00Z">
        <w:r w:rsidRPr="00D31592">
          <w:rPr>
            <w:bCs/>
          </w:rPr>
          <w:t xml:space="preserve">and </w:t>
        </w:r>
      </w:ins>
      <w:ins w:id="331" w:author="Rohlfsen, Cory J" w:date="2025-08-29T22:29:00Z" w16du:dateUtc="2025-08-30T03:29:00Z">
        <w:r w:rsidR="00D31592">
          <w:rPr>
            <w:bCs/>
          </w:rPr>
          <w:t xml:space="preserve">an educator. </w:t>
        </w:r>
      </w:ins>
      <w:ins w:id="332"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333" w:author="Rohlfsen, Cory J" w:date="2025-08-29T23:14:00Z" w16du:dateUtc="2025-08-30T04:14:00Z">
        <w:r w:rsidR="00AF1C71">
          <w:rPr>
            <w:bCs/>
          </w:rPr>
          <w:t>ir</w:t>
        </w:r>
      </w:ins>
      <w:ins w:id="334" w:author="Rohlfsen, Cory J" w:date="2025-08-29T22:54:00Z" w16du:dateUtc="2025-08-30T03:54:00Z">
        <w:r w:rsidR="00430282">
          <w:rPr>
            <w:bCs/>
          </w:rPr>
          <w:t xml:space="preserve"> uncertainty tolerance </w:t>
        </w:r>
      </w:ins>
      <w:ins w:id="335" w:author="Rohlfsen, Cory J" w:date="2025-08-29T23:14:00Z" w16du:dateUtc="2025-08-30T04:14:00Z">
        <w:r w:rsidR="00AF1C71">
          <w:rPr>
            <w:bCs/>
          </w:rPr>
          <w:t xml:space="preserve">and train of thought </w:t>
        </w:r>
      </w:ins>
      <w:ins w:id="336" w:author="Rohlfsen, Cory J" w:date="2025-08-29T22:54:00Z" w16du:dateUtc="2025-08-30T03:54:00Z">
        <w:r w:rsidR="00430282">
          <w:rPr>
            <w:bCs/>
          </w:rPr>
          <w:t xml:space="preserve">transparent. </w:t>
        </w:r>
      </w:ins>
      <w:ins w:id="337" w:author="Rohlfsen, Cory J" w:date="2025-08-29T22:29:00Z" w16du:dateUtc="2025-08-30T03:29:00Z">
        <w:r w:rsidR="00D31592">
          <w:rPr>
            <w:bCs/>
          </w:rPr>
          <w:t xml:space="preserve">After all, </w:t>
        </w:r>
      </w:ins>
      <w:ins w:id="338" w:author="Rohlfsen, Cory J" w:date="2025-08-29T22:25:00Z" w16du:dateUtc="2025-08-30T03:25:00Z">
        <w:r>
          <w:rPr>
            <w:bCs/>
          </w:rPr>
          <w:t xml:space="preserve">the ability to </w:t>
        </w:r>
      </w:ins>
      <w:ins w:id="339" w:author="Rohlfsen, Cory J" w:date="2025-08-29T22:29:00Z" w16du:dateUtc="2025-08-30T03:29:00Z">
        <w:r w:rsidR="00D31592">
          <w:rPr>
            <w:bCs/>
          </w:rPr>
          <w:t xml:space="preserve">consistently make </w:t>
        </w:r>
      </w:ins>
      <w:ins w:id="340" w:author="Rohlfsen, Cory J" w:date="2025-08-29T22:38:00Z" w16du:dateUtc="2025-08-30T03:38:00Z">
        <w:r w:rsidR="002C3C52">
          <w:rPr>
            <w:bCs/>
          </w:rPr>
          <w:t>an ac</w:t>
        </w:r>
      </w:ins>
      <w:ins w:id="341" w:author="Rohlfsen, Cory J" w:date="2025-08-29T22:39:00Z" w16du:dateUtc="2025-08-30T03:39:00Z">
        <w:r w:rsidR="002C3C52">
          <w:rPr>
            <w:bCs/>
          </w:rPr>
          <w:t>curate</w:t>
        </w:r>
      </w:ins>
      <w:ins w:id="342" w:author="Rohlfsen, Cory J" w:date="2025-08-29T22:29:00Z" w16du:dateUtc="2025-08-30T03:29:00Z">
        <w:r w:rsidR="00D31592">
          <w:rPr>
            <w:bCs/>
          </w:rPr>
          <w:t xml:space="preserve"> diagnosis does</w:t>
        </w:r>
      </w:ins>
      <w:ins w:id="343" w:author="Rohlfsen, Cory J" w:date="2025-08-29T23:15:00Z" w16du:dateUtc="2025-08-30T04:15:00Z">
        <w:r w:rsidR="00AF1C71">
          <w:rPr>
            <w:bCs/>
          </w:rPr>
          <w:t xml:space="preserve"> no</w:t>
        </w:r>
      </w:ins>
      <w:ins w:id="344" w:author="Rohlfsen, Cory J" w:date="2025-08-29T22:29:00Z" w16du:dateUtc="2025-08-30T03:29:00Z">
        <w:r w:rsidR="00D31592">
          <w:rPr>
            <w:bCs/>
          </w:rPr>
          <w:t xml:space="preserve">t help a </w:t>
        </w:r>
      </w:ins>
      <w:ins w:id="345" w:author="Rohlfsen, Cory J" w:date="2025-08-29T22:39:00Z" w16du:dateUtc="2025-08-30T03:39:00Z">
        <w:r w:rsidR="002C3C52">
          <w:rPr>
            <w:bCs/>
          </w:rPr>
          <w:t xml:space="preserve">team of </w:t>
        </w:r>
      </w:ins>
      <w:ins w:id="346" w:author="Rohlfsen, Cory J" w:date="2025-08-29T22:29:00Z" w16du:dateUtc="2025-08-30T03:29:00Z">
        <w:r w:rsidR="00D31592">
          <w:rPr>
            <w:bCs/>
          </w:rPr>
          <w:t>learner</w:t>
        </w:r>
      </w:ins>
      <w:ins w:id="347" w:author="Rohlfsen, Cory J" w:date="2025-08-29T22:39:00Z" w16du:dateUtc="2025-08-30T03:39:00Z">
        <w:r w:rsidR="002C3C52">
          <w:rPr>
            <w:bCs/>
          </w:rPr>
          <w:t>s</w:t>
        </w:r>
      </w:ins>
      <w:ins w:id="348" w:author="Rohlfsen, Cory J" w:date="2025-08-29T22:29:00Z" w16du:dateUtc="2025-08-30T03:29:00Z">
        <w:r w:rsidR="00D31592">
          <w:rPr>
            <w:bCs/>
          </w:rPr>
          <w:t xml:space="preserve"> if these</w:t>
        </w:r>
      </w:ins>
      <w:ins w:id="349" w:author="Rohlfsen, Cory J" w:date="2025-08-29T22:55:00Z" w16du:dateUtc="2025-08-30T03:55:00Z">
        <w:r w:rsidR="00430282">
          <w:rPr>
            <w:bCs/>
          </w:rPr>
          <w:t xml:space="preserve"> nuanced</w:t>
        </w:r>
      </w:ins>
      <w:ins w:id="350" w:author="Rohlfsen, Cory J" w:date="2025-08-29T22:29:00Z" w16du:dateUtc="2025-08-30T03:29:00Z">
        <w:r w:rsidR="00D31592">
          <w:rPr>
            <w:bCs/>
          </w:rPr>
          <w:t xml:space="preserve"> </w:t>
        </w:r>
      </w:ins>
      <w:ins w:id="351" w:author="Rohlfsen, Cory J" w:date="2025-08-29T22:30:00Z" w16du:dateUtc="2025-08-30T03:30:00Z">
        <w:r w:rsidR="00D31592">
          <w:rPr>
            <w:bCs/>
          </w:rPr>
          <w:t>skills are</w:t>
        </w:r>
      </w:ins>
      <w:ins w:id="352" w:author="Rohlfsen, Cory J" w:date="2025-08-29T22:55:00Z" w16du:dateUtc="2025-08-30T03:55:00Z">
        <w:r w:rsidR="00430282">
          <w:rPr>
            <w:bCs/>
          </w:rPr>
          <w:t xml:space="preserve"> </w:t>
        </w:r>
      </w:ins>
      <w:ins w:id="353" w:author="Rohlfsen, Cory J" w:date="2025-08-29T23:15:00Z" w16du:dateUtc="2025-08-30T04:15:00Z">
        <w:r w:rsidR="00AF1C71">
          <w:rPr>
            <w:bCs/>
          </w:rPr>
          <w:t>in</w:t>
        </w:r>
      </w:ins>
      <w:ins w:id="354" w:author="Rohlfsen, Cory J" w:date="2025-08-29T22:30:00Z" w16du:dateUtc="2025-08-30T03:30:00Z">
        <w:r w:rsidR="00D31592">
          <w:rPr>
            <w:bCs/>
          </w:rPr>
          <w:t xml:space="preserve">effectively </w:t>
        </w:r>
      </w:ins>
      <w:ins w:id="355" w:author="Rohlfsen, Cory J" w:date="2025-08-29T22:33:00Z" w16du:dateUtc="2025-08-30T03:33:00Z">
        <w:r w:rsidR="00D31592">
          <w:rPr>
            <w:bCs/>
          </w:rPr>
          <w:t xml:space="preserve">taught </w:t>
        </w:r>
      </w:ins>
      <w:ins w:id="356" w:author="Rohlfsen, Cory J" w:date="2025-08-29T23:15:00Z" w16du:dateUtc="2025-08-30T04:15:00Z">
        <w:r w:rsidR="00AF1C71">
          <w:rPr>
            <w:bCs/>
          </w:rPr>
          <w:t xml:space="preserve">or poorly </w:t>
        </w:r>
      </w:ins>
      <w:ins w:id="357" w:author="Rohlfsen, Cory J" w:date="2025-08-29T22:25:00Z" w16du:dateUtc="2025-08-30T03:25:00Z">
        <w:r>
          <w:rPr>
            <w:bCs/>
          </w:rPr>
          <w:t>communicate</w:t>
        </w:r>
      </w:ins>
      <w:ins w:id="358" w:author="Rohlfsen, Cory J" w:date="2025-08-29T22:33:00Z" w16du:dateUtc="2025-08-30T03:33:00Z">
        <w:r w:rsidR="00D31592">
          <w:rPr>
            <w:bCs/>
          </w:rPr>
          <w:t>d</w:t>
        </w:r>
      </w:ins>
      <w:ins w:id="359" w:author="Rohlfsen, Cory J" w:date="2025-08-29T22:26:00Z" w16du:dateUtc="2025-08-30T03:26:00Z">
        <w:r>
          <w:rPr>
            <w:bCs/>
          </w:rPr>
          <w:t xml:space="preserve">. </w:t>
        </w:r>
      </w:ins>
      <w:ins w:id="360" w:author="Rohlfsen, Cory J" w:date="2025-08-29T22:27:00Z" w16du:dateUtc="2025-08-30T03:27:00Z">
        <w:r>
          <w:rPr>
            <w:bCs/>
          </w:rPr>
          <w:t xml:space="preserve">For </w:t>
        </w:r>
      </w:ins>
      <w:ins w:id="361" w:author="Rohlfsen, Cory J" w:date="2025-08-29T22:30:00Z" w16du:dateUtc="2025-08-30T03:30:00Z">
        <w:r w:rsidR="00D31592">
          <w:rPr>
            <w:bCs/>
          </w:rPr>
          <w:t>trainees</w:t>
        </w:r>
      </w:ins>
      <w:ins w:id="362" w:author="Rohlfsen, Cory J" w:date="2025-08-29T22:27:00Z" w16du:dateUtc="2025-08-30T03:27:00Z">
        <w:r>
          <w:rPr>
            <w:bCs/>
          </w:rPr>
          <w:t xml:space="preserve"> who may not share</w:t>
        </w:r>
      </w:ins>
      <w:ins w:id="363" w:author="Rohlfsen, Cory J" w:date="2025-08-29T22:34:00Z" w16du:dateUtc="2025-08-30T03:34:00Z">
        <w:r w:rsidR="00D31592">
          <w:rPr>
            <w:bCs/>
          </w:rPr>
          <w:t xml:space="preserve"> the same priors (e.g. past clinical </w:t>
        </w:r>
      </w:ins>
      <w:ins w:id="364" w:author="Rohlfsen, Cory J" w:date="2025-08-29T22:27:00Z" w16du:dateUtc="2025-08-30T03:27:00Z">
        <w:r>
          <w:rPr>
            <w:bCs/>
          </w:rPr>
          <w:t xml:space="preserve">experiences or </w:t>
        </w:r>
      </w:ins>
      <w:ins w:id="365" w:author="Rohlfsen, Cory J" w:date="2025-08-29T22:39:00Z" w16du:dateUtc="2025-08-30T03:39:00Z">
        <w:r w:rsidR="002C3C52">
          <w:rPr>
            <w:bCs/>
          </w:rPr>
          <w:t xml:space="preserve">baseline </w:t>
        </w:r>
      </w:ins>
      <w:ins w:id="366" w:author="Rohlfsen, Cory J" w:date="2025-08-29T22:27:00Z" w16du:dateUtc="2025-08-30T03:27:00Z">
        <w:r>
          <w:rPr>
            <w:bCs/>
          </w:rPr>
          <w:t>assumptions</w:t>
        </w:r>
      </w:ins>
      <w:ins w:id="367" w:author="Rohlfsen, Cory J" w:date="2025-08-29T22:34:00Z" w16du:dateUtc="2025-08-30T03:34:00Z">
        <w:r w:rsidR="00D31592">
          <w:rPr>
            <w:bCs/>
          </w:rPr>
          <w:t>)</w:t>
        </w:r>
      </w:ins>
      <w:ins w:id="368" w:author="Rohlfsen, Cory J" w:date="2025-08-29T22:27:00Z" w16du:dateUtc="2025-08-30T03:27:00Z">
        <w:r>
          <w:rPr>
            <w:bCs/>
          </w:rPr>
          <w:t xml:space="preserve">, passing on </w:t>
        </w:r>
      </w:ins>
      <w:ins w:id="369" w:author="Rohlfsen, Cory J" w:date="2025-08-29T22:53:00Z" w16du:dateUtc="2025-08-30T03:53:00Z">
        <w:r w:rsidR="00430282">
          <w:rPr>
            <w:bCs/>
          </w:rPr>
          <w:t xml:space="preserve">an “embrace of uncertainty” </w:t>
        </w:r>
      </w:ins>
      <w:ins w:id="370" w:author="Rohlfsen, Cory J" w:date="2025-08-29T22:28:00Z" w16du:dateUtc="2025-08-30T03:28:00Z">
        <w:r w:rsidR="00D31592">
          <w:rPr>
            <w:bCs/>
          </w:rPr>
          <w:t xml:space="preserve">can be </w:t>
        </w:r>
      </w:ins>
      <w:ins w:id="371" w:author="Rohlfsen, Cory J" w:date="2025-08-29T22:33:00Z" w16du:dateUtc="2025-08-30T03:33:00Z">
        <w:r w:rsidR="00D31592">
          <w:rPr>
            <w:bCs/>
          </w:rPr>
          <w:t xml:space="preserve">especially </w:t>
        </w:r>
      </w:ins>
      <w:ins w:id="372" w:author="Rohlfsen, Cory J" w:date="2025-08-29T22:28:00Z" w16du:dateUtc="2025-08-30T03:28:00Z">
        <w:r w:rsidR="00D31592">
          <w:rPr>
            <w:bCs/>
          </w:rPr>
          <w:t>challeng</w:t>
        </w:r>
      </w:ins>
      <w:ins w:id="373" w:author="Rohlfsen, Cory J" w:date="2025-08-29T22:33:00Z" w16du:dateUtc="2025-08-30T03:33:00Z">
        <w:r w:rsidR="00D31592">
          <w:rPr>
            <w:bCs/>
          </w:rPr>
          <w:t>ing</w:t>
        </w:r>
      </w:ins>
      <w:ins w:id="374" w:author="Rohlfsen, Cory J" w:date="2025-08-29T22:28:00Z" w16du:dateUtc="2025-08-30T03:28:00Z">
        <w:r w:rsidR="00D31592">
          <w:rPr>
            <w:bCs/>
          </w:rPr>
          <w:t xml:space="preserve">. </w:t>
        </w:r>
      </w:ins>
      <w:ins w:id="375" w:author="Rohlfsen, Cory J" w:date="2025-08-29T22:34:00Z" w16du:dateUtc="2025-08-30T03:34:00Z">
        <w:r w:rsidR="00D31592">
          <w:rPr>
            <w:bCs/>
          </w:rPr>
          <w:t xml:space="preserve">Likewise, </w:t>
        </w:r>
      </w:ins>
      <w:ins w:id="376" w:author="Rohlfsen, Cory J" w:date="2025-08-29T22:36:00Z" w16du:dateUtc="2025-08-30T03:36:00Z">
        <w:r w:rsidR="00D31592">
          <w:rPr>
            <w:bCs/>
          </w:rPr>
          <w:t>the</w:t>
        </w:r>
      </w:ins>
      <w:ins w:id="377" w:author="Rohlfsen, Cory J" w:date="2025-08-29T22:35:00Z" w16du:dateUtc="2025-08-30T03:35:00Z">
        <w:r w:rsidR="00D31592">
          <w:rPr>
            <w:bCs/>
          </w:rPr>
          <w:t xml:space="preserve"> educator</w:t>
        </w:r>
      </w:ins>
      <w:ins w:id="378" w:author="Rohlfsen, Cory J" w:date="2025-08-29T22:34:00Z" w16du:dateUtc="2025-08-30T03:34:00Z">
        <w:r w:rsidR="00D31592">
          <w:rPr>
            <w:bCs/>
          </w:rPr>
          <w:t xml:space="preserve"> who </w:t>
        </w:r>
      </w:ins>
      <w:ins w:id="379" w:author="Rohlfsen, Cory J" w:date="2025-08-29T22:36:00Z" w16du:dateUtc="2025-08-30T03:36:00Z">
        <w:r w:rsidR="00D31592">
          <w:rPr>
            <w:bCs/>
          </w:rPr>
          <w:t>models</w:t>
        </w:r>
      </w:ins>
      <w:ins w:id="380" w:author="Rohlfsen, Cory J" w:date="2025-08-29T22:34:00Z" w16du:dateUtc="2025-08-30T03:34:00Z">
        <w:r w:rsidR="00D31592">
          <w:rPr>
            <w:bCs/>
          </w:rPr>
          <w:t xml:space="preserve"> the</w:t>
        </w:r>
      </w:ins>
      <w:ins w:id="381" w:author="Rohlfsen, Cory J" w:date="2025-08-29T22:35:00Z" w16du:dateUtc="2025-08-30T03:35:00Z">
        <w:r w:rsidR="00D31592">
          <w:rPr>
            <w:bCs/>
          </w:rPr>
          <w:t>ir availability</w:t>
        </w:r>
      </w:ins>
      <w:ins w:id="382" w:author="Rohlfsen, Cory J" w:date="2025-08-29T22:39:00Z" w16du:dateUtc="2025-08-30T03:39:00Z">
        <w:r w:rsidR="002C3C52">
          <w:rPr>
            <w:bCs/>
          </w:rPr>
          <w:t xml:space="preserve"> bias</w:t>
        </w:r>
      </w:ins>
      <w:ins w:id="383" w:author="Rohlfsen, Cory J" w:date="2025-08-29T22:35:00Z" w16du:dateUtc="2025-08-30T03:35:00Z">
        <w:r w:rsidR="00D31592">
          <w:rPr>
            <w:bCs/>
          </w:rPr>
          <w:t>, recency</w:t>
        </w:r>
      </w:ins>
      <w:ins w:id="384" w:author="Rohlfsen, Cory J" w:date="2025-08-29T22:39:00Z" w16du:dateUtc="2025-08-30T03:39:00Z">
        <w:r w:rsidR="002C3C52">
          <w:rPr>
            <w:bCs/>
          </w:rPr>
          <w:t xml:space="preserve"> bias</w:t>
        </w:r>
      </w:ins>
      <w:ins w:id="385" w:author="Rohlfsen, Cory J" w:date="2025-08-29T22:35:00Z" w16du:dateUtc="2025-08-30T03:35:00Z">
        <w:r w:rsidR="00D31592">
          <w:rPr>
            <w:bCs/>
          </w:rPr>
          <w:t xml:space="preserve">, </w:t>
        </w:r>
      </w:ins>
      <w:ins w:id="386" w:author="Rohlfsen, Cory J" w:date="2025-08-29T22:39:00Z" w16du:dateUtc="2025-08-30T03:39:00Z">
        <w:r w:rsidR="002C3C52">
          <w:rPr>
            <w:bCs/>
          </w:rPr>
          <w:t>or</w:t>
        </w:r>
      </w:ins>
      <w:ins w:id="387" w:author="Rohlfsen, Cory J" w:date="2025-08-29T22:35:00Z" w16du:dateUtc="2025-08-30T03:35:00Z">
        <w:r w:rsidR="00D31592">
          <w:rPr>
            <w:bCs/>
          </w:rPr>
          <w:t xml:space="preserve"> anchoring bias only amplifies these diagnost</w:t>
        </w:r>
      </w:ins>
      <w:ins w:id="388" w:author="Rohlfsen, Cory J" w:date="2025-08-29T22:36:00Z" w16du:dateUtc="2025-08-30T03:36:00Z">
        <w:r w:rsidR="00D31592">
          <w:rPr>
            <w:bCs/>
          </w:rPr>
          <w:t>ic pitfall</w:t>
        </w:r>
      </w:ins>
      <w:ins w:id="389" w:author="Rohlfsen, Cory J" w:date="2025-08-29T22:37:00Z" w16du:dateUtc="2025-08-30T03:37:00Z">
        <w:r w:rsidR="00D31592">
          <w:rPr>
            <w:bCs/>
          </w:rPr>
          <w:t xml:space="preserve">s, </w:t>
        </w:r>
      </w:ins>
      <w:ins w:id="390" w:author="Rohlfsen, Cory J" w:date="2025-08-29T22:40:00Z" w16du:dateUtc="2025-08-30T03:40:00Z">
        <w:r w:rsidR="002C3C52">
          <w:rPr>
            <w:bCs/>
          </w:rPr>
          <w:t>further</w:t>
        </w:r>
      </w:ins>
      <w:ins w:id="391" w:author="Rohlfsen, Cory J" w:date="2025-08-29T22:37:00Z" w16du:dateUtc="2025-08-30T03:37:00Z">
        <w:r w:rsidR="00D31592">
          <w:rPr>
            <w:bCs/>
          </w:rPr>
          <w:t xml:space="preserve"> perpetuati</w:t>
        </w:r>
      </w:ins>
      <w:ins w:id="392" w:author="Rohlfsen, Cory J" w:date="2025-08-29T22:40:00Z" w16du:dateUtc="2025-08-30T03:40:00Z">
        <w:r w:rsidR="002C3C52">
          <w:rPr>
            <w:bCs/>
          </w:rPr>
          <w:t>ng</w:t>
        </w:r>
      </w:ins>
      <w:ins w:id="393" w:author="Rohlfsen, Cory J" w:date="2025-08-29T22:41:00Z" w16du:dateUtc="2025-08-30T03:41:00Z">
        <w:r w:rsidR="002C3C52">
          <w:rPr>
            <w:bCs/>
          </w:rPr>
          <w:t xml:space="preserve"> habits of </w:t>
        </w:r>
      </w:ins>
      <w:ins w:id="394" w:author="Rohlfsen, Cory J" w:date="2025-08-29T22:37:00Z" w16du:dateUtc="2025-08-30T03:37:00Z">
        <w:r w:rsidR="00D31592">
          <w:rPr>
            <w:bCs/>
          </w:rPr>
          <w:t>diagnostic inertia, rooted in false assumptions.</w:t>
        </w:r>
      </w:ins>
    </w:p>
    <w:p w14:paraId="14AE7ED5" w14:textId="77777777" w:rsidR="000D3B98" w:rsidRDefault="000D3B98" w:rsidP="00AE1451">
      <w:pPr>
        <w:rPr>
          <w:ins w:id="395" w:author="Rohlfsen, Cory J" w:date="2025-08-29T22:41:00Z" w16du:dateUtc="2025-08-30T03:41:00Z"/>
          <w:bCs/>
        </w:rPr>
      </w:pPr>
    </w:p>
    <w:p w14:paraId="2E1990A2" w14:textId="5C343C40" w:rsidR="002C3C52" w:rsidRDefault="002C3C52" w:rsidP="00AE1451">
      <w:pPr>
        <w:rPr>
          <w:ins w:id="396" w:author="Rohlfsen, Cory J" w:date="2025-08-29T22:44:00Z" w16du:dateUtc="2025-08-30T03:44:00Z"/>
          <w:bCs/>
        </w:rPr>
      </w:pPr>
      <w:ins w:id="397" w:author="Rohlfsen, Cory J" w:date="2025-08-29T22:41:00Z" w16du:dateUtc="2025-08-30T03:41:00Z">
        <w:r>
          <w:rPr>
            <w:bCs/>
          </w:rPr>
          <w:t xml:space="preserve">LLM-derived LRs </w:t>
        </w:r>
      </w:ins>
      <w:ins w:id="398" w:author="Rohlfsen, Cory J" w:date="2025-08-29T22:57:00Z" w16du:dateUtc="2025-08-30T03:57:00Z">
        <w:r w:rsidR="00430282">
          <w:rPr>
            <w:bCs/>
          </w:rPr>
          <w:t>c</w:t>
        </w:r>
      </w:ins>
      <w:ins w:id="399" w:author="Rohlfsen, Cory J" w:date="2025-08-29T23:16:00Z" w16du:dateUtc="2025-08-30T04:16:00Z">
        <w:r w:rsidR="00AF1C71">
          <w:rPr>
            <w:bCs/>
          </w:rPr>
          <w:t>an</w:t>
        </w:r>
      </w:ins>
      <w:ins w:id="400" w:author="Rohlfsen, Cory J" w:date="2025-08-29T22:57:00Z" w16du:dateUtc="2025-08-30T03:57:00Z">
        <w:r w:rsidR="00430282">
          <w:rPr>
            <w:bCs/>
          </w:rPr>
          <w:t xml:space="preserve"> </w:t>
        </w:r>
      </w:ins>
      <w:ins w:id="401" w:author="Rohlfsen, Cory J" w:date="2025-08-29T22:41:00Z" w16du:dateUtc="2025-08-30T03:41:00Z">
        <w:r>
          <w:rPr>
            <w:bCs/>
          </w:rPr>
          <w:t>transcend</w:t>
        </w:r>
      </w:ins>
      <w:ins w:id="402" w:author="Rohlfsen, Cory J" w:date="2025-08-29T22:56:00Z" w16du:dateUtc="2025-08-30T03:56:00Z">
        <w:r w:rsidR="00430282">
          <w:rPr>
            <w:bCs/>
          </w:rPr>
          <w:t xml:space="preserve"> the</w:t>
        </w:r>
      </w:ins>
      <w:ins w:id="403" w:author="Rohlfsen, Cory J" w:date="2025-08-29T22:57:00Z" w16du:dateUtc="2025-08-30T03:57:00Z">
        <w:r w:rsidR="00430282">
          <w:rPr>
            <w:bCs/>
          </w:rPr>
          <w:t>se limitations by</w:t>
        </w:r>
      </w:ins>
      <w:ins w:id="404" w:author="Rohlfsen, Cory J" w:date="2025-08-29T22:56:00Z" w16du:dateUtc="2025-08-30T03:56:00Z">
        <w:r w:rsidR="00430282">
          <w:rPr>
            <w:bCs/>
          </w:rPr>
          <w:t xml:space="preserve"> </w:t>
        </w:r>
      </w:ins>
      <w:ins w:id="405" w:author="Rohlfsen, Cory J" w:date="2025-08-29T22:43:00Z" w16du:dateUtc="2025-08-30T03:43:00Z">
        <w:r>
          <w:rPr>
            <w:bCs/>
          </w:rPr>
          <w:t>making the</w:t>
        </w:r>
      </w:ins>
      <w:ins w:id="406" w:author="Rohlfsen, Cory J" w:date="2025-08-29T22:45:00Z" w16du:dateUtc="2025-08-30T03:45:00Z">
        <w:r>
          <w:rPr>
            <w:bCs/>
          </w:rPr>
          <w:t xml:space="preserve"> </w:t>
        </w:r>
      </w:ins>
      <w:ins w:id="407" w:author="Rohlfsen, Cory J" w:date="2025-08-29T23:16:00Z" w16du:dateUtc="2025-08-30T04:16:00Z">
        <w:r w:rsidR="00AF1C71">
          <w:rPr>
            <w:bCs/>
          </w:rPr>
          <w:t>chain</w:t>
        </w:r>
      </w:ins>
      <w:ins w:id="408" w:author="Rohlfsen, Cory J" w:date="2025-08-29T22:45:00Z" w16du:dateUtc="2025-08-30T03:45:00Z">
        <w:r>
          <w:rPr>
            <w:bCs/>
          </w:rPr>
          <w:t xml:space="preserve"> of</w:t>
        </w:r>
      </w:ins>
      <w:ins w:id="409" w:author="Rohlfsen, Cory J" w:date="2025-08-29T22:43:00Z" w16du:dateUtc="2025-08-30T03:43:00Z">
        <w:r>
          <w:rPr>
            <w:bCs/>
          </w:rPr>
          <w:t xml:space="preserve"> probabilistic inference</w:t>
        </w:r>
      </w:ins>
      <w:ins w:id="410" w:author="Rohlfsen, Cory J" w:date="2025-08-29T23:16:00Z" w16du:dateUtc="2025-08-30T04:16:00Z">
        <w:r w:rsidR="00AF1C71">
          <w:rPr>
            <w:bCs/>
          </w:rPr>
          <w:t>s and belief updates</w:t>
        </w:r>
      </w:ins>
      <w:ins w:id="411" w:author="Rohlfsen, Cory J" w:date="2025-08-29T22:43:00Z" w16du:dateUtc="2025-08-30T03:43:00Z">
        <w:r>
          <w:rPr>
            <w:bCs/>
          </w:rPr>
          <w:t xml:space="preserve"> more accessi</w:t>
        </w:r>
      </w:ins>
      <w:ins w:id="412" w:author="Rohlfsen, Cory J" w:date="2025-08-29T22:44:00Z" w16du:dateUtc="2025-08-30T03:44:00Z">
        <w:r>
          <w:rPr>
            <w:bCs/>
          </w:rPr>
          <w:t>ble</w:t>
        </w:r>
      </w:ins>
      <w:ins w:id="413" w:author="Rohlfsen, Cory J" w:date="2025-08-29T22:57:00Z" w16du:dateUtc="2025-08-30T03:57:00Z">
        <w:r w:rsidR="00430282">
          <w:rPr>
            <w:bCs/>
          </w:rPr>
          <w:t xml:space="preserve"> to learners and </w:t>
        </w:r>
      </w:ins>
      <w:ins w:id="414" w:author="Rohlfsen, Cory J" w:date="2025-08-29T22:58:00Z" w16du:dateUtc="2025-08-30T03:58:00Z">
        <w:r w:rsidR="00430282">
          <w:rPr>
            <w:bCs/>
          </w:rPr>
          <w:t xml:space="preserve">unskilled </w:t>
        </w:r>
      </w:ins>
      <w:ins w:id="415" w:author="Rohlfsen, Cory J" w:date="2025-08-29T22:57:00Z" w16du:dateUtc="2025-08-30T03:57:00Z">
        <w:r w:rsidR="00430282">
          <w:rPr>
            <w:bCs/>
          </w:rPr>
          <w:t>faculty alike</w:t>
        </w:r>
      </w:ins>
      <w:ins w:id="416" w:author="Rohlfsen, Cory J" w:date="2025-08-29T22:44:00Z" w16du:dateUtc="2025-08-30T03:44:00Z">
        <w:r>
          <w:rPr>
            <w:bCs/>
          </w:rPr>
          <w:t xml:space="preserve">. </w:t>
        </w:r>
      </w:ins>
      <w:ins w:id="417" w:author="Rohlfsen, Cory J" w:date="2025-08-29T22:59:00Z" w16du:dateUtc="2025-08-30T03:59:00Z">
        <w:r w:rsidR="009A6324">
          <w:rPr>
            <w:bCs/>
          </w:rPr>
          <w:t xml:space="preserve">AI hybridization offloads the cognitive burden </w:t>
        </w:r>
      </w:ins>
      <w:ins w:id="418" w:author="Rohlfsen, Cory J" w:date="2025-08-29T23:02:00Z" w16du:dateUtc="2025-08-30T04:02:00Z">
        <w:r w:rsidR="009A6324">
          <w:rPr>
            <w:bCs/>
          </w:rPr>
          <w:t>associated with complex mathematical formulas</w:t>
        </w:r>
      </w:ins>
      <w:ins w:id="419" w:author="Rohlfsen, Cory J" w:date="2025-08-29T23:03:00Z" w16du:dateUtc="2025-08-30T04:03:00Z">
        <w:r w:rsidR="009A6324">
          <w:rPr>
            <w:bCs/>
          </w:rPr>
          <w:t>, allowing clinicians to more easily engage in structured Bayesian reasoning. Such a shift benefit</w:t>
        </w:r>
      </w:ins>
      <w:ins w:id="420" w:author="Rohlfsen, Cory J" w:date="2025-08-29T23:16:00Z" w16du:dateUtc="2025-08-30T04:16:00Z">
        <w:r w:rsidR="00AF1C71">
          <w:rPr>
            <w:bCs/>
          </w:rPr>
          <w:t>s</w:t>
        </w:r>
      </w:ins>
      <w:ins w:id="421" w:author="Rohlfsen, Cory J" w:date="2025-08-29T23:03:00Z" w16du:dateUtc="2025-08-30T04:03:00Z">
        <w:r w:rsidR="009A6324">
          <w:rPr>
            <w:bCs/>
          </w:rPr>
          <w:t xml:space="preserve"> clinicians across all stages of training</w:t>
        </w:r>
      </w:ins>
      <w:ins w:id="422"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423" w:author="Rohlfsen, Cory J" w:date="2025-08-29T23:05:00Z" w16du:dateUtc="2025-08-30T04:05:00Z">
        <w:r w:rsidR="009A6324">
          <w:rPr>
            <w:bCs/>
          </w:rPr>
          <w:t xml:space="preserve">for </w:t>
        </w:r>
      </w:ins>
      <w:ins w:id="424" w:author="Rohlfsen, Cory J" w:date="2025-08-29T23:08:00Z" w16du:dateUtc="2025-08-30T04:08:00Z">
        <w:r w:rsidR="001E3381">
          <w:rPr>
            <w:bCs/>
          </w:rPr>
          <w:t xml:space="preserve">more routine application of </w:t>
        </w:r>
      </w:ins>
      <w:ins w:id="425" w:author="Rohlfsen, Cory J" w:date="2025-08-29T22:59:00Z" w16du:dateUtc="2025-08-30T03:59:00Z">
        <w:r w:rsidR="009A6324">
          <w:rPr>
            <w:bCs/>
          </w:rPr>
          <w:t xml:space="preserve">Bayes theorem, </w:t>
        </w:r>
      </w:ins>
      <w:ins w:id="426" w:author="Rohlfsen, Cory J" w:date="2025-08-29T23:08:00Z" w16du:dateUtc="2025-08-30T04:08:00Z">
        <w:r w:rsidR="001E3381">
          <w:rPr>
            <w:bCs/>
          </w:rPr>
          <w:t xml:space="preserve">LLM-derived LRs can democratize the </w:t>
        </w:r>
      </w:ins>
      <w:ins w:id="427" w:author="Rohlfsen, Cory J" w:date="2025-08-29T22:58:00Z" w16du:dateUtc="2025-08-30T03:58:00Z">
        <w:r w:rsidR="009A6324">
          <w:rPr>
            <w:bCs/>
          </w:rPr>
          <w:t xml:space="preserve">upskilling </w:t>
        </w:r>
      </w:ins>
      <w:ins w:id="428" w:author="Rohlfsen, Cory J" w:date="2025-08-29T23:17:00Z" w16du:dateUtc="2025-08-30T04:17:00Z">
        <w:r w:rsidR="00AF1C71">
          <w:rPr>
            <w:bCs/>
          </w:rPr>
          <w:t xml:space="preserve">of </w:t>
        </w:r>
      </w:ins>
      <w:ins w:id="429" w:author="Rohlfsen, Cory J" w:date="2025-08-29T23:09:00Z" w16du:dateUtc="2025-08-30T04:09:00Z">
        <w:r w:rsidR="001E3381">
          <w:rPr>
            <w:bCs/>
          </w:rPr>
          <w:t xml:space="preserve">probabilistic inference amongst </w:t>
        </w:r>
      </w:ins>
      <w:ins w:id="430" w:author="Rohlfsen, Cory J" w:date="2025-08-29T22:58:00Z" w16du:dateUtc="2025-08-30T03:58:00Z">
        <w:r w:rsidR="009A6324">
          <w:rPr>
            <w:bCs/>
          </w:rPr>
          <w:t>clinicians across the board</w:t>
        </w:r>
      </w:ins>
      <w:ins w:id="431" w:author="Rohlfsen, Cory J" w:date="2025-08-29T23:09:00Z" w16du:dateUtc="2025-08-30T04:09:00Z">
        <w:r w:rsidR="001E3381">
          <w:rPr>
            <w:bCs/>
          </w:rPr>
          <w:t xml:space="preserve">. </w:t>
        </w:r>
      </w:ins>
      <w:ins w:id="432" w:author="Rohlfsen, Cory J" w:date="2025-08-29T23:18:00Z" w16du:dateUtc="2025-08-30T04:18:00Z">
        <w:r w:rsidR="00AF1C71">
          <w:rPr>
            <w:bCs/>
          </w:rPr>
          <w:t>Ultimately, w</w:t>
        </w:r>
      </w:ins>
      <w:ins w:id="433" w:author="Rohlfsen, Cory J" w:date="2025-08-29T23:17:00Z" w16du:dateUtc="2025-08-30T04:17:00Z">
        <w:r w:rsidR="00AF1C71">
          <w:rPr>
            <w:bCs/>
          </w:rPr>
          <w:t>hen the</w:t>
        </w:r>
      </w:ins>
      <w:ins w:id="434" w:author="Rohlfsen, Cory J" w:date="2025-08-29T23:09:00Z" w16du:dateUtc="2025-08-30T04:09:00Z">
        <w:r w:rsidR="001E3381">
          <w:rPr>
            <w:bCs/>
          </w:rPr>
          <w:t xml:space="preserve"> cognitive apprenticeship</w:t>
        </w:r>
      </w:ins>
      <w:ins w:id="435" w:author="Rohlfsen, Cory J" w:date="2025-08-29T23:18:00Z" w16du:dateUtc="2025-08-30T04:18:00Z">
        <w:r w:rsidR="00AF1C71">
          <w:rPr>
            <w:bCs/>
          </w:rPr>
          <w:t xml:space="preserve"> is</w:t>
        </w:r>
      </w:ins>
      <w:ins w:id="436" w:author="Rohlfsen, Cory J" w:date="2025-08-29T23:09:00Z" w16du:dateUtc="2025-08-30T04:09:00Z">
        <w:r w:rsidR="001E3381">
          <w:rPr>
            <w:bCs/>
          </w:rPr>
          <w:t xml:space="preserve"> strengthened</w:t>
        </w:r>
      </w:ins>
      <w:ins w:id="437" w:author="Rohlfsen, Cory J" w:date="2025-08-29T23:17:00Z" w16du:dateUtc="2025-08-30T04:17:00Z">
        <w:r w:rsidR="00AF1C71">
          <w:rPr>
            <w:bCs/>
          </w:rPr>
          <w:t xml:space="preserve">, </w:t>
        </w:r>
      </w:ins>
      <w:ins w:id="438" w:author="Rohlfsen, Cory J" w:date="2025-08-29T22:58:00Z" w16du:dateUtc="2025-08-30T03:58:00Z">
        <w:r w:rsidR="009A6324">
          <w:rPr>
            <w:bCs/>
          </w:rPr>
          <w:t xml:space="preserve">both </w:t>
        </w:r>
      </w:ins>
      <w:ins w:id="439" w:author="Rohlfsen, Cory J" w:date="2025-08-29T23:00:00Z" w16du:dateUtc="2025-08-30T04:00:00Z">
        <w:r w:rsidR="009A6324">
          <w:rPr>
            <w:bCs/>
          </w:rPr>
          <w:t xml:space="preserve">trainees and </w:t>
        </w:r>
      </w:ins>
      <w:ins w:id="440" w:author="Rohlfsen, Cory J" w:date="2025-08-29T22:58:00Z" w16du:dateUtc="2025-08-30T03:58:00Z">
        <w:r w:rsidR="009A6324">
          <w:rPr>
            <w:bCs/>
          </w:rPr>
          <w:t xml:space="preserve">patients </w:t>
        </w:r>
      </w:ins>
      <w:ins w:id="441" w:author="Rohlfsen, Cory J" w:date="2025-08-29T22:59:00Z" w16du:dateUtc="2025-08-30T03:59:00Z">
        <w:r w:rsidR="009A6324">
          <w:rPr>
            <w:bCs/>
          </w:rPr>
          <w:t xml:space="preserve">benefit. </w:t>
        </w:r>
      </w:ins>
    </w:p>
    <w:p w14:paraId="5EDFB04F" w14:textId="77777777" w:rsidR="002C3C52" w:rsidRDefault="002C3C52" w:rsidP="00AE1451">
      <w:pPr>
        <w:rPr>
          <w:ins w:id="442" w:author="Rohlfsen, Cory J" w:date="2025-08-29T22:03:00Z" w16du:dateUtc="2025-08-30T03:03:00Z"/>
          <w:bCs/>
        </w:rPr>
      </w:pPr>
    </w:p>
    <w:p w14:paraId="7C3201B8" w14:textId="624CFDAD" w:rsidR="00AE1451" w:rsidRPr="00054773" w:rsidDel="002C3C52" w:rsidRDefault="00C61E8A" w:rsidP="00AE1451">
      <w:pPr>
        <w:rPr>
          <w:del w:id="443" w:author="Rohlfsen, Cory J" w:date="2025-08-29T22:47:00Z" w16du:dateUtc="2025-08-30T03:47:00Z"/>
          <w:bCs/>
        </w:rPr>
      </w:pPr>
      <w:del w:id="444" w:author="Rohlfsen, Cory J" w:date="2025-08-29T22:47:00Z" w16du:dateUtc="2025-08-30T03:47:00Z">
        <w:r w:rsidDel="002C3C52">
          <w:rPr>
            <w:bCs/>
          </w:rPr>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445" w:author="Rohlfsen, Cory J" w:date="2025-08-29T22:21:00Z" w16du:dateUtc="2025-08-30T03:21:00Z"/>
          <w:bCs/>
        </w:rPr>
      </w:pPr>
    </w:p>
    <w:p w14:paraId="2953687E" w14:textId="7CFD68CC" w:rsidR="00AE1451" w:rsidDel="002C3C52" w:rsidRDefault="00AE1451" w:rsidP="00AE1451">
      <w:pPr>
        <w:rPr>
          <w:del w:id="446" w:author="Rohlfsen, Cory J" w:date="2025-08-29T22:47:00Z" w16du:dateUtc="2025-08-30T03:47:00Z"/>
          <w:bCs/>
        </w:rPr>
      </w:pPr>
      <w:del w:id="447"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448" w:author="Rohlfsen, Cory J" w:date="2025-08-29T22:07:00Z" w16du:dateUtc="2025-08-30T03:07:00Z">
        <w:r w:rsidRPr="00054773" w:rsidDel="00D905E5">
          <w:rPr>
            <w:bCs/>
          </w:rPr>
          <w:delText>anchor</w:delText>
        </w:r>
      </w:del>
      <w:del w:id="449" w:author="Rohlfsen, Cory J" w:date="2025-08-29T22:08:00Z" w16du:dateUtc="2025-08-30T03:08:00Z">
        <w:r w:rsidRPr="00054773" w:rsidDel="00D905E5">
          <w:rPr>
            <w:bCs/>
          </w:rPr>
          <w:delText>ing,</w:delText>
        </w:r>
      </w:del>
      <w:del w:id="450"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451" w:author="Rohlfsen, Cory J" w:date="2025-08-29T22:06:00Z" w16du:dateUtc="2025-08-30T03:06:00Z">
        <w:r w:rsidRPr="00054773" w:rsidDel="000D3B98">
          <w:rPr>
            <w:bCs/>
          </w:rPr>
          <w:delText>likelihood ratio</w:delText>
        </w:r>
      </w:del>
      <w:del w:id="452"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453" w:author="Rohlfsen, Cory J" w:date="2025-08-29T23:10:00Z" w16du:dateUtc="2025-08-30T04:10:00Z"/>
          <w:bCs/>
        </w:rPr>
      </w:pPr>
      <w:del w:id="454" w:author="Rohlfsen, Cory J" w:date="2025-08-29T23:10:00Z" w16du:dateUtc="2025-08-30T04:10:00Z">
        <w:r w:rsidRPr="00054773" w:rsidDel="001E3381">
          <w:rPr>
            <w:bCs/>
          </w:rPr>
          <w:delText xml:space="preserve">By </w:delText>
        </w:r>
      </w:del>
      <w:del w:id="455" w:author="Rohlfsen, Cory J" w:date="2025-08-29T22:47:00Z" w16du:dateUtc="2025-08-30T03:47:00Z">
        <w:r w:rsidRPr="00054773" w:rsidDel="002C3C52">
          <w:rPr>
            <w:bCs/>
          </w:rPr>
          <w:delText xml:space="preserve">contrast, </w:delText>
        </w:r>
      </w:del>
      <w:del w:id="456"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457"/>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457"/>
        <w:r w:rsidR="006A3610" w:rsidDel="001E3381">
          <w:rPr>
            <w:rStyle w:val="CommentReference"/>
          </w:rPr>
          <w:commentReference w:id="457"/>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539C8657" w:rsidR="00AE1451" w:rsidRDefault="00AE1451" w:rsidP="00AE1451">
      <w:pPr>
        <w:rPr>
          <w:bCs/>
        </w:rPr>
      </w:pPr>
      <w:commentRangeStart w:id="458"/>
      <w:r w:rsidRPr="00054773">
        <w:rPr>
          <w:bCs/>
        </w:rPr>
        <w:t>Moreover</w:t>
      </w:r>
      <w:commentRangeEnd w:id="458"/>
      <w:r w:rsidR="004B2302">
        <w:rPr>
          <w:rStyle w:val="CommentReference"/>
        </w:rPr>
        <w:commentReference w:id="458"/>
      </w:r>
      <w:r w:rsidRPr="00054773">
        <w:rPr>
          <w:bCs/>
        </w:rPr>
        <w:t xml:space="preserve">, coupling generative AI capabilities with databases such as the Number Needed to Treat (NNT) database could create a "living" repository </w:t>
      </w:r>
      <w:proofErr w:type="spellStart"/>
      <w:r w:rsidRPr="00054773">
        <w:rPr>
          <w:bCs/>
        </w:rPr>
        <w:t>of</w:t>
      </w:r>
      <w:del w:id="459" w:author="Rohlfsen, Cory J" w:date="2025-08-29T23:19:00Z" w16du:dateUtc="2025-08-30T04:19:00Z">
        <w:r w:rsidRPr="00054773" w:rsidDel="00356582">
          <w:rPr>
            <w:bCs/>
          </w:rPr>
          <w:delText xml:space="preserve"> likelihood ratios</w:delText>
        </w:r>
      </w:del>
      <w:ins w:id="460" w:author="Rohlfsen, Cory J" w:date="2025-08-29T23:19:00Z" w16du:dateUtc="2025-08-30T04:19:00Z">
        <w:r w:rsidR="00356582">
          <w:rPr>
            <w:bCs/>
          </w:rPr>
          <w:t>LRs</w:t>
        </w:r>
      </w:ins>
      <w:proofErr w:type="spellEnd"/>
      <w:r>
        <w:rPr>
          <w:bCs/>
        </w:rPr>
        <w:t xml:space="preserve">, </w:t>
      </w:r>
      <w:r w:rsidRPr="00054773">
        <w:rPr>
          <w:bCs/>
        </w:rPr>
        <w:t xml:space="preserve">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w:t>
      </w:r>
      <w:ins w:id="461" w:author="Rohlfsen, Cory J" w:date="2025-08-29T23:11:00Z" w16du:dateUtc="2025-08-30T04:11:00Z">
        <w:r w:rsidR="001E3381">
          <w:rPr>
            <w:bCs/>
          </w:rPr>
          <w:t xml:space="preserve">a </w:t>
        </w:r>
      </w:ins>
      <w:r w:rsidRPr="00054773">
        <w:rPr>
          <w:bCs/>
        </w:rPr>
        <w:t>robust</w:t>
      </w:r>
      <w:ins w:id="462" w:author="Rohlfsen, Cory J" w:date="2025-08-29T23:11:00Z" w16du:dateUtc="2025-08-30T04:11:00Z">
        <w:r w:rsidR="001E3381">
          <w:rPr>
            <w:bCs/>
          </w:rPr>
          <w:t>, hybridized approach to</w:t>
        </w:r>
      </w:ins>
      <w:r w:rsidRPr="00054773">
        <w:rPr>
          <w:bCs/>
        </w:rPr>
        <w:t xml:space="preserve"> Bayesian inference </w:t>
      </w:r>
      <w:del w:id="463"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464" w:author="Rohlfsen, Cory J" w:date="2025-08-29T23:35:00Z" w16du:dateUtc="2025-08-30T04:35:00Z">
        <w:r w:rsidR="008C0D59">
          <w:rPr>
            <w:bCs/>
          </w:rPr>
          <w:t xml:space="preserve"> </w:t>
        </w:r>
        <w:commentRangeStart w:id="465"/>
        <w:r w:rsidR="008C0D59">
          <w:rPr>
            <w:bCs/>
          </w:rPr>
          <w:t>Put simply, LLM-generated LRs provide a path towards AI-enhanced adaptiv</w:t>
        </w:r>
      </w:ins>
      <w:ins w:id="466" w:author="Rohlfsen, Cory J" w:date="2025-08-29T23:36:00Z" w16du:dateUtc="2025-08-30T04:36:00Z">
        <w:r w:rsidR="008C0D59">
          <w:rPr>
            <w:bCs/>
          </w:rPr>
          <w:t>e practice.</w:t>
        </w:r>
      </w:ins>
      <w:commentRangeEnd w:id="465"/>
      <w:ins w:id="467" w:author="Rohlfsen, Cory J" w:date="2025-08-29T23:38:00Z" w16du:dateUtc="2025-08-30T04:38:00Z">
        <w:r w:rsidR="004F3215">
          <w:rPr>
            <w:rStyle w:val="CommentReference"/>
          </w:rPr>
          <w:commentReference w:id="465"/>
        </w:r>
      </w:ins>
      <w:r w:rsidR="004C5DE3">
        <w:rPr>
          <w:bCs/>
        </w:rPr>
        <w:fldChar w:fldCharType="begin"/>
      </w:r>
      <w:r w:rsidR="004C5DE3">
        <w:rPr>
          <w:bCs/>
        </w:rPr>
        <w:instrText xml:space="preserve"> ADDIN ZOTERO_ITEM CSL_CITATION {"citationID":"p8oAIJc5","properties":{"formattedCitation":"\\super 21\\nosupersub{}","plainCitation":"21","noteIndex":0},"citationItems":[{"id":7547,"uris":["http://zotero.org/groups/6032284/items/D9294MTC"],"itemData":{"id":7547,"type":"article-journal","abstract":"Many learners are more facile with the use of large language models in medicine than their supervisors are. The authors provide an approach to clinical supervision that can mitigate the perils and amplify the promise of AI.","container-title":"New England Journal of Medicine","DOI":"10.1056/NEJMra2503232","ISSN":"0028-4793","issue":"8","note":"publisher: Massachusetts Medical Society\n_eprint: https://www.nejm.org/doi/pdf/10.1056/NEJMra2503232","page":"786-797","source":"Taylor and Francis+NEJM","title":"Educational Strategies for Clinical Supervision of Artificial Intelligence Use","volume":"393","author":[{"family":"Abdulnour","given":"Raja-Elie E."},{"family":"Gin","given":"Brian"},{"family":"Boscardin","given":"Christy K."}],"issued":{"date-parts":[["2025",8,20]]}}}],"schema":"https://github.com/citation-style-language/schema/raw/master/csl-citation.json"}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21</w:t>
      </w:r>
      <w:r w:rsidR="004C5DE3">
        <w:rPr>
          <w:bCs/>
        </w:rPr>
        <w:fldChar w:fldCharType="end"/>
      </w:r>
    </w:p>
    <w:p w14:paraId="000BC6B6" w14:textId="77777777" w:rsidR="00AE1451" w:rsidRDefault="00AE1451" w:rsidP="00AE1451">
      <w:pPr>
        <w:rPr>
          <w:bCs/>
        </w:rPr>
      </w:pPr>
    </w:p>
    <w:p w14:paraId="461B0D84" w14:textId="39758901" w:rsidR="006A3610" w:rsidRDefault="00AE1451" w:rsidP="006A3610">
      <w:pPr>
        <w:rPr>
          <w:ins w:id="468"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4C5DE3">
        <w:rPr>
          <w:bCs/>
        </w:rPr>
        <w:instrText xml:space="preserve"> ADDIN ZOTERO_ITEM CSL_CITATION {"citationID":"hbQmeWDP","properties":{"formattedCitation":"\\super 22\\nosupersub{}","plainCitation":"22","noteIndex":0},"citationItems":[{"id":7510,"uris":["http://zotero.org/groups/6032284/items/P6IXB7IC"],"itemData":{"id":7510,"type":"article","abstract":"We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4C5DE3" w:rsidRPr="004C5DE3">
        <w:rPr>
          <w:rFonts w:eastAsiaTheme="minorHAnsi"/>
          <w:vertAlign w:val="superscript"/>
          <w14:ligatures w14:val="standardContextual"/>
        </w:rPr>
        <w:t>22</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40FB833A"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469"/>
      <w:commentRangeStart w:id="470"/>
      <w:r w:rsidRPr="00054773">
        <w:rPr>
          <w:bCs/>
        </w:rPr>
        <w:t xml:space="preserve">standards. </w:t>
      </w:r>
      <w:commentRangeEnd w:id="469"/>
      <w:r w:rsidR="004B2302">
        <w:rPr>
          <w:rStyle w:val="CommentReference"/>
        </w:rPr>
        <w:commentReference w:id="469"/>
      </w:r>
      <w:commentRangeEnd w:id="470"/>
      <w:r w:rsidR="004B2302">
        <w:rPr>
          <w:rStyle w:val="CommentReference"/>
        </w:rPr>
        <w:commentReference w:id="470"/>
      </w:r>
      <w:r w:rsidR="006A3610">
        <w:rPr>
          <w:bCs/>
        </w:rPr>
        <w:t>Furthermore, as diagnostic test accuracy depends on the spectrum of patients evaluated</w:t>
      </w:r>
      <w:r w:rsidR="00B65EFC">
        <w:rPr>
          <w:bCs/>
        </w:rPr>
        <w:fldChar w:fldCharType="begin"/>
      </w:r>
      <w:r w:rsidR="004C5DE3">
        <w:rPr>
          <w:bCs/>
        </w:rPr>
        <w:instrText xml:space="preserve"> ADDIN ZOTERO_ITEM CSL_CITATION {"citationID":"Vv8Sy0YO","properties":{"formattedCitation":"\\super 23\\nosupersub{}","plainCitation":"23","noteIndex":0},"citationItems":[{"id":7491,"uris":["http://zotero.org/groups/6032284/items/4RC89NV8"],"itemData":{"id":7491,"type":"article-journal","container-title":"BMJ","DOI":"10.1136/bmj.i3139","note":"publisher: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4C5DE3" w:rsidRPr="004C5DE3">
        <w:rPr>
          <w:rFonts w:eastAsiaTheme="minorHAnsi"/>
          <w:vertAlign w:val="superscript"/>
          <w14:ligatures w14:val="standardContextual"/>
        </w:rPr>
        <w:t>23</w:t>
      </w:r>
      <w:r w:rsidR="00B65EFC">
        <w:rPr>
          <w:bCs/>
        </w:rPr>
        <w:fldChar w:fldCharType="end"/>
      </w:r>
      <w:r w:rsidR="006A3610">
        <w:rPr>
          <w:bCs/>
        </w:rPr>
        <w:t xml:space="preserve"> and we could not extract the population of interest from studies that theNNT.com estimates were based on, </w:t>
      </w:r>
      <w:commentRangeStart w:id="471"/>
      <w:r w:rsidR="006A3610">
        <w:rPr>
          <w:bCs/>
        </w:rPr>
        <w:t xml:space="preserve">the LLM was implicitly </w:t>
      </w:r>
      <w:del w:id="472"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471"/>
      <w:r w:rsidR="00D905E5">
        <w:rPr>
          <w:rStyle w:val="CommentReference"/>
        </w:rPr>
        <w:commentReference w:id="471"/>
      </w:r>
      <w:r w:rsidR="006A3610">
        <w:rPr>
          <w:bCs/>
        </w:rPr>
        <w:t xml:space="preserve">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473" w:author="Rohlfsen, Cory J" w:date="2025-08-29T22:48:00Z" w16du:dateUtc="2025-08-30T03:48:00Z">
        <w:r w:rsidR="00430282">
          <w:rPr>
            <w:bCs/>
          </w:rPr>
          <w:t xml:space="preserve"> 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474" w:author="Rohlfsen, Cory J" w:date="2025-08-29T22:49:00Z" w16du:dateUtc="2025-08-30T03:49:00Z">
        <w:r w:rsidR="00430282">
          <w:rPr>
            <w:bCs/>
          </w:rPr>
          <w:t xml:space="preserve">direct </w:t>
        </w:r>
      </w:ins>
      <w:ins w:id="475" w:author="Rohlfsen, Cory J" w:date="2025-08-29T22:48:00Z" w16du:dateUtc="2025-08-30T03:48:00Z">
        <w:r w:rsidR="00430282">
          <w:rPr>
            <w:bCs/>
          </w:rPr>
          <w:t>human oversight.</w:t>
        </w:r>
      </w:ins>
      <w:r w:rsidR="006A3610">
        <w:rPr>
          <w:bCs/>
        </w:rPr>
        <w:t xml:space="preserve"> </w:t>
      </w:r>
      <w:commentRangeStart w:id="476"/>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476"/>
      <w:r w:rsidR="00B65EFC">
        <w:rPr>
          <w:rStyle w:val="CommentReference"/>
        </w:rPr>
        <w:commentReference w:id="476"/>
      </w:r>
    </w:p>
    <w:p w14:paraId="33A84465" w14:textId="77777777" w:rsidR="006A3610" w:rsidRPr="00054773" w:rsidRDefault="006A3610" w:rsidP="00AE1451">
      <w:pPr>
        <w:rPr>
          <w:bCs/>
        </w:rPr>
      </w:pPr>
    </w:p>
    <w:p w14:paraId="1BD2EFE5" w14:textId="0D109DC3" w:rsidR="00AE1451" w:rsidRDefault="00AE1451" w:rsidP="00AE1451">
      <w:pPr>
        <w:rPr>
          <w:bCs/>
        </w:rPr>
      </w:pPr>
      <w:commentRangeStart w:id="477"/>
      <w:r w:rsidRPr="00054773">
        <w:rPr>
          <w:bCs/>
        </w:rPr>
        <w:t>Future work should explore the integration of LLM-generated</w:t>
      </w:r>
      <w:ins w:id="478" w:author="Rohlfsen, Cory J" w:date="2025-08-29T22:14:00Z" w16du:dateUtc="2025-08-30T03:14:00Z">
        <w:r w:rsidR="00D905E5">
          <w:rPr>
            <w:bCs/>
          </w:rPr>
          <w:t xml:space="preserve"> LRs</w:t>
        </w:r>
      </w:ins>
      <w:del w:id="479"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480" w:author="Rohlfsen, Cory J" w:date="2025-08-29T22:15:00Z" w16du:dateUtc="2025-08-30T03:15:00Z">
        <w:r w:rsidR="00D905E5">
          <w:rPr>
            <w:bCs/>
          </w:rPr>
          <w:t xml:space="preserve">the practice of </w:t>
        </w:r>
      </w:ins>
      <w:r w:rsidRPr="00054773">
        <w:rPr>
          <w:bCs/>
        </w:rPr>
        <w:t>clinical</w:t>
      </w:r>
      <w:ins w:id="481" w:author="Rohlfsen, Cory J" w:date="2025-08-29T22:15:00Z" w16du:dateUtc="2025-08-30T03:15:00Z">
        <w:r w:rsidR="00D905E5">
          <w:rPr>
            <w:bCs/>
          </w:rPr>
          <w:t xml:space="preserve"> diagnosis</w:t>
        </w:r>
      </w:ins>
      <w:del w:id="482"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commentRangeEnd w:id="477"/>
      <w:r w:rsidR="00D905E5">
        <w:rPr>
          <w:rStyle w:val="CommentReference"/>
        </w:rPr>
        <w:commentReference w:id="477"/>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commentRangeStart w:id="483"/>
      <w:r w:rsidRPr="00226649">
        <w:t>References</w:t>
      </w:r>
      <w:commentRangeEnd w:id="483"/>
      <w:r w:rsidR="0011698A">
        <w:rPr>
          <w:rStyle w:val="CommentReference"/>
          <w:rFonts w:ascii="Arial" w:eastAsia="Arial" w:hAnsi="Arial" w:cs="Arial"/>
          <w:b w:val="0"/>
          <w:color w:val="auto"/>
        </w:rPr>
        <w:commentReference w:id="483"/>
      </w:r>
    </w:p>
    <w:p w14:paraId="1FB0DD19" w14:textId="77777777" w:rsidR="00573BE1" w:rsidRDefault="00573BE1" w:rsidP="00573BE1"/>
    <w:p w14:paraId="1D87C93D" w14:textId="77777777" w:rsidR="004C5DE3" w:rsidRPr="004C5DE3" w:rsidRDefault="00222B97" w:rsidP="004C5DE3">
      <w:pPr>
        <w:pStyle w:val="Bibliography"/>
        <w:rPr>
          <w:rFonts w:eastAsiaTheme="minorHAnsi"/>
        </w:rPr>
      </w:pPr>
      <w:r>
        <w:fldChar w:fldCharType="begin"/>
      </w:r>
      <w:r>
        <w:instrText xml:space="preserve"> ADDIN ZOTERO_BIBL {"uncited":[],"omitted":[],"custom":[]} CSL_BIBLIOGRAPHY </w:instrText>
      </w:r>
      <w:r>
        <w:fldChar w:fldCharType="separate"/>
      </w:r>
      <w:r w:rsidR="004C5DE3" w:rsidRPr="004C5DE3">
        <w:rPr>
          <w:rFonts w:eastAsiaTheme="minorHAnsi"/>
        </w:rPr>
        <w:t>1.</w:t>
      </w:r>
      <w:r w:rsidR="004C5DE3" w:rsidRPr="004C5DE3">
        <w:rPr>
          <w:rFonts w:eastAsiaTheme="minorHAnsi"/>
        </w:rPr>
        <w:tab/>
        <w:t xml:space="preserve">McGee S, ed. </w:t>
      </w:r>
      <w:r w:rsidR="004C5DE3" w:rsidRPr="004C5DE3">
        <w:rPr>
          <w:rFonts w:eastAsiaTheme="minorHAnsi"/>
          <w:i/>
          <w:iCs/>
        </w:rPr>
        <w:t>Evidence-Based Physical Diagnosis</w:t>
      </w:r>
      <w:r w:rsidR="004C5DE3" w:rsidRPr="004C5DE3">
        <w:rPr>
          <w:rFonts w:eastAsiaTheme="minorHAnsi"/>
        </w:rPr>
        <w:t>. Fourth Edition. Elsevier; 2018. doi:10.1016/B978-0-323-39276-1.12001-3</w:t>
      </w:r>
    </w:p>
    <w:p w14:paraId="7D3FE2C7" w14:textId="77777777" w:rsidR="004C5DE3" w:rsidRPr="004C5DE3" w:rsidRDefault="004C5DE3" w:rsidP="004C5DE3">
      <w:pPr>
        <w:pStyle w:val="Bibliography"/>
        <w:rPr>
          <w:rFonts w:eastAsiaTheme="minorHAnsi"/>
        </w:rPr>
      </w:pPr>
      <w:r w:rsidRPr="004C5DE3">
        <w:rPr>
          <w:rFonts w:eastAsiaTheme="minorHAnsi"/>
        </w:rPr>
        <w:t>2.</w:t>
      </w:r>
      <w:r w:rsidRPr="004C5DE3">
        <w:rPr>
          <w:rFonts w:eastAsiaTheme="minorHAnsi"/>
        </w:rPr>
        <w:tab/>
        <w:t xml:space="preserve">Grimes DA, Schulz KF. Refining clinical diagnosis with likelihood ratios. </w:t>
      </w:r>
      <w:r w:rsidRPr="004C5DE3">
        <w:rPr>
          <w:rFonts w:eastAsiaTheme="minorHAnsi"/>
          <w:i/>
          <w:iCs/>
        </w:rPr>
        <w:t>The Lancet</w:t>
      </w:r>
      <w:r w:rsidRPr="004C5DE3">
        <w:rPr>
          <w:rFonts w:eastAsiaTheme="minorHAnsi"/>
        </w:rPr>
        <w:t>. 2005;365(9469):1500-1505. doi:10.1016/S0140-6736(05)66422-7</w:t>
      </w:r>
    </w:p>
    <w:p w14:paraId="16EBE049" w14:textId="77777777" w:rsidR="004C5DE3" w:rsidRPr="004C5DE3" w:rsidRDefault="004C5DE3" w:rsidP="004C5DE3">
      <w:pPr>
        <w:pStyle w:val="Bibliography"/>
        <w:rPr>
          <w:rFonts w:eastAsiaTheme="minorHAnsi"/>
        </w:rPr>
      </w:pPr>
      <w:r w:rsidRPr="004C5DE3">
        <w:rPr>
          <w:rFonts w:eastAsiaTheme="minorHAnsi"/>
        </w:rPr>
        <w:t>3.</w:t>
      </w:r>
      <w:r w:rsidRPr="004C5DE3">
        <w:rPr>
          <w:rFonts w:eastAsiaTheme="minorHAnsi"/>
        </w:rPr>
        <w:tab/>
        <w:t xml:space="preserve">Newman TB, Kohn MA. </w:t>
      </w:r>
      <w:r w:rsidRPr="004C5DE3">
        <w:rPr>
          <w:rFonts w:eastAsiaTheme="minorHAnsi"/>
          <w:i/>
          <w:iCs/>
        </w:rPr>
        <w:t>Evidence-Based Diagnosis: An Introduction to Clinical Epidemiology</w:t>
      </w:r>
      <w:r w:rsidRPr="004C5DE3">
        <w:rPr>
          <w:rFonts w:eastAsiaTheme="minorHAnsi"/>
        </w:rPr>
        <w:t>. Cambridge University Press; 2020.</w:t>
      </w:r>
    </w:p>
    <w:p w14:paraId="72080AE3" w14:textId="77777777" w:rsidR="004C5DE3" w:rsidRPr="004C5DE3" w:rsidRDefault="004C5DE3" w:rsidP="004C5DE3">
      <w:pPr>
        <w:pStyle w:val="Bibliography"/>
        <w:rPr>
          <w:rFonts w:eastAsiaTheme="minorHAnsi"/>
        </w:rPr>
      </w:pPr>
      <w:r w:rsidRPr="004C5DE3">
        <w:rPr>
          <w:rFonts w:eastAsiaTheme="minorHAnsi"/>
        </w:rPr>
        <w:t>4.</w:t>
      </w:r>
      <w:r w:rsidRPr="004C5DE3">
        <w:rPr>
          <w:rFonts w:eastAsiaTheme="minorHAnsi"/>
        </w:rPr>
        <w:tab/>
      </w:r>
      <w:proofErr w:type="spellStart"/>
      <w:r w:rsidRPr="004C5DE3">
        <w:rPr>
          <w:rFonts w:eastAsiaTheme="minorHAnsi"/>
        </w:rPr>
        <w:t>Watsjold</w:t>
      </w:r>
      <w:proofErr w:type="spellEnd"/>
      <w:r w:rsidRPr="004C5DE3">
        <w:rPr>
          <w:rFonts w:eastAsiaTheme="minorHAnsi"/>
        </w:rPr>
        <w:t xml:space="preserve"> BK, Ilgen JS, Regehr G. An Ecological Account of Clinical Reasoning. </w:t>
      </w:r>
      <w:proofErr w:type="spellStart"/>
      <w:r w:rsidRPr="004C5DE3">
        <w:rPr>
          <w:rFonts w:eastAsiaTheme="minorHAnsi"/>
          <w:i/>
          <w:iCs/>
        </w:rPr>
        <w:t>Acad</w:t>
      </w:r>
      <w:proofErr w:type="spellEnd"/>
      <w:r w:rsidRPr="004C5DE3">
        <w:rPr>
          <w:rFonts w:eastAsiaTheme="minorHAnsi"/>
          <w:i/>
          <w:iCs/>
        </w:rPr>
        <w:t xml:space="preserve"> Med</w:t>
      </w:r>
      <w:r w:rsidRPr="004C5DE3">
        <w:rPr>
          <w:rFonts w:eastAsiaTheme="minorHAnsi"/>
        </w:rPr>
        <w:t>. 2022;97(11S</w:t>
      </w:r>
      <w:proofErr w:type="gramStart"/>
      <w:r w:rsidRPr="004C5DE3">
        <w:rPr>
          <w:rFonts w:eastAsiaTheme="minorHAnsi"/>
        </w:rPr>
        <w:t>):S</w:t>
      </w:r>
      <w:proofErr w:type="gramEnd"/>
      <w:r w:rsidRPr="004C5DE3">
        <w:rPr>
          <w:rFonts w:eastAsiaTheme="minorHAnsi"/>
        </w:rPr>
        <w:t>80. doi:10.1097/ACM.0000000000004899</w:t>
      </w:r>
    </w:p>
    <w:p w14:paraId="39969369" w14:textId="77777777" w:rsidR="004C5DE3" w:rsidRPr="004C5DE3" w:rsidRDefault="004C5DE3" w:rsidP="004C5DE3">
      <w:pPr>
        <w:pStyle w:val="Bibliography"/>
        <w:rPr>
          <w:rFonts w:eastAsiaTheme="minorHAnsi"/>
        </w:rPr>
      </w:pPr>
      <w:r w:rsidRPr="004C5DE3">
        <w:rPr>
          <w:rFonts w:eastAsiaTheme="minorHAnsi"/>
        </w:rPr>
        <w:t>5.</w:t>
      </w:r>
      <w:r w:rsidRPr="004C5DE3">
        <w:rPr>
          <w:rFonts w:eastAsiaTheme="minorHAnsi"/>
        </w:rPr>
        <w:tab/>
        <w:t xml:space="preserve">Newman TB, Kohn MA. </w:t>
      </w:r>
      <w:r w:rsidRPr="004C5DE3">
        <w:rPr>
          <w:rFonts w:eastAsiaTheme="minorHAnsi"/>
          <w:i/>
          <w:iCs/>
        </w:rPr>
        <w:t>Evidence-Based Diagnosis: An Introduction to Clinical Epidemiology</w:t>
      </w:r>
      <w:r w:rsidRPr="004C5DE3">
        <w:rPr>
          <w:rFonts w:eastAsiaTheme="minorHAnsi"/>
        </w:rPr>
        <w:t>. Cambridge University Press; 2020.</w:t>
      </w:r>
    </w:p>
    <w:p w14:paraId="60A20107" w14:textId="77777777" w:rsidR="004C5DE3" w:rsidRPr="004C5DE3" w:rsidRDefault="004C5DE3" w:rsidP="004C5DE3">
      <w:pPr>
        <w:pStyle w:val="Bibliography"/>
        <w:rPr>
          <w:rFonts w:eastAsiaTheme="minorHAnsi"/>
        </w:rPr>
      </w:pPr>
      <w:r w:rsidRPr="004C5DE3">
        <w:rPr>
          <w:rFonts w:eastAsiaTheme="minorHAnsi"/>
        </w:rPr>
        <w:t>6.</w:t>
      </w:r>
      <w:r w:rsidRPr="004C5DE3">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420E5A3C" w14:textId="77777777" w:rsidR="004C5DE3" w:rsidRPr="004C5DE3" w:rsidRDefault="004C5DE3" w:rsidP="004C5DE3">
      <w:pPr>
        <w:pStyle w:val="Bibliography"/>
        <w:rPr>
          <w:rFonts w:eastAsiaTheme="minorHAnsi"/>
        </w:rPr>
      </w:pPr>
      <w:r w:rsidRPr="004C5DE3">
        <w:rPr>
          <w:rFonts w:eastAsiaTheme="minorHAnsi"/>
        </w:rPr>
        <w:t>7.</w:t>
      </w:r>
      <w:r w:rsidRPr="004C5DE3">
        <w:rPr>
          <w:rFonts w:eastAsiaTheme="minorHAnsi"/>
        </w:rPr>
        <w:tab/>
        <w:t xml:space="preserve">Lane DA, Feinstein AR. Academic calculations versus clinical judgments: practicing physicians’ use of quantitative measures of test accuracy. </w:t>
      </w:r>
      <w:r w:rsidRPr="004C5DE3">
        <w:rPr>
          <w:rFonts w:eastAsiaTheme="minorHAnsi"/>
          <w:i/>
          <w:iCs/>
        </w:rPr>
        <w:t>Am J Med</w:t>
      </w:r>
      <w:r w:rsidRPr="004C5DE3">
        <w:rPr>
          <w:rFonts w:eastAsiaTheme="minorHAnsi"/>
        </w:rPr>
        <w:t>. 1998;104(4):374-380. doi:10.1016/S0002-9343(98)00054-0</w:t>
      </w:r>
    </w:p>
    <w:p w14:paraId="3BA890D4" w14:textId="77777777" w:rsidR="004C5DE3" w:rsidRPr="004C5DE3" w:rsidRDefault="004C5DE3" w:rsidP="004C5DE3">
      <w:pPr>
        <w:pStyle w:val="Bibliography"/>
        <w:rPr>
          <w:rFonts w:eastAsiaTheme="minorHAnsi"/>
        </w:rPr>
      </w:pPr>
      <w:r w:rsidRPr="004C5DE3">
        <w:rPr>
          <w:rFonts w:eastAsiaTheme="minorHAnsi"/>
        </w:rPr>
        <w:t>8.</w:t>
      </w:r>
      <w:r w:rsidRPr="004C5DE3">
        <w:rPr>
          <w:rFonts w:eastAsiaTheme="minorHAnsi"/>
        </w:rPr>
        <w:tab/>
        <w:t xml:space="preserve">Brush Jr JE, </w:t>
      </w:r>
      <w:proofErr w:type="spellStart"/>
      <w:r w:rsidRPr="004C5DE3">
        <w:rPr>
          <w:rFonts w:eastAsiaTheme="minorHAnsi"/>
        </w:rPr>
        <w:t>Sherbino</w:t>
      </w:r>
      <w:proofErr w:type="spellEnd"/>
      <w:r w:rsidRPr="004C5DE3">
        <w:rPr>
          <w:rFonts w:eastAsiaTheme="minorHAnsi"/>
        </w:rPr>
        <w:t xml:space="preserve"> J, Norman GR. </w:t>
      </w:r>
      <w:proofErr w:type="gramStart"/>
      <w:r w:rsidRPr="004C5DE3">
        <w:rPr>
          <w:rFonts w:eastAsiaTheme="minorHAnsi"/>
        </w:rPr>
        <w:t>How</w:t>
      </w:r>
      <w:proofErr w:type="gramEnd"/>
      <w:r w:rsidRPr="004C5DE3">
        <w:rPr>
          <w:rFonts w:eastAsiaTheme="minorHAnsi"/>
        </w:rPr>
        <w:t xml:space="preserve"> expert clinicians intuitively recognize a medical diagnosis. </w:t>
      </w:r>
      <w:r w:rsidRPr="004C5DE3">
        <w:rPr>
          <w:rFonts w:eastAsiaTheme="minorHAnsi"/>
          <w:i/>
          <w:iCs/>
        </w:rPr>
        <w:t>Am J Med</w:t>
      </w:r>
      <w:r w:rsidRPr="004C5DE3">
        <w:rPr>
          <w:rFonts w:eastAsiaTheme="minorHAnsi"/>
        </w:rPr>
        <w:t xml:space="preserve">. 2017;130(6):629-634. </w:t>
      </w:r>
      <w:proofErr w:type="gramStart"/>
      <w:r w:rsidRPr="004C5DE3">
        <w:rPr>
          <w:rFonts w:eastAsiaTheme="minorHAnsi"/>
        </w:rPr>
        <w:t>doi:10.1016/j.amjmed</w:t>
      </w:r>
      <w:proofErr w:type="gramEnd"/>
      <w:r w:rsidRPr="004C5DE3">
        <w:rPr>
          <w:rFonts w:eastAsiaTheme="minorHAnsi"/>
        </w:rPr>
        <w:t>.2017.01.045</w:t>
      </w:r>
    </w:p>
    <w:p w14:paraId="4CC8F779" w14:textId="77777777" w:rsidR="004C5DE3" w:rsidRPr="004C5DE3" w:rsidRDefault="004C5DE3" w:rsidP="004C5DE3">
      <w:pPr>
        <w:pStyle w:val="Bibliography"/>
        <w:rPr>
          <w:rFonts w:eastAsiaTheme="minorHAnsi"/>
        </w:rPr>
      </w:pPr>
      <w:r w:rsidRPr="004C5DE3">
        <w:rPr>
          <w:rFonts w:eastAsiaTheme="minorHAnsi"/>
        </w:rPr>
        <w:t>9.</w:t>
      </w:r>
      <w:r w:rsidRPr="004C5DE3">
        <w:rPr>
          <w:rFonts w:eastAsiaTheme="minorHAnsi"/>
        </w:rPr>
        <w:tab/>
        <w:t xml:space="preserve">Brush JE Jr, Lee M, </w:t>
      </w:r>
      <w:proofErr w:type="spellStart"/>
      <w:r w:rsidRPr="004C5DE3">
        <w:rPr>
          <w:rFonts w:eastAsiaTheme="minorHAnsi"/>
        </w:rPr>
        <w:t>Sherbino</w:t>
      </w:r>
      <w:proofErr w:type="spellEnd"/>
      <w:r w:rsidRPr="004C5DE3">
        <w:rPr>
          <w:rFonts w:eastAsiaTheme="minorHAnsi"/>
        </w:rPr>
        <w:t xml:space="preserve"> J, Taylor-Fishwick JC, Norman G. Effect of Teaching Bayesian Methods Using Learning by Concept vs Learning by Example on Medical Students’ Ability to Estimate Probability of a Diagnosis: A Randomized Clinical Trial. </w:t>
      </w:r>
      <w:r w:rsidRPr="004C5DE3">
        <w:rPr>
          <w:rFonts w:eastAsiaTheme="minorHAnsi"/>
          <w:i/>
          <w:iCs/>
        </w:rPr>
        <w:t xml:space="preserve">JAMA </w:t>
      </w:r>
      <w:proofErr w:type="spellStart"/>
      <w:r w:rsidRPr="004C5DE3">
        <w:rPr>
          <w:rFonts w:eastAsiaTheme="minorHAnsi"/>
          <w:i/>
          <w:iCs/>
        </w:rPr>
        <w:t>Netw</w:t>
      </w:r>
      <w:proofErr w:type="spellEnd"/>
      <w:r w:rsidRPr="004C5DE3">
        <w:rPr>
          <w:rFonts w:eastAsiaTheme="minorHAnsi"/>
          <w:i/>
          <w:iCs/>
        </w:rPr>
        <w:t xml:space="preserve"> Open</w:t>
      </w:r>
      <w:r w:rsidRPr="004C5DE3">
        <w:rPr>
          <w:rFonts w:eastAsiaTheme="minorHAnsi"/>
        </w:rPr>
        <w:t>. 2019;2(12</w:t>
      </w:r>
      <w:proofErr w:type="gramStart"/>
      <w:r w:rsidRPr="004C5DE3">
        <w:rPr>
          <w:rFonts w:eastAsiaTheme="minorHAnsi"/>
        </w:rPr>
        <w:t>):e</w:t>
      </w:r>
      <w:proofErr w:type="gramEnd"/>
      <w:r w:rsidRPr="004C5DE3">
        <w:rPr>
          <w:rFonts w:eastAsiaTheme="minorHAnsi"/>
        </w:rPr>
        <w:t>1918023-e1918023. doi:10.1001/jamanetworkopen.2019.18023</w:t>
      </w:r>
    </w:p>
    <w:p w14:paraId="54CAAA5B" w14:textId="77777777" w:rsidR="004C5DE3" w:rsidRPr="004C5DE3" w:rsidRDefault="004C5DE3" w:rsidP="004C5DE3">
      <w:pPr>
        <w:pStyle w:val="Bibliography"/>
        <w:rPr>
          <w:rFonts w:eastAsiaTheme="minorHAnsi"/>
        </w:rPr>
      </w:pPr>
      <w:r w:rsidRPr="004C5DE3">
        <w:rPr>
          <w:rFonts w:eastAsiaTheme="minorHAnsi"/>
        </w:rPr>
        <w:t>10.</w:t>
      </w:r>
      <w:r w:rsidRPr="004C5DE3">
        <w:rPr>
          <w:rFonts w:eastAsiaTheme="minorHAnsi"/>
        </w:rPr>
        <w:tab/>
      </w:r>
      <w:proofErr w:type="spellStart"/>
      <w:r w:rsidRPr="004C5DE3">
        <w:rPr>
          <w:rFonts w:eastAsiaTheme="minorHAnsi"/>
        </w:rPr>
        <w:t>Steyvers</w:t>
      </w:r>
      <w:proofErr w:type="spellEnd"/>
      <w:r w:rsidRPr="004C5DE3">
        <w:rPr>
          <w:rFonts w:eastAsiaTheme="minorHAnsi"/>
        </w:rPr>
        <w:t xml:space="preserve"> M, Tejeda H, Kerrigan G, Smyth P. Bayesian modeling of human–AI complementarity. </w:t>
      </w:r>
      <w:r w:rsidRPr="004C5DE3">
        <w:rPr>
          <w:rFonts w:eastAsiaTheme="minorHAnsi"/>
          <w:i/>
          <w:iCs/>
        </w:rPr>
        <w:t xml:space="preserve">Proc Natl </w:t>
      </w:r>
      <w:proofErr w:type="spellStart"/>
      <w:r w:rsidRPr="004C5DE3">
        <w:rPr>
          <w:rFonts w:eastAsiaTheme="minorHAnsi"/>
          <w:i/>
          <w:iCs/>
        </w:rPr>
        <w:t>Acad</w:t>
      </w:r>
      <w:proofErr w:type="spellEnd"/>
      <w:r w:rsidRPr="004C5DE3">
        <w:rPr>
          <w:rFonts w:eastAsiaTheme="minorHAnsi"/>
          <w:i/>
          <w:iCs/>
        </w:rPr>
        <w:t xml:space="preserve"> Sci</w:t>
      </w:r>
      <w:r w:rsidRPr="004C5DE3">
        <w:rPr>
          <w:rFonts w:eastAsiaTheme="minorHAnsi"/>
        </w:rPr>
        <w:t>. 2022;119(11</w:t>
      </w:r>
      <w:proofErr w:type="gramStart"/>
      <w:r w:rsidRPr="004C5DE3">
        <w:rPr>
          <w:rFonts w:eastAsiaTheme="minorHAnsi"/>
        </w:rPr>
        <w:t>):e</w:t>
      </w:r>
      <w:proofErr w:type="gramEnd"/>
      <w:r w:rsidRPr="004C5DE3">
        <w:rPr>
          <w:rFonts w:eastAsiaTheme="minorHAnsi"/>
        </w:rPr>
        <w:t>2111547119. doi:10.1073/pnas.2111547119</w:t>
      </w:r>
    </w:p>
    <w:p w14:paraId="7DF6573F" w14:textId="77777777" w:rsidR="004C5DE3" w:rsidRPr="004C5DE3" w:rsidRDefault="004C5DE3" w:rsidP="004C5DE3">
      <w:pPr>
        <w:pStyle w:val="Bibliography"/>
        <w:rPr>
          <w:rFonts w:eastAsiaTheme="minorHAnsi"/>
        </w:rPr>
      </w:pPr>
      <w:r w:rsidRPr="004C5DE3">
        <w:rPr>
          <w:rFonts w:eastAsiaTheme="minorHAnsi"/>
        </w:rPr>
        <w:t>11.</w:t>
      </w:r>
      <w:r w:rsidRPr="004C5DE3">
        <w:rPr>
          <w:rFonts w:eastAsiaTheme="minorHAnsi"/>
        </w:rPr>
        <w:tab/>
        <w:t xml:space="preserve">Sahoo SS, Plasek JM, Xu H, et al. </w:t>
      </w:r>
      <w:proofErr w:type="gramStart"/>
      <w:r w:rsidRPr="004C5DE3">
        <w:rPr>
          <w:rFonts w:eastAsiaTheme="minorHAnsi"/>
        </w:rPr>
        <w:t>Large</w:t>
      </w:r>
      <w:proofErr w:type="gramEnd"/>
      <w:r w:rsidRPr="004C5DE3">
        <w:rPr>
          <w:rFonts w:eastAsiaTheme="minorHAnsi"/>
        </w:rPr>
        <w:t xml:space="preserve"> language models for biomedicine: foundations, opportunities, challenges, and best practices. </w:t>
      </w:r>
      <w:r w:rsidRPr="004C5DE3">
        <w:rPr>
          <w:rFonts w:eastAsiaTheme="minorHAnsi"/>
          <w:i/>
          <w:iCs/>
        </w:rPr>
        <w:t>J Am Med Inform Assoc JAMIA</w:t>
      </w:r>
      <w:r w:rsidRPr="004C5DE3">
        <w:rPr>
          <w:rFonts w:eastAsiaTheme="minorHAnsi"/>
        </w:rPr>
        <w:t>. 2024;31(9):2114-2124. doi:10.1093/</w:t>
      </w:r>
      <w:proofErr w:type="spellStart"/>
      <w:r w:rsidRPr="004C5DE3">
        <w:rPr>
          <w:rFonts w:eastAsiaTheme="minorHAnsi"/>
        </w:rPr>
        <w:t>jamia</w:t>
      </w:r>
      <w:proofErr w:type="spellEnd"/>
      <w:r w:rsidRPr="004C5DE3">
        <w:rPr>
          <w:rFonts w:eastAsiaTheme="minorHAnsi"/>
        </w:rPr>
        <w:t>/ocae074</w:t>
      </w:r>
    </w:p>
    <w:p w14:paraId="6E7E0531" w14:textId="77777777" w:rsidR="004C5DE3" w:rsidRPr="004C5DE3" w:rsidRDefault="004C5DE3" w:rsidP="004C5DE3">
      <w:pPr>
        <w:pStyle w:val="Bibliography"/>
        <w:rPr>
          <w:rFonts w:eastAsiaTheme="minorHAnsi"/>
        </w:rPr>
      </w:pPr>
      <w:r w:rsidRPr="004C5DE3">
        <w:rPr>
          <w:rFonts w:eastAsiaTheme="minorHAnsi"/>
        </w:rPr>
        <w:t>12.</w:t>
      </w:r>
      <w:r w:rsidRPr="004C5DE3">
        <w:rPr>
          <w:rFonts w:eastAsiaTheme="minorHAnsi"/>
        </w:rPr>
        <w:tab/>
        <w:t xml:space="preserve">Howell MD, Corrado GS, DeSalvo KB. Three Epochs of Artificial Intelligence in Health Care. </w:t>
      </w:r>
      <w:r w:rsidRPr="004C5DE3">
        <w:rPr>
          <w:rFonts w:eastAsiaTheme="minorHAnsi"/>
          <w:i/>
          <w:iCs/>
        </w:rPr>
        <w:t>JAMA</w:t>
      </w:r>
      <w:r w:rsidRPr="004C5DE3">
        <w:rPr>
          <w:rFonts w:eastAsiaTheme="minorHAnsi"/>
        </w:rPr>
        <w:t>. 2024;331(3):242-244. doi:10.1001/jama.2023.25057</w:t>
      </w:r>
    </w:p>
    <w:p w14:paraId="739A2BFF" w14:textId="77777777" w:rsidR="004C5DE3" w:rsidRPr="004C5DE3" w:rsidRDefault="004C5DE3" w:rsidP="004C5DE3">
      <w:pPr>
        <w:pStyle w:val="Bibliography"/>
        <w:rPr>
          <w:rFonts w:eastAsiaTheme="minorHAnsi"/>
        </w:rPr>
      </w:pPr>
      <w:r w:rsidRPr="004C5DE3">
        <w:rPr>
          <w:rFonts w:eastAsiaTheme="minorHAnsi"/>
        </w:rPr>
        <w:t>13.</w:t>
      </w:r>
      <w:r w:rsidRPr="004C5DE3">
        <w:rPr>
          <w:rFonts w:eastAsiaTheme="minorHAnsi"/>
        </w:rPr>
        <w:tab/>
        <w:t xml:space="preserve">Goh E, Gallo R, Hom J, et al. Large Language Model Influence on Diagnostic Reasoning: A Randomized Clinical Trial. </w:t>
      </w:r>
      <w:r w:rsidRPr="004C5DE3">
        <w:rPr>
          <w:rFonts w:eastAsiaTheme="minorHAnsi"/>
          <w:i/>
          <w:iCs/>
        </w:rPr>
        <w:t xml:space="preserve">JAMA </w:t>
      </w:r>
      <w:proofErr w:type="spellStart"/>
      <w:r w:rsidRPr="004C5DE3">
        <w:rPr>
          <w:rFonts w:eastAsiaTheme="minorHAnsi"/>
          <w:i/>
          <w:iCs/>
        </w:rPr>
        <w:t>Netw</w:t>
      </w:r>
      <w:proofErr w:type="spellEnd"/>
      <w:r w:rsidRPr="004C5DE3">
        <w:rPr>
          <w:rFonts w:eastAsiaTheme="minorHAnsi"/>
          <w:i/>
          <w:iCs/>
        </w:rPr>
        <w:t xml:space="preserve"> Open</w:t>
      </w:r>
      <w:r w:rsidRPr="004C5DE3">
        <w:rPr>
          <w:rFonts w:eastAsiaTheme="minorHAnsi"/>
        </w:rPr>
        <w:t>. 2024;7(10</w:t>
      </w:r>
      <w:proofErr w:type="gramStart"/>
      <w:r w:rsidRPr="004C5DE3">
        <w:rPr>
          <w:rFonts w:eastAsiaTheme="minorHAnsi"/>
        </w:rPr>
        <w:t>):e</w:t>
      </w:r>
      <w:proofErr w:type="gramEnd"/>
      <w:r w:rsidRPr="004C5DE3">
        <w:rPr>
          <w:rFonts w:eastAsiaTheme="minorHAnsi"/>
        </w:rPr>
        <w:t>2440969. doi:10.1001/jamanetworkopen.2024.40969</w:t>
      </w:r>
    </w:p>
    <w:p w14:paraId="7C96D7EF" w14:textId="77777777" w:rsidR="004C5DE3" w:rsidRPr="004C5DE3" w:rsidRDefault="004C5DE3" w:rsidP="004C5DE3">
      <w:pPr>
        <w:pStyle w:val="Bibliography"/>
        <w:rPr>
          <w:rFonts w:eastAsiaTheme="minorHAnsi"/>
        </w:rPr>
      </w:pPr>
      <w:r w:rsidRPr="004C5DE3">
        <w:rPr>
          <w:rFonts w:eastAsiaTheme="minorHAnsi"/>
        </w:rPr>
        <w:t>14.</w:t>
      </w:r>
      <w:r w:rsidRPr="004C5DE3">
        <w:rPr>
          <w:rFonts w:eastAsiaTheme="minorHAnsi"/>
        </w:rPr>
        <w:tab/>
        <w:t xml:space="preserve">Passerini A, Gema A, Minervini P, Sayin B, </w:t>
      </w:r>
      <w:proofErr w:type="spellStart"/>
      <w:r w:rsidRPr="004C5DE3">
        <w:rPr>
          <w:rFonts w:eastAsiaTheme="minorHAnsi"/>
        </w:rPr>
        <w:t>Tentori</w:t>
      </w:r>
      <w:proofErr w:type="spellEnd"/>
      <w:r w:rsidRPr="004C5DE3">
        <w:rPr>
          <w:rFonts w:eastAsiaTheme="minorHAnsi"/>
        </w:rPr>
        <w:t xml:space="preserve"> K. Fostering effective hybrid human-LLM reasoning and decision making. </w:t>
      </w:r>
      <w:r w:rsidRPr="004C5DE3">
        <w:rPr>
          <w:rFonts w:eastAsiaTheme="minorHAnsi"/>
          <w:i/>
          <w:iCs/>
        </w:rPr>
        <w:t xml:space="preserve">Front </w:t>
      </w:r>
      <w:proofErr w:type="spellStart"/>
      <w:r w:rsidRPr="004C5DE3">
        <w:rPr>
          <w:rFonts w:eastAsiaTheme="minorHAnsi"/>
          <w:i/>
          <w:iCs/>
        </w:rPr>
        <w:t>Artif</w:t>
      </w:r>
      <w:proofErr w:type="spellEnd"/>
      <w:r w:rsidRPr="004C5DE3">
        <w:rPr>
          <w:rFonts w:eastAsiaTheme="minorHAnsi"/>
          <w:i/>
          <w:iCs/>
        </w:rPr>
        <w:t xml:space="preserve"> </w:t>
      </w:r>
      <w:proofErr w:type="spellStart"/>
      <w:r w:rsidRPr="004C5DE3">
        <w:rPr>
          <w:rFonts w:eastAsiaTheme="minorHAnsi"/>
          <w:i/>
          <w:iCs/>
        </w:rPr>
        <w:t>Intell</w:t>
      </w:r>
      <w:proofErr w:type="spellEnd"/>
      <w:r w:rsidRPr="004C5DE3">
        <w:rPr>
          <w:rFonts w:eastAsiaTheme="minorHAnsi"/>
        </w:rPr>
        <w:t>. 2025;7. doi:10.3389/frai.2024.1464690</w:t>
      </w:r>
    </w:p>
    <w:p w14:paraId="41E6E73B" w14:textId="77777777" w:rsidR="004C5DE3" w:rsidRPr="004C5DE3" w:rsidRDefault="004C5DE3" w:rsidP="004C5DE3">
      <w:pPr>
        <w:pStyle w:val="Bibliography"/>
        <w:rPr>
          <w:rFonts w:eastAsiaTheme="minorHAnsi"/>
        </w:rPr>
      </w:pPr>
      <w:r w:rsidRPr="004C5DE3">
        <w:rPr>
          <w:rFonts w:eastAsiaTheme="minorHAnsi"/>
        </w:rPr>
        <w:t>15.</w:t>
      </w:r>
      <w:r w:rsidRPr="004C5DE3">
        <w:rPr>
          <w:rFonts w:eastAsiaTheme="minorHAnsi"/>
        </w:rPr>
        <w:tab/>
        <w:t xml:space="preserve">Singhal K, Azizi S, Tu T, et al. </w:t>
      </w:r>
      <w:proofErr w:type="gramStart"/>
      <w:r w:rsidRPr="004C5DE3">
        <w:rPr>
          <w:rFonts w:eastAsiaTheme="minorHAnsi"/>
        </w:rPr>
        <w:t>Large</w:t>
      </w:r>
      <w:proofErr w:type="gramEnd"/>
      <w:r w:rsidRPr="004C5DE3">
        <w:rPr>
          <w:rFonts w:eastAsiaTheme="minorHAnsi"/>
        </w:rPr>
        <w:t xml:space="preserve"> language models encode clinical knowledge. </w:t>
      </w:r>
      <w:r w:rsidRPr="004C5DE3">
        <w:rPr>
          <w:rFonts w:eastAsiaTheme="minorHAnsi"/>
          <w:i/>
          <w:iCs/>
        </w:rPr>
        <w:t>Nature</w:t>
      </w:r>
      <w:r w:rsidRPr="004C5DE3">
        <w:rPr>
          <w:rFonts w:eastAsiaTheme="minorHAnsi"/>
        </w:rPr>
        <w:t>. 2023;620(7972):172-180. doi:10.1038/s41586-023-06291-2</w:t>
      </w:r>
    </w:p>
    <w:p w14:paraId="5241A291" w14:textId="77777777" w:rsidR="004C5DE3" w:rsidRPr="004C5DE3" w:rsidRDefault="004C5DE3" w:rsidP="004C5DE3">
      <w:pPr>
        <w:pStyle w:val="Bibliography"/>
        <w:rPr>
          <w:rFonts w:eastAsiaTheme="minorHAnsi"/>
        </w:rPr>
      </w:pPr>
      <w:r w:rsidRPr="004C5DE3">
        <w:rPr>
          <w:rFonts w:eastAsiaTheme="minorHAnsi"/>
        </w:rPr>
        <w:t>16.</w:t>
      </w:r>
      <w:r w:rsidRPr="004C5DE3">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4C5DE3">
        <w:rPr>
          <w:rFonts w:eastAsiaTheme="minorHAnsi"/>
          <w:i/>
          <w:iCs/>
        </w:rPr>
        <w:t>JAMA</w:t>
      </w:r>
      <w:r w:rsidRPr="004C5DE3">
        <w:rPr>
          <w:rFonts w:eastAsiaTheme="minorHAnsi"/>
        </w:rPr>
        <w:t>. 1994;271(9):703-707. doi:10.1001/jama.1994.03510330081039</w:t>
      </w:r>
    </w:p>
    <w:p w14:paraId="3B06703D" w14:textId="77777777" w:rsidR="004C5DE3" w:rsidRPr="004C5DE3" w:rsidRDefault="004C5DE3" w:rsidP="004C5DE3">
      <w:pPr>
        <w:pStyle w:val="Bibliography"/>
        <w:rPr>
          <w:rFonts w:eastAsiaTheme="minorHAnsi"/>
        </w:rPr>
      </w:pPr>
      <w:r w:rsidRPr="004C5DE3">
        <w:rPr>
          <w:rFonts w:eastAsiaTheme="minorHAnsi"/>
        </w:rPr>
        <w:t>17.</w:t>
      </w:r>
      <w:r w:rsidRPr="004C5DE3">
        <w:rPr>
          <w:rFonts w:eastAsiaTheme="minorHAnsi"/>
        </w:rPr>
        <w:tab/>
        <w:t xml:space="preserve">Good IJ. Weight of Evidence: A Brief Survey. In: </w:t>
      </w:r>
      <w:r w:rsidRPr="004C5DE3">
        <w:rPr>
          <w:rFonts w:eastAsiaTheme="minorHAnsi"/>
          <w:i/>
          <w:iCs/>
        </w:rPr>
        <w:t>Bayesian Statistics 2</w:t>
      </w:r>
      <w:r w:rsidRPr="004C5DE3">
        <w:rPr>
          <w:rFonts w:eastAsiaTheme="minorHAnsi"/>
        </w:rPr>
        <w:t>. Elsevier Science Publishers; 1985:249-270.</w:t>
      </w:r>
    </w:p>
    <w:p w14:paraId="010CACA8" w14:textId="77777777" w:rsidR="004C5DE3" w:rsidRPr="004C5DE3" w:rsidRDefault="004C5DE3" w:rsidP="004C5DE3">
      <w:pPr>
        <w:pStyle w:val="Bibliography"/>
        <w:rPr>
          <w:rFonts w:eastAsiaTheme="minorHAnsi"/>
        </w:rPr>
      </w:pPr>
      <w:r w:rsidRPr="004C5DE3">
        <w:rPr>
          <w:rFonts w:eastAsiaTheme="minorHAnsi"/>
        </w:rPr>
        <w:t>18.</w:t>
      </w:r>
      <w:r w:rsidRPr="004C5DE3">
        <w:rPr>
          <w:rFonts w:eastAsiaTheme="minorHAnsi"/>
        </w:rPr>
        <w:tab/>
        <w:t xml:space="preserve">Fleiss JL, Cohen J, Everitt BS. Large sample standard errors of kappa and weighted kappa. </w:t>
      </w:r>
      <w:r w:rsidRPr="004C5DE3">
        <w:rPr>
          <w:rFonts w:eastAsiaTheme="minorHAnsi"/>
          <w:i/>
          <w:iCs/>
        </w:rPr>
        <w:t>Psychol Bull</w:t>
      </w:r>
      <w:r w:rsidRPr="004C5DE3">
        <w:rPr>
          <w:rFonts w:eastAsiaTheme="minorHAnsi"/>
        </w:rPr>
        <w:t>. 1969;72(5):323. doi:10.1037/h0028106</w:t>
      </w:r>
    </w:p>
    <w:p w14:paraId="5E484A00" w14:textId="77777777" w:rsidR="004C5DE3" w:rsidRPr="004C5DE3" w:rsidRDefault="004C5DE3" w:rsidP="004C5DE3">
      <w:pPr>
        <w:pStyle w:val="Bibliography"/>
        <w:rPr>
          <w:rFonts w:eastAsiaTheme="minorHAnsi"/>
        </w:rPr>
      </w:pPr>
      <w:r w:rsidRPr="004C5DE3">
        <w:rPr>
          <w:rFonts w:eastAsiaTheme="minorHAnsi"/>
        </w:rPr>
        <w:t>19.</w:t>
      </w:r>
      <w:r w:rsidRPr="004C5DE3">
        <w:rPr>
          <w:rFonts w:eastAsiaTheme="minorHAnsi"/>
        </w:rPr>
        <w:tab/>
        <w:t xml:space="preserve">Fleiss JL, Cohen J. The Equivalence of Weighted Kappa and the Intraclass Correlation Coefficient as Measures of Reliability. </w:t>
      </w:r>
      <w:r w:rsidRPr="004C5DE3">
        <w:rPr>
          <w:rFonts w:eastAsiaTheme="minorHAnsi"/>
          <w:i/>
          <w:iCs/>
        </w:rPr>
        <w:t>Educ Psychol Meas</w:t>
      </w:r>
      <w:r w:rsidRPr="004C5DE3">
        <w:rPr>
          <w:rFonts w:eastAsiaTheme="minorHAnsi"/>
        </w:rPr>
        <w:t>. 1973;33(3):613-619. doi:10.1177/001316447303300309</w:t>
      </w:r>
    </w:p>
    <w:p w14:paraId="164BB8D9" w14:textId="77777777" w:rsidR="004C5DE3" w:rsidRPr="004C5DE3" w:rsidRDefault="004C5DE3" w:rsidP="004C5DE3">
      <w:pPr>
        <w:pStyle w:val="Bibliography"/>
        <w:rPr>
          <w:rFonts w:eastAsiaTheme="minorHAnsi"/>
        </w:rPr>
      </w:pPr>
      <w:r w:rsidRPr="004C5DE3">
        <w:rPr>
          <w:rFonts w:eastAsiaTheme="minorHAnsi"/>
        </w:rPr>
        <w:t>20.</w:t>
      </w:r>
      <w:r w:rsidRPr="004C5DE3">
        <w:rPr>
          <w:rFonts w:eastAsiaTheme="minorHAnsi"/>
        </w:rPr>
        <w:tab/>
        <w:t xml:space="preserve">Jagannath AD, </w:t>
      </w:r>
      <w:proofErr w:type="spellStart"/>
      <w:r w:rsidRPr="004C5DE3">
        <w:rPr>
          <w:rFonts w:eastAsiaTheme="minorHAnsi"/>
        </w:rPr>
        <w:t>Dreicer</w:t>
      </w:r>
      <w:proofErr w:type="spellEnd"/>
      <w:r w:rsidRPr="004C5DE3">
        <w:rPr>
          <w:rFonts w:eastAsiaTheme="minorHAnsi"/>
        </w:rPr>
        <w:t xml:space="preserve"> JJ, Penner JC, Dhaliwal G. The cognitive apprenticeship: advancing reasoning education by thinking aloud. </w:t>
      </w:r>
      <w:r w:rsidRPr="004C5DE3">
        <w:rPr>
          <w:rFonts w:eastAsiaTheme="minorHAnsi"/>
          <w:i/>
          <w:iCs/>
        </w:rPr>
        <w:t>Diagnosis</w:t>
      </w:r>
      <w:r w:rsidRPr="004C5DE3">
        <w:rPr>
          <w:rFonts w:eastAsiaTheme="minorHAnsi"/>
        </w:rPr>
        <w:t>. 2023;10(1):9-12. doi:10.1515/dx-2022-0043</w:t>
      </w:r>
    </w:p>
    <w:p w14:paraId="71FF0969" w14:textId="77777777" w:rsidR="004C5DE3" w:rsidRPr="004C5DE3" w:rsidRDefault="004C5DE3" w:rsidP="004C5DE3">
      <w:pPr>
        <w:pStyle w:val="Bibliography"/>
        <w:rPr>
          <w:rFonts w:eastAsiaTheme="minorHAnsi"/>
        </w:rPr>
      </w:pPr>
      <w:r w:rsidRPr="004C5DE3">
        <w:rPr>
          <w:rFonts w:eastAsiaTheme="minorHAnsi"/>
        </w:rPr>
        <w:t>21.</w:t>
      </w:r>
      <w:r w:rsidRPr="004C5DE3">
        <w:rPr>
          <w:rFonts w:eastAsiaTheme="minorHAnsi"/>
        </w:rPr>
        <w:tab/>
        <w:t xml:space="preserve">Abdulnour REE, Gin B, Boscardin CK. Educational Strategies for Clinical Supervision of Artificial Intelligence Use. </w:t>
      </w:r>
      <w:r w:rsidRPr="004C5DE3">
        <w:rPr>
          <w:rFonts w:eastAsiaTheme="minorHAnsi"/>
          <w:i/>
          <w:iCs/>
        </w:rPr>
        <w:t>N Engl J Med</w:t>
      </w:r>
      <w:r w:rsidRPr="004C5DE3">
        <w:rPr>
          <w:rFonts w:eastAsiaTheme="minorHAnsi"/>
        </w:rPr>
        <w:t>. 2025;393(8):786-797. doi:10.1056/NEJMra2503232</w:t>
      </w:r>
    </w:p>
    <w:p w14:paraId="60190444" w14:textId="77777777" w:rsidR="004C5DE3" w:rsidRPr="004C5DE3" w:rsidRDefault="004C5DE3" w:rsidP="004C5DE3">
      <w:pPr>
        <w:pStyle w:val="Bibliography"/>
        <w:rPr>
          <w:rFonts w:eastAsiaTheme="minorHAnsi"/>
        </w:rPr>
      </w:pPr>
      <w:r w:rsidRPr="004C5DE3">
        <w:rPr>
          <w:rFonts w:eastAsiaTheme="minorHAnsi"/>
        </w:rPr>
        <w:t>22.</w:t>
      </w:r>
      <w:r w:rsidRPr="004C5DE3">
        <w:rPr>
          <w:rFonts w:eastAsiaTheme="minorHAnsi"/>
        </w:rPr>
        <w:tab/>
        <w:t xml:space="preserve">Morris JX, </w:t>
      </w:r>
      <w:proofErr w:type="spellStart"/>
      <w:r w:rsidRPr="004C5DE3">
        <w:rPr>
          <w:rFonts w:eastAsiaTheme="minorHAnsi"/>
        </w:rPr>
        <w:t>Sitawarin</w:t>
      </w:r>
      <w:proofErr w:type="spellEnd"/>
      <w:r w:rsidRPr="004C5DE3">
        <w:rPr>
          <w:rFonts w:eastAsiaTheme="minorHAnsi"/>
        </w:rPr>
        <w:t xml:space="preserve"> C, Guo C, et al. How much do language models memorize? </w:t>
      </w:r>
      <w:proofErr w:type="spellStart"/>
      <w:r w:rsidRPr="004C5DE3">
        <w:rPr>
          <w:rFonts w:eastAsiaTheme="minorHAnsi"/>
          <w:i/>
          <w:iCs/>
        </w:rPr>
        <w:t>arXiv</w:t>
      </w:r>
      <w:proofErr w:type="spellEnd"/>
      <w:r w:rsidRPr="004C5DE3">
        <w:rPr>
          <w:rFonts w:eastAsiaTheme="minorHAnsi"/>
        </w:rPr>
        <w:t>. Preprint posted online June 18, 2025. doi:10.48550/arXiv.2505.24832</w:t>
      </w:r>
    </w:p>
    <w:p w14:paraId="3AC59FF6" w14:textId="77777777" w:rsidR="004C5DE3" w:rsidRPr="004C5DE3" w:rsidRDefault="004C5DE3" w:rsidP="004C5DE3">
      <w:pPr>
        <w:pStyle w:val="Bibliography"/>
        <w:rPr>
          <w:rFonts w:eastAsiaTheme="minorHAnsi"/>
        </w:rPr>
      </w:pPr>
      <w:r w:rsidRPr="004C5DE3">
        <w:rPr>
          <w:rFonts w:eastAsiaTheme="minorHAnsi"/>
        </w:rPr>
        <w:t>23.</w:t>
      </w:r>
      <w:r w:rsidRPr="004C5DE3">
        <w:rPr>
          <w:rFonts w:eastAsiaTheme="minorHAnsi"/>
        </w:rPr>
        <w:tab/>
        <w:t xml:space="preserve">Usher-Smith JA, Sharp SJ, Griffin SJ. The spectrum effect in tests for risk prediction, screening, and diagnosis. </w:t>
      </w:r>
      <w:r w:rsidRPr="004C5DE3">
        <w:rPr>
          <w:rFonts w:eastAsiaTheme="minorHAnsi"/>
          <w:i/>
          <w:iCs/>
        </w:rPr>
        <w:t>BMJ</w:t>
      </w:r>
      <w:r w:rsidRPr="004C5DE3">
        <w:rPr>
          <w:rFonts w:eastAsiaTheme="minorHAnsi"/>
        </w:rPr>
        <w:t>. 2016;353. doi:10.1136/</w:t>
      </w:r>
      <w:proofErr w:type="gramStart"/>
      <w:r w:rsidRPr="004C5DE3">
        <w:rPr>
          <w:rFonts w:eastAsiaTheme="minorHAnsi"/>
        </w:rPr>
        <w:t>bmj.i</w:t>
      </w:r>
      <w:proofErr w:type="gramEnd"/>
      <w:r w:rsidRPr="004C5DE3">
        <w:rPr>
          <w:rFonts w:eastAsiaTheme="minorHAnsi"/>
        </w:rPr>
        <w:t>3139</w:t>
      </w:r>
    </w:p>
    <w:p w14:paraId="46E72F13" w14:textId="4A96727D" w:rsidR="00573BE1" w:rsidRDefault="00222B97" w:rsidP="004C5DE3">
      <w:pPr>
        <w:pStyle w:val="Bibliography"/>
      </w:pPr>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484" w:name="_Hlk207204396"/>
      <w:r>
        <w:t xml:space="preserve">= </w:t>
      </w:r>
      <w:proofErr w:type="gramStart"/>
      <w:r>
        <w:t>P(</w:t>
      </w:r>
      <w:proofErr w:type="gramEnd"/>
      <w:r>
        <w:t xml:space="preserve">finding | diagnosis) / </w:t>
      </w:r>
      <w:proofErr w:type="gramStart"/>
      <w:r>
        <w:t>P(</w:t>
      </w:r>
      <w:proofErr w:type="gramEnd"/>
      <w:r>
        <w:t>finding | not diagnosis)</w:t>
      </w:r>
    </w:p>
    <w:bookmarkEnd w:id="484"/>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i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9-16T18:24:00Z" w:initials="BL">
    <w:p w14:paraId="08179604" w14:textId="77777777" w:rsidR="004D44AB" w:rsidRDefault="004D44AB" w:rsidP="004D44AB">
      <w:r>
        <w:rPr>
          <w:rStyle w:val="CommentReference"/>
        </w:rPr>
        <w:annotationRef/>
      </w:r>
      <w:r>
        <w:rPr>
          <w:color w:val="F6F6F6"/>
          <w:sz w:val="20"/>
          <w:szCs w:val="20"/>
        </w:rPr>
        <w:t xml:space="preserve">Others mentioned previously – did they contribute? </w:t>
      </w:r>
    </w:p>
    <w:p w14:paraId="0BE2CD8E" w14:textId="77777777" w:rsidR="004D44AB" w:rsidRDefault="004D44AB" w:rsidP="004D44AB">
      <w:r>
        <w:rPr>
          <w:color w:val="F6F6F6"/>
          <w:sz w:val="20"/>
          <w:szCs w:val="20"/>
        </w:rPr>
        <w:t>Boyu</w:t>
      </w:r>
    </w:p>
    <w:p w14:paraId="16F4799C" w14:textId="77777777" w:rsidR="004D44AB" w:rsidRDefault="004D44AB" w:rsidP="004D44AB">
      <w:r>
        <w:rPr>
          <w:color w:val="F6F6F6"/>
          <w:sz w:val="20"/>
          <w:szCs w:val="20"/>
        </w:rPr>
        <w:t>Emma Chua</w:t>
      </w:r>
    </w:p>
    <w:p w14:paraId="3BEA11EA" w14:textId="77777777" w:rsidR="004D44AB" w:rsidRDefault="004D44AB" w:rsidP="004D44AB">
      <w:r>
        <w:rPr>
          <w:color w:val="F6F6F6"/>
          <w:sz w:val="20"/>
          <w:szCs w:val="20"/>
        </w:rPr>
        <w:t>Adriana Coleska</w:t>
      </w:r>
    </w:p>
    <w:p w14:paraId="1DBE1959" w14:textId="77777777" w:rsidR="004D44AB" w:rsidRDefault="004D44AB" w:rsidP="004D44AB">
      <w:r>
        <w:rPr>
          <w:color w:val="F6F6F6"/>
          <w:sz w:val="20"/>
          <w:szCs w:val="20"/>
        </w:rPr>
        <w:t>Ahmad</w:t>
      </w:r>
    </w:p>
    <w:p w14:paraId="04580E82" w14:textId="77777777" w:rsidR="004D44AB" w:rsidRDefault="004D44AB" w:rsidP="004D44AB">
      <w:r>
        <w:rPr>
          <w:sz w:val="20"/>
          <w:szCs w:val="20"/>
        </w:rPr>
        <w:t>-Need to add back in if so</w:t>
      </w:r>
    </w:p>
  </w:comment>
  <w:comment w:id="2" w:author="Brian Locke" w:date="2025-08-27T12:57:00Z" w:initials="BL">
    <w:p w14:paraId="42025A54" w14:textId="2D17C111" w:rsidR="00010565" w:rsidRDefault="00010565" w:rsidP="00010565">
      <w:r>
        <w:rPr>
          <w:rStyle w:val="CommentReference"/>
        </w:rPr>
        <w:annotationRef/>
      </w:r>
      <w:r>
        <w:rPr>
          <w:sz w:val="20"/>
          <w:szCs w:val="20"/>
        </w:rPr>
        <w:t>Lets start adding these as we go</w:t>
      </w:r>
    </w:p>
  </w:comment>
  <w:comment w:id="6"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69" w:author="Rohlfsen, Cory J" w:date="2025-08-29T21:18:00Z" w:initials="CR">
    <w:p w14:paraId="69512748" w14:textId="77777777" w:rsidR="009F3B0A" w:rsidRDefault="009F3B0A" w:rsidP="009F3B0A">
      <w:pPr>
        <w:pStyle w:val="CommentText"/>
      </w:pPr>
      <w:r>
        <w:rPr>
          <w:rStyle w:val="CommentReference"/>
        </w:rPr>
        <w:annotationRef/>
      </w:r>
      <w:r>
        <w:t xml:space="preserve">Ref: </w:t>
      </w:r>
      <w:r>
        <w:rPr>
          <w:color w:val="272727"/>
          <w:highlight w:val="white"/>
        </w:rPr>
        <w:t>M. Steyvers, H. Tejeda, G. Kerrigan, P. Smyth. Bayesian modeling of human–AI complementarity, </w:t>
      </w:r>
      <w:r>
        <w:rPr>
          <w:i/>
          <w:iCs/>
          <w:color w:val="272727"/>
          <w:highlight w:val="white"/>
        </w:rPr>
        <w:t>PNAS.</w:t>
      </w:r>
      <w:r>
        <w:rPr>
          <w:color w:val="272727"/>
          <w:highlight w:val="white"/>
        </w:rPr>
        <w:t> 119(11), </w:t>
      </w:r>
      <w:hyperlink r:id="rId2" w:history="1">
        <w:r w:rsidRPr="00A47C8F">
          <w:rPr>
            <w:rStyle w:val="Hyperlink"/>
            <w:highlight w:val="white"/>
          </w:rPr>
          <w:t>https://doi.org/10.1073/pnas.2111547119</w:t>
        </w:r>
      </w:hyperlink>
      <w:r>
        <w:rPr>
          <w:color w:val="272727"/>
          <w:highlight w:val="white"/>
        </w:rPr>
        <w:t> (2022).</w:t>
      </w:r>
    </w:p>
  </w:comment>
  <w:comment w:id="86" w:author="Rohlfsen, Cory J" w:date="2025-08-29T20:51:00Z" w:initials="CR">
    <w:p w14:paraId="5714A3ED" w14:textId="78FDFBF8" w:rsidR="00976AD8" w:rsidRDefault="00976AD8" w:rsidP="00976AD8">
      <w:pPr>
        <w:pStyle w:val="CommentText"/>
        <w:ind w:left="320"/>
      </w:pPr>
      <w:r>
        <w:rPr>
          <w:rStyle w:val="CommentReference"/>
        </w:rPr>
        <w:annotationRef/>
      </w:r>
      <w:r>
        <w:rPr>
          <w:color w:val="737380"/>
        </w:rPr>
        <w:t>R. Geirhos, K. Meding, F. A. Wichmann, Beyond accuracy: Quantifying trial-by-trial behaviour of CNNs and humans by measuring error consistency. </w:t>
      </w:r>
      <w:r>
        <w:rPr>
          <w:i/>
          <w:iCs/>
          <w:color w:val="737380"/>
        </w:rPr>
        <w:t>Adv. Neural Inf. Process. Syst.</w:t>
      </w:r>
      <w:r>
        <w:rPr>
          <w:color w:val="737380"/>
        </w:rPr>
        <w:t> 33, 13890–13902 (2020).</w:t>
      </w:r>
    </w:p>
  </w:comment>
  <w:comment w:id="196" w:author="Chong, Paul C" w:date="2025-09-05T17:35:00Z" w:initials="PC">
    <w:p w14:paraId="028D842A" w14:textId="77777777" w:rsidR="006100A4" w:rsidRDefault="006100A4" w:rsidP="006100A4">
      <w:pPr>
        <w:pStyle w:val="CommentText"/>
      </w:pPr>
      <w:r>
        <w:rPr>
          <w:rStyle w:val="CommentReference"/>
        </w:rPr>
        <w:annotationRef/>
      </w:r>
      <w:r>
        <w:t>Goh E, Gallo R, Hom J, et al. Large Language Model Influence on Diagnostic Reasoning: A Randomized Clinical Trial. JAMA Netw Open. 2024;7(10):e2440969. Published 2024 Oct 1. doi:10.1001/jamanetworkopen.2024.40969</w:t>
      </w:r>
    </w:p>
  </w:comment>
  <w:comment w:id="198" w:author="Chong, Paul C" w:date="2025-09-05T17:39:00Z" w:initials="PC">
    <w:p w14:paraId="0A13ED0B" w14:textId="77777777" w:rsidR="006100A4" w:rsidRDefault="006100A4" w:rsidP="006100A4">
      <w:pPr>
        <w:pStyle w:val="CommentText"/>
      </w:pPr>
      <w:r>
        <w:rPr>
          <w:rStyle w:val="CommentReference"/>
        </w:rPr>
        <w:annotationRef/>
      </w:r>
      <w:r>
        <w:rPr>
          <w:color w:val="212121"/>
          <w:highlight w:val="white"/>
        </w:rPr>
        <w:t>Passerini A, Gema A, Minervini P, Sayin B, Tentori K. Fostering effective hybrid human-LLM reasoning and decision making. </w:t>
      </w:r>
      <w:r>
        <w:rPr>
          <w:i/>
          <w:iCs/>
          <w:color w:val="212121"/>
          <w:highlight w:val="white"/>
        </w:rPr>
        <w:t>Front Artif Intell</w:t>
      </w:r>
      <w:r>
        <w:rPr>
          <w:color w:val="212121"/>
          <w:highlight w:val="white"/>
        </w:rPr>
        <w:t>. 2025;7:1464690. Published 2025 Jan 8. doi:10.3389/frai.2024.1464690</w:t>
      </w:r>
      <w:r>
        <w:t xml:space="preserve"> </w:t>
      </w:r>
    </w:p>
  </w:comment>
  <w:comment w:id="200" w:author="Chong, Paul C" w:date="2025-09-05T17:37:00Z" w:initials="PC">
    <w:p w14:paraId="397971CD" w14:textId="77777777" w:rsidR="006100A4" w:rsidRDefault="006100A4" w:rsidP="006100A4">
      <w:pPr>
        <w:pStyle w:val="CommentText"/>
      </w:pPr>
      <w:r>
        <w:rPr>
          <w:rStyle w:val="CommentReference"/>
        </w:rPr>
        <w:annotationRef/>
      </w:r>
      <w:r>
        <w:rPr>
          <w:color w:val="212121"/>
          <w:highlight w:val="white"/>
        </w:rPr>
        <w:t>Singhal K, Azizi S, Tu T, et al. Large language models encode clinical knowledge. </w:t>
      </w:r>
      <w:r>
        <w:rPr>
          <w:i/>
          <w:iCs/>
          <w:color w:val="212121"/>
          <w:highlight w:val="white"/>
        </w:rPr>
        <w:t>Nature</w:t>
      </w:r>
      <w:r>
        <w:rPr>
          <w:color w:val="212121"/>
          <w:highlight w:val="white"/>
        </w:rPr>
        <w:t>. 2023;620(7972):172-180. doi:10.1038/s41586-023-06291-2</w:t>
      </w:r>
      <w:r>
        <w:t xml:space="preserve"> </w:t>
      </w:r>
    </w:p>
  </w:comment>
  <w:comment w:id="206"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207"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302" w:author="Rohlfsen, Cory J" w:date="2025-08-29T22:51:00Z" w:initials="CR">
    <w:p w14:paraId="6E88FD1A" w14:textId="57C3B4B1" w:rsidR="00430282" w:rsidRDefault="00430282" w:rsidP="00430282">
      <w:pPr>
        <w:pStyle w:val="CommentText"/>
      </w:pPr>
      <w:r>
        <w:rPr>
          <w:rStyle w:val="CommentReference"/>
        </w:rPr>
        <w:annotationRef/>
      </w:r>
      <w:r>
        <w:rPr>
          <w:color w:val="212121"/>
          <w:highlight w:val="white"/>
        </w:rPr>
        <w:t>Ref: Jagannath AD, Dreicer JJ, Penner JC, Dhaliwal G. The cognitive apprenticeship: advancing reasoning education by thinking aloud. Diagnosis (Berl). 2022 Dec 1;10(1):9-12. doi: 10.1515/dx-2022-0043. PMID: 36450097.</w:t>
      </w:r>
      <w:r>
        <w:t xml:space="preserve"> </w:t>
      </w:r>
    </w:p>
  </w:comment>
  <w:comment w:id="457"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458"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465" w:author="Rohlfsen, Cory J" w:date="2025-08-29T23:38:00Z" w:initials="CR">
    <w:p w14:paraId="190CFAE8" w14:textId="77777777" w:rsidR="004F3215" w:rsidRDefault="004F3215" w:rsidP="004F3215">
      <w:pPr>
        <w:pStyle w:val="CommentText"/>
      </w:pPr>
      <w:r>
        <w:rPr>
          <w:rStyle w:val="CommentReference"/>
        </w:rPr>
        <w:annotationRef/>
      </w:r>
      <w:r>
        <w:t>Ref: Raja-Elie, EA, Gin, B, Boscardin, CK. Educational Strategies for Clinical Supervision of Artificial Intelligence Use. NEJM. 2025; 393(8).</w:t>
      </w:r>
    </w:p>
  </w:comment>
  <w:comment w:id="469"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470"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471"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476"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477" w:author="Rohlfsen, Cory J" w:date="2025-08-29T22:16:00Z" w:initials="CR">
    <w:p w14:paraId="4A4DF3C1" w14:textId="77777777" w:rsidR="00D905E5" w:rsidRDefault="00D905E5" w:rsidP="00D905E5">
      <w:pPr>
        <w:pStyle w:val="CommentText"/>
      </w:pPr>
      <w:r>
        <w:rPr>
          <w:rStyle w:val="CommentReference"/>
        </w:rPr>
        <w:annotationRef/>
      </w:r>
      <w:r>
        <w:t>Great conclusion - well done</w:t>
      </w:r>
    </w:p>
  </w:comment>
  <w:comment w:id="483" w:author="Brian Locke [2]" w:date="2025-06-19T16:27:00Z" w:initials="BL">
    <w:p w14:paraId="714837D8" w14:textId="227FECE4" w:rsidR="0011698A" w:rsidRDefault="0011698A" w:rsidP="0011698A">
      <w:r>
        <w:rPr>
          <w:rStyle w:val="CommentReference"/>
        </w:rPr>
        <w:annotationRef/>
      </w:r>
      <w:r>
        <w:rPr>
          <w:sz w:val="20"/>
          <w:szCs w:val="20"/>
        </w:rPr>
        <w:t xml:space="preserve">Shared zotero library for us to use: </w:t>
      </w:r>
      <w:hyperlink r:id="rId3" w:history="1">
        <w:r w:rsidRPr="009857D2">
          <w:rPr>
            <w:rStyle w:val="Hyperlink"/>
            <w:sz w:val="20"/>
            <w:szCs w:val="20"/>
          </w:rPr>
          <w:t>https://www.zotero.org/groups/6032284/llm_lr_estimation</w:t>
        </w:r>
      </w:hyperlink>
      <w:hyperlink r:id="rId4"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80E82" w15:done="0"/>
  <w15:commentEx w15:paraId="42025A54" w15:done="0"/>
  <w15:commentEx w15:paraId="6F3D9644" w15:done="0"/>
  <w15:commentEx w15:paraId="69512748" w15:done="1"/>
  <w15:commentEx w15:paraId="5714A3ED" w15:done="0"/>
  <w15:commentEx w15:paraId="028D842A" w15:done="1"/>
  <w15:commentEx w15:paraId="0A13ED0B" w15:done="1"/>
  <w15:commentEx w15:paraId="397971CD" w15:done="1"/>
  <w15:commentEx w15:paraId="427F7425" w15:done="0"/>
  <w15:commentEx w15:paraId="235D84EA" w15:paraIdParent="427F7425" w15:done="0"/>
  <w15:commentEx w15:paraId="6E88FD1A" w15:done="1"/>
  <w15:commentEx w15:paraId="748A859E" w15:done="0"/>
  <w15:commentEx w15:paraId="38D10D8A" w15:done="0"/>
  <w15:commentEx w15:paraId="190CFAE8" w15:done="1"/>
  <w15:commentEx w15:paraId="2ED75347" w15:done="0"/>
  <w15:commentEx w15:paraId="779616BF" w15:paraIdParent="2ED75347" w15:done="0"/>
  <w15:commentEx w15:paraId="32F35E1C" w15:done="0"/>
  <w15:commentEx w15:paraId="1817A05E" w15:done="0"/>
  <w15:commentEx w15:paraId="4A4DF3C1"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189BD2" w16cex:dateUtc="2025-09-17T00:24:00Z"/>
  <w16cex:commentExtensible w16cex:durableId="1567C3FF" w16cex:dateUtc="2025-08-27T18:57:00Z"/>
  <w16cex:commentExtensible w16cex:durableId="221B361A" w16cex:dateUtc="2025-08-27T19:28:00Z"/>
  <w16cex:commentExtensible w16cex:durableId="5B2F4B26" w16cex:dateUtc="2025-08-30T02:18:00Z"/>
  <w16cex:commentExtensible w16cex:durableId="03F4E542" w16cex:dateUtc="2025-08-30T01:51:00Z"/>
  <w16cex:commentExtensible w16cex:durableId="395DACAA" w16cex:dateUtc="2025-09-05T21:35:00Z"/>
  <w16cex:commentExtensible w16cex:durableId="7AAF04FB" w16cex:dateUtc="2025-09-05T21:39:00Z"/>
  <w16cex:commentExtensible w16cex:durableId="63BF432E" w16cex:dateUtc="2025-09-05T21:37:00Z"/>
  <w16cex:commentExtensible w16cex:durableId="3A2D7A32" w16cex:dateUtc="2025-06-24T03:23:00Z"/>
  <w16cex:commentExtensible w16cex:durableId="17CAFE6F" w16cex:dateUtc="2025-06-24T03:37:00Z"/>
  <w16cex:commentExtensible w16cex:durableId="51E8CA33" w16cex:dateUtc="2025-08-30T03:51:00Z"/>
  <w16cex:commentExtensible w16cex:durableId="136943CF" w16cex:dateUtc="2025-08-04T01:59:00Z"/>
  <w16cex:commentExtensible w16cex:durableId="7BAEC545" w16cex:dateUtc="2025-06-24T03:33:00Z"/>
  <w16cex:commentExtensible w16cex:durableId="573C7AB4" w16cex:dateUtc="2025-08-30T04:38: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6250BC2A" w16cex:dateUtc="2025-08-30T03:16: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80E82" w16cid:durableId="21189BD2"/>
  <w16cid:commentId w16cid:paraId="42025A54" w16cid:durableId="1567C3FF"/>
  <w16cid:commentId w16cid:paraId="6F3D9644" w16cid:durableId="221B361A"/>
  <w16cid:commentId w16cid:paraId="69512748" w16cid:durableId="5B2F4B26"/>
  <w16cid:commentId w16cid:paraId="5714A3ED" w16cid:durableId="03F4E542"/>
  <w16cid:commentId w16cid:paraId="028D842A" w16cid:durableId="395DACAA"/>
  <w16cid:commentId w16cid:paraId="0A13ED0B" w16cid:durableId="7AAF04FB"/>
  <w16cid:commentId w16cid:paraId="397971CD" w16cid:durableId="63BF432E"/>
  <w16cid:commentId w16cid:paraId="427F7425" w16cid:durableId="3A2D7A32"/>
  <w16cid:commentId w16cid:paraId="235D84EA" w16cid:durableId="17CAFE6F"/>
  <w16cid:commentId w16cid:paraId="6E88FD1A" w16cid:durableId="51E8CA33"/>
  <w16cid:commentId w16cid:paraId="748A859E" w16cid:durableId="136943CF"/>
  <w16cid:commentId w16cid:paraId="38D10D8A" w16cid:durableId="7BAEC545"/>
  <w16cid:commentId w16cid:paraId="190CFAE8" w16cid:durableId="573C7AB4"/>
  <w16cid:commentId w16cid:paraId="2ED75347" w16cid:durableId="1C392FB0"/>
  <w16cid:commentId w16cid:paraId="779616BF" w16cid:durableId="12F9C637"/>
  <w16cid:commentId w16cid:paraId="32F35E1C" w16cid:durableId="472CA9EF"/>
  <w16cid:commentId w16cid:paraId="1817A05E" w16cid:durableId="0D93C4E1"/>
  <w16cid:commentId w16cid:paraId="4A4DF3C1" w16cid:durableId="6250BC2A"/>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Chong, Paul C">
    <w15:presenceInfo w15:providerId="AD" w15:userId="S::pcchong0926@email.campbell.edu::c40bd249-afaf-45c3-a871-0cdb24e17b83"/>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1DC1"/>
    <w:rsid w:val="0016492D"/>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C52"/>
    <w:rsid w:val="002D15DA"/>
    <w:rsid w:val="002D1638"/>
    <w:rsid w:val="002D334E"/>
    <w:rsid w:val="002E3842"/>
    <w:rsid w:val="002F0A34"/>
    <w:rsid w:val="002F1FB0"/>
    <w:rsid w:val="002F2624"/>
    <w:rsid w:val="002F6132"/>
    <w:rsid w:val="002F6396"/>
    <w:rsid w:val="002F76A9"/>
    <w:rsid w:val="003049E3"/>
    <w:rsid w:val="00307B7C"/>
    <w:rsid w:val="00310D6B"/>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5DE3"/>
    <w:rsid w:val="004C7BBA"/>
    <w:rsid w:val="004D1DE3"/>
    <w:rsid w:val="004D44AB"/>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00A4"/>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E12F2"/>
    <w:rsid w:val="00AE1451"/>
    <w:rsid w:val="00AE6D23"/>
    <w:rsid w:val="00AF1C71"/>
    <w:rsid w:val="00AF2CC2"/>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3BA7"/>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90A"/>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doi.org/10.1073/pnas.2111547119" TargetMode="External"/><Relationship Id="rId1" Type="http://schemas.openxmlformats.org/officeDocument/2006/relationships/hyperlink" Target="https://www.elsevier.com/researcher/author/policies-and-guidelines/credit-author-statement" TargetMode="External"/><Relationship Id="rId4"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15243</Words>
  <Characters>86887</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3</cp:revision>
  <dcterms:created xsi:type="dcterms:W3CDTF">2025-09-17T00:35:00Z</dcterms:created>
  <dcterms:modified xsi:type="dcterms:W3CDTF">2025-09-17T00:44:00Z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id="kDm55wOo"/&gt;&lt;style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