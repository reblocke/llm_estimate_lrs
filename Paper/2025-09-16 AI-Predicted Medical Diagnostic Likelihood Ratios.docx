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F1834" w14:textId="77777777" w:rsidR="00530A93" w:rsidRDefault="00AE1451" w:rsidP="00E519AE">
      <w:pPr>
        <w:pStyle w:val="Heading1"/>
        <w:rPr>
          <w:rFonts w:eastAsia="Times New Roman"/>
        </w:rPr>
      </w:pPr>
      <w:r w:rsidRPr="00AE1451">
        <w:rPr>
          <w:rFonts w:eastAsia="Times New Roman"/>
        </w:rPr>
        <w:t>Title</w:t>
      </w:r>
      <w:r>
        <w:rPr>
          <w:rFonts w:eastAsia="Times New Roman"/>
        </w:rPr>
        <w:t xml:space="preserve">: </w:t>
      </w:r>
    </w:p>
    <w:p w14:paraId="2BC691E7" w14:textId="2EDD2F65" w:rsidR="00AE1451" w:rsidRDefault="00E519AE" w:rsidP="00AE1451">
      <w:pPr>
        <w:rPr>
          <w:bCs/>
        </w:rPr>
      </w:pPr>
      <w:r>
        <w:rPr>
          <w:bCs/>
        </w:rPr>
        <w:t>Estimation</w:t>
      </w:r>
      <w:r w:rsidR="00AE1451" w:rsidRPr="00AE1451">
        <w:rPr>
          <w:bCs/>
        </w:rPr>
        <w:t xml:space="preserve"> of Medical Diagnostic Likelihood Ratios Using Artificial Intelligence</w:t>
      </w:r>
    </w:p>
    <w:p w14:paraId="5B91DF02" w14:textId="77777777" w:rsidR="000371AD" w:rsidRDefault="000371AD" w:rsidP="00AE1451">
      <w:pPr>
        <w:rPr>
          <w:bCs/>
        </w:rPr>
      </w:pPr>
    </w:p>
    <w:p w14:paraId="5BA9E67C" w14:textId="420BD07C" w:rsidR="000371AD" w:rsidRDefault="000371AD" w:rsidP="00E519AE">
      <w:pPr>
        <w:pStyle w:val="Heading1"/>
        <w:rPr>
          <w:rFonts w:eastAsia="Times New Roman"/>
        </w:rPr>
      </w:pPr>
      <w:commentRangeStart w:id="0"/>
      <w:r>
        <w:rPr>
          <w:rFonts w:eastAsia="Times New Roman"/>
        </w:rPr>
        <w:t>Authors:</w:t>
      </w:r>
      <w:commentRangeEnd w:id="0"/>
      <w:r w:rsidR="004D44AB">
        <w:rPr>
          <w:rStyle w:val="CommentReference"/>
          <w:rFonts w:eastAsia="Times New Roman" w:cs="Times New Roman"/>
          <w:b w:val="0"/>
          <w:color w:val="auto"/>
        </w:rPr>
        <w:commentReference w:id="0"/>
      </w:r>
    </w:p>
    <w:p w14:paraId="28480B12" w14:textId="50DE1DD5" w:rsidR="004D44AB" w:rsidRDefault="004D44AB" w:rsidP="004D44AB">
      <w:r>
        <w:t>Paul Chong, MD, ORCID: ***</w:t>
      </w:r>
    </w:p>
    <w:p w14:paraId="46F4896B" w14:textId="371A70BF" w:rsidR="004D44AB" w:rsidRDefault="00BA3BA7" w:rsidP="004D44AB">
      <w:r>
        <w:t>Kian Samadian</w:t>
      </w:r>
      <w:r w:rsidR="004D44AB">
        <w:t>, MD</w:t>
      </w:r>
      <w:r>
        <w:t>, ORCID: ***</w:t>
      </w:r>
    </w:p>
    <w:p w14:paraId="4227F1B5" w14:textId="11B1CBC4" w:rsidR="004D44AB" w:rsidRPr="004D44AB" w:rsidRDefault="004D44AB" w:rsidP="004D44AB">
      <w:r>
        <w:t>Cory Rohlfsen, MD</w:t>
      </w:r>
      <w:r w:rsidR="00BA3BA7">
        <w:t xml:space="preserve">, ORCID: </w:t>
      </w:r>
      <w:ins w:id="1" w:author="Rohlfsen, Cory J" w:date="2025-08-29T16:00:00Z" w16du:dateUtc="2025-08-29T21:00:00Z">
        <w:r w:rsidR="00BA3BA7">
          <w:rPr>
            <w:bCs/>
          </w:rPr>
          <w:t>0009-0001-4229-6802</w:t>
        </w:r>
      </w:ins>
    </w:p>
    <w:p w14:paraId="56FA6B71" w14:textId="64FB3701" w:rsidR="004D44AB" w:rsidRDefault="004D44AB" w:rsidP="000371AD">
      <w:pPr>
        <w:rPr>
          <w:bCs/>
        </w:rPr>
      </w:pPr>
      <w:r>
        <w:rPr>
          <w:bCs/>
        </w:rPr>
        <w:t>Shuhan He, MD</w:t>
      </w:r>
      <w:r w:rsidR="00BA3BA7">
        <w:t>, ORCID: ***</w:t>
      </w:r>
    </w:p>
    <w:p w14:paraId="67D35224" w14:textId="11FF58DC" w:rsidR="00010565" w:rsidRDefault="00010565" w:rsidP="00010565">
      <w:pPr>
        <w:rPr>
          <w:bCs/>
        </w:rPr>
      </w:pPr>
      <w:commentRangeStart w:id="2"/>
      <w:r w:rsidRPr="000371AD">
        <w:rPr>
          <w:bCs/>
        </w:rPr>
        <w:t>Brian</w:t>
      </w:r>
      <w:r>
        <w:rPr>
          <w:bCs/>
        </w:rPr>
        <w:t xml:space="preserve"> W</w:t>
      </w:r>
      <w:r w:rsidR="0055678A">
        <w:rPr>
          <w:bCs/>
        </w:rPr>
        <w:t>.</w:t>
      </w:r>
      <w:r w:rsidRPr="000371AD">
        <w:rPr>
          <w:bCs/>
        </w:rPr>
        <w:t xml:space="preserve"> Locke</w:t>
      </w:r>
      <w:r>
        <w:rPr>
          <w:bCs/>
        </w:rPr>
        <w:t>,</w:t>
      </w:r>
      <w:commentRangeEnd w:id="2"/>
      <w:r>
        <w:rPr>
          <w:rStyle w:val="CommentReference"/>
        </w:rPr>
        <w:commentReference w:id="2"/>
      </w:r>
      <w:r>
        <w:rPr>
          <w:bCs/>
        </w:rPr>
        <w:t xml:space="preserve"> MD MSc – ORCID (</w:t>
      </w:r>
      <w:hyperlink r:id="rId9" w:history="1">
        <w:r w:rsidRPr="00010565">
          <w:rPr>
            <w:rStyle w:val="Hyperlink"/>
            <w:bCs/>
          </w:rPr>
          <w:t>0000-0002-3588-5238</w:t>
        </w:r>
      </w:hyperlink>
      <w:r>
        <w:rPr>
          <w:bCs/>
        </w:rPr>
        <w:t xml:space="preserve">). </w:t>
      </w:r>
    </w:p>
    <w:p w14:paraId="570BD878" w14:textId="77777777" w:rsidR="00010565" w:rsidRDefault="00010565" w:rsidP="00010565">
      <w:pPr>
        <w:rPr>
          <w:bCs/>
        </w:rPr>
      </w:pPr>
    </w:p>
    <w:p w14:paraId="46745B5A" w14:textId="49C071ED" w:rsidR="00010565" w:rsidRDefault="00010565" w:rsidP="00010565">
      <w:pPr>
        <w:rPr>
          <w:bCs/>
        </w:rPr>
      </w:pPr>
      <w:r w:rsidRPr="00BA3BA7">
        <w:rPr>
          <w:bCs/>
          <w:u w:val="single"/>
        </w:rPr>
        <w:t>Corresponding Author:</w:t>
      </w:r>
      <w:r>
        <w:rPr>
          <w:bCs/>
        </w:rPr>
        <w:t xml:space="preserve"> Brian Locke, MD MSc. Assistant Professor of Research, </w:t>
      </w:r>
      <w:r w:rsidR="00A62D76" w:rsidRPr="00A62D76">
        <w:rPr>
          <w:bCs/>
        </w:rPr>
        <w:t>Shock Trauma Intensive Care Unit, Intermountain Medical Center. 5121 Cottonwood St, Murray, UT 84107</w:t>
      </w:r>
      <w:r w:rsidR="0055678A">
        <w:rPr>
          <w:bCs/>
        </w:rPr>
        <w:t>.</w:t>
      </w:r>
      <w:r>
        <w:rPr>
          <w:bCs/>
        </w:rPr>
        <w:t xml:space="preserve"> </w:t>
      </w:r>
      <w:hyperlink r:id="rId10" w:history="1">
        <w:r w:rsidRPr="0088160B">
          <w:rPr>
            <w:rStyle w:val="Hyperlink"/>
            <w:bCs/>
          </w:rPr>
          <w:t>brian.locke@imail.org</w:t>
        </w:r>
      </w:hyperlink>
      <w:r>
        <w:rPr>
          <w:bCs/>
        </w:rPr>
        <w:t xml:space="preserve"> </w:t>
      </w:r>
    </w:p>
    <w:p w14:paraId="565A78A6" w14:textId="77777777" w:rsidR="00010565" w:rsidRDefault="00010565" w:rsidP="00AE1451">
      <w:pPr>
        <w:rPr>
          <w:bCs/>
        </w:rPr>
      </w:pPr>
    </w:p>
    <w:p w14:paraId="1D110333" w14:textId="55FFBD96" w:rsidR="00BA3BA7" w:rsidRDefault="00BA3BA7" w:rsidP="00AE1451">
      <w:pPr>
        <w:rPr>
          <w:bCs/>
          <w:u w:val="single"/>
        </w:rPr>
      </w:pPr>
      <w:r w:rsidRPr="00BA3BA7">
        <w:rPr>
          <w:bCs/>
          <w:u w:val="single"/>
        </w:rPr>
        <w:t xml:space="preserve">Affiliations: </w:t>
      </w:r>
    </w:p>
    <w:p w14:paraId="5AB7C097" w14:textId="73BE5C2F" w:rsidR="00BA3BA7" w:rsidRDefault="00BA3BA7" w:rsidP="00AE1451">
      <w:r>
        <w:t>Paul Chong: ***</w:t>
      </w:r>
    </w:p>
    <w:p w14:paraId="38FF8B3B" w14:textId="5D0FB197" w:rsidR="00BA3BA7" w:rsidRDefault="00BA3BA7" w:rsidP="00AE1451">
      <w:r>
        <w:t>Kian Samadian: ***</w:t>
      </w:r>
    </w:p>
    <w:p w14:paraId="0ADA3346" w14:textId="566092C8" w:rsidR="00BA3BA7" w:rsidRDefault="00BA3BA7" w:rsidP="00BA3BA7">
      <w:pPr>
        <w:rPr>
          <w:ins w:id="3" w:author="Rohlfsen, Cory J" w:date="2025-08-29T16:00:00Z" w16du:dateUtc="2025-08-29T21:00:00Z"/>
          <w:bCs/>
        </w:rPr>
      </w:pPr>
      <w:ins w:id="4" w:author="Rohlfsen, Cory J" w:date="2025-08-29T15:48:00Z" w16du:dateUtc="2025-08-29T20:48:00Z">
        <w:r>
          <w:rPr>
            <w:bCs/>
          </w:rPr>
          <w:t>Cory Rohlfsen</w:t>
        </w:r>
      </w:ins>
      <w:r>
        <w:rPr>
          <w:bCs/>
        </w:rPr>
        <w:t xml:space="preserve">: </w:t>
      </w:r>
      <w:ins w:id="5" w:author="Rohlfsen, Cory J" w:date="2025-08-29T15:59:00Z">
        <w:r w:rsidRPr="003049E3">
          <w:rPr>
            <w:bCs/>
          </w:rPr>
          <w:t>Department of Medicine, University of Nebraska Medical Center</w:t>
        </w:r>
      </w:ins>
    </w:p>
    <w:p w14:paraId="0D62300E" w14:textId="4C2CE6C4" w:rsidR="00BA3BA7" w:rsidRDefault="00BA3BA7" w:rsidP="00AE1451">
      <w:pPr>
        <w:rPr>
          <w:bCs/>
        </w:rPr>
      </w:pPr>
      <w:r>
        <w:rPr>
          <w:bCs/>
        </w:rPr>
        <w:t>Shuhan He: ***</w:t>
      </w:r>
    </w:p>
    <w:p w14:paraId="189422B0" w14:textId="0C00B16A" w:rsidR="00BA3BA7" w:rsidRDefault="00BA3BA7" w:rsidP="00AE1451">
      <w:pPr>
        <w:rPr>
          <w:bCs/>
        </w:rPr>
      </w:pPr>
      <w:r>
        <w:rPr>
          <w:bCs/>
        </w:rPr>
        <w:t>Brian W Locke: Intermountain Medical Center, Department of Pulmonary and Critical Care.</w:t>
      </w:r>
    </w:p>
    <w:p w14:paraId="0A651666" w14:textId="77777777" w:rsidR="00FB4A7D" w:rsidRDefault="00FB4A7D" w:rsidP="00AE1451">
      <w:pPr>
        <w:rPr>
          <w:bCs/>
        </w:rPr>
      </w:pPr>
    </w:p>
    <w:p w14:paraId="292A5826" w14:textId="77777777" w:rsidR="00A62D76" w:rsidRPr="00A62D76" w:rsidRDefault="00A62D76" w:rsidP="00A62D76">
      <w:pPr>
        <w:rPr>
          <w:b/>
          <w:bCs/>
        </w:rPr>
      </w:pPr>
      <w:r w:rsidRPr="00A62D76">
        <w:rPr>
          <w:b/>
          <w:bCs/>
        </w:rPr>
        <w:t>Financial Support</w:t>
      </w:r>
    </w:p>
    <w:p w14:paraId="58847E8C" w14:textId="2A5D2B7F" w:rsidR="00A62D76" w:rsidRPr="00A62D76" w:rsidRDefault="00A62D76" w:rsidP="00A62D76">
      <w:pPr>
        <w:rPr>
          <w:bCs/>
        </w:rPr>
      </w:pPr>
      <w:r w:rsidRPr="00A62D76">
        <w:rPr>
          <w:bCs/>
        </w:rPr>
        <w:t xml:space="preserve">This research was supported by </w:t>
      </w:r>
      <w:r w:rsidR="00573BE1">
        <w:rPr>
          <w:bCs/>
        </w:rPr>
        <w:t xml:space="preserve">a grant from </w:t>
      </w:r>
      <w:r w:rsidRPr="00A62D76">
        <w:rPr>
          <w:bCs/>
        </w:rPr>
        <w:t>the Intermountain Fund (B.W.L</w:t>
      </w:r>
      <w:r>
        <w:rPr>
          <w:bCs/>
        </w:rPr>
        <w:t>.</w:t>
      </w:r>
      <w:r w:rsidR="00573BE1">
        <w:rPr>
          <w:bCs/>
        </w:rPr>
        <w:t>)</w:t>
      </w:r>
    </w:p>
    <w:p w14:paraId="02129B46" w14:textId="77777777" w:rsidR="00A62D76" w:rsidRDefault="00A62D76" w:rsidP="00A62D76">
      <w:pPr>
        <w:rPr>
          <w:b/>
          <w:bCs/>
        </w:rPr>
      </w:pPr>
    </w:p>
    <w:p w14:paraId="74A8E74D" w14:textId="75EF8D74" w:rsidR="00A62D76" w:rsidRPr="00A62D76" w:rsidRDefault="00A62D76" w:rsidP="00A62D76">
      <w:pPr>
        <w:rPr>
          <w:b/>
          <w:bCs/>
        </w:rPr>
      </w:pPr>
      <w:r w:rsidRPr="00A62D76">
        <w:rPr>
          <w:b/>
          <w:bCs/>
        </w:rPr>
        <w:t>Conflicts of Interest</w:t>
      </w:r>
    </w:p>
    <w:p w14:paraId="0EBE660B" w14:textId="77777777" w:rsidR="00A62D76" w:rsidRPr="00A62D76" w:rsidRDefault="00A62D76" w:rsidP="00A62D76">
      <w:pPr>
        <w:rPr>
          <w:bCs/>
        </w:rPr>
      </w:pPr>
      <w:r w:rsidRPr="00A62D76">
        <w:rPr>
          <w:bCs/>
        </w:rPr>
        <w:t xml:space="preserve">B.W.L. claims an equity interest in Mountain Biometrics, a startup focused on machine learning medical time series data. </w:t>
      </w:r>
    </w:p>
    <w:p w14:paraId="744ED9E1" w14:textId="77777777" w:rsidR="00A62D76" w:rsidRDefault="00A62D76" w:rsidP="00AE1451">
      <w:pPr>
        <w:rPr>
          <w:bCs/>
        </w:rPr>
      </w:pPr>
    </w:p>
    <w:p w14:paraId="76FFC68E" w14:textId="77777777" w:rsidR="0007680C" w:rsidRPr="0049502D" w:rsidRDefault="0007680C" w:rsidP="0007680C">
      <w:pPr>
        <w:rPr>
          <w:b/>
          <w:bCs/>
        </w:rPr>
      </w:pPr>
      <w:commentRangeStart w:id="6"/>
      <w:r w:rsidRPr="0049502D">
        <w:rPr>
          <w:b/>
          <w:bCs/>
        </w:rPr>
        <w:t>Acknowledgement/Author contributions:</w:t>
      </w:r>
      <w:commentRangeEnd w:id="6"/>
      <w:r>
        <w:rPr>
          <w:rStyle w:val="CommentReference"/>
        </w:rPr>
        <w:commentReference w:id="6"/>
      </w:r>
    </w:p>
    <w:p w14:paraId="2F528755" w14:textId="77777777" w:rsidR="0007680C" w:rsidRDefault="0007680C" w:rsidP="0007680C"/>
    <w:p w14:paraId="088B236B" w14:textId="2C422FA1" w:rsidR="004D44AB" w:rsidRDefault="004D44AB" w:rsidP="0007680C">
      <w:r>
        <w:t>P.C. ***</w:t>
      </w:r>
    </w:p>
    <w:p w14:paraId="1DED13A1" w14:textId="77777777" w:rsidR="004D44AB" w:rsidRDefault="004D44AB" w:rsidP="0007680C"/>
    <w:p w14:paraId="2163062B" w14:textId="141F7B92" w:rsidR="004D44AB" w:rsidRDefault="004D44AB" w:rsidP="0007680C">
      <w:r>
        <w:t>K.S. ***</w:t>
      </w:r>
    </w:p>
    <w:p w14:paraId="6C4261AD" w14:textId="77777777" w:rsidR="004D44AB" w:rsidRDefault="004D44AB" w:rsidP="0007680C"/>
    <w:p w14:paraId="201366C9" w14:textId="78025A47" w:rsidR="004D44AB" w:rsidRDefault="004D44AB" w:rsidP="0007680C">
      <w:r>
        <w:t>C.R. ***</w:t>
      </w:r>
    </w:p>
    <w:p w14:paraId="0DE1D071" w14:textId="77777777" w:rsidR="004D44AB" w:rsidRDefault="004D44AB" w:rsidP="0007680C"/>
    <w:p w14:paraId="2B50EE3D" w14:textId="40BF420A" w:rsidR="004D44AB" w:rsidRDefault="004D44AB" w:rsidP="0007680C">
      <w:r>
        <w:t>S.H. ***</w:t>
      </w:r>
    </w:p>
    <w:p w14:paraId="0AE78748" w14:textId="5D724D71" w:rsidR="0007680C" w:rsidRDefault="0007680C" w:rsidP="0007680C"/>
    <w:p w14:paraId="4D71362A" w14:textId="611C57B0" w:rsidR="0007680C" w:rsidRDefault="0007680C" w:rsidP="0007680C">
      <w:r>
        <w:t>B.W.L Conceptualization, Methodology, Software, Data Curation, Writing – Review and Editing, Visualization, Supervision. Guarantor of integrity of the entire study</w:t>
      </w:r>
    </w:p>
    <w:p w14:paraId="3A6AAAE1" w14:textId="77777777" w:rsidR="00A62D76" w:rsidRDefault="00A62D76" w:rsidP="00AE1451">
      <w:pPr>
        <w:rPr>
          <w:bCs/>
        </w:rPr>
      </w:pPr>
    </w:p>
    <w:p w14:paraId="16986A5F" w14:textId="77777777" w:rsidR="00573BE1" w:rsidRDefault="00573BE1">
      <w:pPr>
        <w:spacing w:after="160" w:line="278" w:lineRule="auto"/>
        <w:rPr>
          <w:b/>
        </w:rPr>
      </w:pPr>
      <w:r>
        <w:rPr>
          <w:b/>
        </w:rPr>
        <w:br w:type="page"/>
      </w:r>
    </w:p>
    <w:p w14:paraId="52698CE5" w14:textId="0511CAA9" w:rsidR="00FB4A7D" w:rsidRDefault="00FB4A7D" w:rsidP="00AE1451">
      <w:pPr>
        <w:rPr>
          <w:bCs/>
        </w:rPr>
      </w:pPr>
      <w:commentRangeStart w:id="7"/>
      <w:r>
        <w:rPr>
          <w:b/>
        </w:rPr>
        <w:t xml:space="preserve">Description: </w:t>
      </w:r>
      <w:commentRangeEnd w:id="7"/>
      <w:r w:rsidR="009C33CA">
        <w:rPr>
          <w:rStyle w:val="CommentReference"/>
        </w:rPr>
        <w:commentReference w:id="7"/>
      </w:r>
      <w:r>
        <w:rPr>
          <w:bCs/>
        </w:rPr>
        <w:t>(1-2 sentences)</w:t>
      </w:r>
    </w:p>
    <w:p w14:paraId="4123AEC0" w14:textId="4889CAC3" w:rsidR="00FB4A7D" w:rsidRPr="00FB4A7D" w:rsidRDefault="00FB4A7D" w:rsidP="00AE1451">
      <w:pPr>
        <w:rPr>
          <w:bCs/>
        </w:rPr>
      </w:pPr>
      <w:r>
        <w:rPr>
          <w:bCs/>
        </w:rPr>
        <w:t xml:space="preserve">Large language models (LLMs) have the potential to accurately estimate likelihood ratios (LRs) to aid in </w:t>
      </w:r>
      <w:del w:id="8" w:author="Rohlfsen, Cory J" w:date="2025-08-29T16:01:00Z" w16du:dateUtc="2025-08-29T21:01:00Z">
        <w:r w:rsidDel="003049E3">
          <w:rPr>
            <w:bCs/>
          </w:rPr>
          <w:delText xml:space="preserve">clinical </w:delText>
        </w:r>
      </w:del>
      <w:r>
        <w:rPr>
          <w:bCs/>
        </w:rPr>
        <w:t>diagnostic decision-making without the need for resource-intensive</w:t>
      </w:r>
      <w:ins w:id="9" w:author="Rohlfsen, Cory J" w:date="2025-08-29T16:01:00Z" w16du:dateUtc="2025-08-29T21:01:00Z">
        <w:r w:rsidR="003049E3">
          <w:rPr>
            <w:bCs/>
          </w:rPr>
          <w:t>, clinical</w:t>
        </w:r>
      </w:ins>
      <w:r>
        <w:rPr>
          <w:bCs/>
        </w:rPr>
        <w:t xml:space="preserve"> studies. Our study demonstrated this possibility using 700 reported empirical LRs as well as three OpenAI LLMs.</w:t>
      </w:r>
    </w:p>
    <w:p w14:paraId="054F67A1" w14:textId="77777777" w:rsidR="00C77138" w:rsidRDefault="00C77138" w:rsidP="00AE1451">
      <w:pPr>
        <w:rPr>
          <w:bCs/>
        </w:rPr>
      </w:pPr>
    </w:p>
    <w:p w14:paraId="09651B9C" w14:textId="77777777" w:rsidR="00573BE1" w:rsidRDefault="00573BE1">
      <w:pPr>
        <w:spacing w:after="160" w:line="278" w:lineRule="auto"/>
        <w:rPr>
          <w:rFonts w:cstheme="majorBidi"/>
          <w:b/>
          <w:color w:val="0D0D0D" w:themeColor="text1" w:themeTint="F2"/>
          <w:szCs w:val="40"/>
        </w:rPr>
      </w:pPr>
      <w:r>
        <w:br w:type="page"/>
      </w:r>
    </w:p>
    <w:p w14:paraId="13D4098F" w14:textId="58D01C3B" w:rsidR="00C77138" w:rsidRPr="00C77138" w:rsidRDefault="00C77138" w:rsidP="00C77138">
      <w:pPr>
        <w:pStyle w:val="Heading1"/>
        <w:rPr>
          <w:rFonts w:eastAsia="Times New Roman"/>
        </w:rPr>
      </w:pPr>
      <w:commentRangeStart w:id="10"/>
      <w:r w:rsidRPr="00C77138">
        <w:rPr>
          <w:rFonts w:eastAsia="Times New Roman"/>
        </w:rPr>
        <w:t xml:space="preserve">Abstract: </w:t>
      </w:r>
      <w:commentRangeEnd w:id="10"/>
      <w:r w:rsidR="009C33CA">
        <w:rPr>
          <w:rStyle w:val="CommentReference"/>
          <w:rFonts w:eastAsia="Times New Roman" w:cs="Times New Roman"/>
          <w:b w:val="0"/>
          <w:color w:val="auto"/>
        </w:rPr>
        <w:commentReference w:id="10"/>
      </w:r>
      <w:r w:rsidR="007C3520" w:rsidRPr="007C3520">
        <w:rPr>
          <w:rFonts w:eastAsia="Times New Roman"/>
          <w:b w:val="0"/>
          <w:bCs/>
        </w:rPr>
        <w:t>(</w:t>
      </w:r>
      <w:r w:rsidR="00DC3699">
        <w:rPr>
          <w:rFonts w:eastAsia="Times New Roman"/>
          <w:b w:val="0"/>
          <w:bCs/>
        </w:rPr>
        <w:t>***</w:t>
      </w:r>
      <w:r w:rsidR="00FB4A7D">
        <w:rPr>
          <w:rFonts w:eastAsia="Times New Roman"/>
          <w:b w:val="0"/>
          <w:bCs/>
        </w:rPr>
        <w:t>/</w:t>
      </w:r>
      <w:r w:rsidR="007C3520" w:rsidRPr="007C3520">
        <w:rPr>
          <w:rFonts w:eastAsia="Times New Roman"/>
          <w:b w:val="0"/>
          <w:bCs/>
        </w:rPr>
        <w:t>300 words)</w:t>
      </w:r>
    </w:p>
    <w:p w14:paraId="5B539E3F" w14:textId="77777777" w:rsidR="00FB4A7D" w:rsidRDefault="00FB4A7D" w:rsidP="00AE1451">
      <w:pPr>
        <w:rPr>
          <w:bCs/>
          <w:i/>
          <w:iCs/>
        </w:rPr>
      </w:pPr>
    </w:p>
    <w:p w14:paraId="1E3F0B17" w14:textId="4832AE40" w:rsidR="00FB4A7D" w:rsidRPr="00FB4A7D" w:rsidRDefault="00FB4A7D" w:rsidP="00AE1451">
      <w:pPr>
        <w:rPr>
          <w:bCs/>
          <w:i/>
          <w:iCs/>
        </w:rPr>
      </w:pPr>
      <w:r>
        <w:rPr>
          <w:bCs/>
          <w:i/>
          <w:iCs/>
        </w:rPr>
        <w:t>Introduction</w:t>
      </w:r>
    </w:p>
    <w:p w14:paraId="4BD9CB4E" w14:textId="6493A710" w:rsidR="00FB4A7D" w:rsidRDefault="007C3520" w:rsidP="00AE1451">
      <w:pPr>
        <w:rPr>
          <w:bCs/>
        </w:rPr>
      </w:pPr>
      <w:r>
        <w:rPr>
          <w:bCs/>
        </w:rPr>
        <w:t>Likelihood ratios</w:t>
      </w:r>
      <w:ins w:id="11" w:author="Rohlfsen, Cory J" w:date="2025-08-29T16:02:00Z" w16du:dateUtc="2025-08-29T21:02:00Z">
        <w:r w:rsidR="003049E3">
          <w:rPr>
            <w:bCs/>
          </w:rPr>
          <w:t xml:space="preserve"> (LRs)</w:t>
        </w:r>
      </w:ins>
      <w:r>
        <w:rPr>
          <w:bCs/>
        </w:rPr>
        <w:t xml:space="preserve"> can </w:t>
      </w:r>
      <w:r w:rsidR="008E1E7B">
        <w:rPr>
          <w:bCs/>
        </w:rPr>
        <w:t>assist in</w:t>
      </w:r>
      <w:r>
        <w:rPr>
          <w:bCs/>
        </w:rPr>
        <w:t xml:space="preserve"> clinical diagnosi</w:t>
      </w:r>
      <w:r w:rsidR="00D6245A">
        <w:rPr>
          <w:bCs/>
        </w:rPr>
        <w:t>s</w:t>
      </w:r>
      <w:del w:id="12" w:author="Rohlfsen, Cory J" w:date="2025-08-29T16:03:00Z" w16du:dateUtc="2025-08-29T21:03:00Z">
        <w:r w:rsidR="009F0D1E" w:rsidDel="003049E3">
          <w:rPr>
            <w:bCs/>
          </w:rPr>
          <w:delText xml:space="preserve"> but</w:delText>
        </w:r>
      </w:del>
      <w:r w:rsidR="008E1E7B">
        <w:rPr>
          <w:bCs/>
        </w:rPr>
        <w:t xml:space="preserve">, but few </w:t>
      </w:r>
      <w:proofErr w:type="gramStart"/>
      <w:r w:rsidR="008E1E7B">
        <w:rPr>
          <w:bCs/>
        </w:rPr>
        <w:t>empirically-estimated</w:t>
      </w:r>
      <w:proofErr w:type="gramEnd"/>
      <w:r w:rsidR="008E1E7B">
        <w:rPr>
          <w:bCs/>
        </w:rPr>
        <w:t xml:space="preserve"> </w:t>
      </w:r>
      <w:ins w:id="13" w:author="Rohlfsen, Cory J" w:date="2025-08-29T16:03:00Z" w16du:dateUtc="2025-08-29T21:03:00Z">
        <w:r w:rsidR="003049E3">
          <w:rPr>
            <w:bCs/>
          </w:rPr>
          <w:t xml:space="preserve">LRs </w:t>
        </w:r>
      </w:ins>
      <w:del w:id="14" w:author="Rohlfsen, Cory J" w:date="2025-08-29T16:03:00Z" w16du:dateUtc="2025-08-29T21:03:00Z">
        <w:r w:rsidR="008E1E7B" w:rsidDel="003049E3">
          <w:rPr>
            <w:bCs/>
          </w:rPr>
          <w:delText>likelihood ratios</w:delText>
        </w:r>
      </w:del>
      <w:r w:rsidR="008E1E7B">
        <w:rPr>
          <w:bCs/>
        </w:rPr>
        <w:t xml:space="preserve"> exist because the</w:t>
      </w:r>
      <w:ins w:id="15" w:author="Rohlfsen, Cory J" w:date="2025-08-29T16:03:00Z" w16du:dateUtc="2025-08-29T21:03:00Z">
        <w:r w:rsidR="003049E3">
          <w:rPr>
            <w:bCs/>
          </w:rPr>
          <w:t xml:space="preserve">se studies are </w:t>
        </w:r>
      </w:ins>
      <w:del w:id="16" w:author="Rohlfsen, Cory J" w:date="2025-08-29T16:03:00Z" w16du:dateUtc="2025-08-29T21:03:00Z">
        <w:r w:rsidR="008E1E7B" w:rsidDel="003049E3">
          <w:rPr>
            <w:bCs/>
          </w:rPr>
          <w:delText>y requ</w:delText>
        </w:r>
        <w:r w:rsidDel="003049E3">
          <w:rPr>
            <w:bCs/>
          </w:rPr>
          <w:delText xml:space="preserve">ire </w:delText>
        </w:r>
      </w:del>
      <w:r>
        <w:rPr>
          <w:bCs/>
        </w:rPr>
        <w:t>resource-</w:t>
      </w:r>
      <w:proofErr w:type="spellStart"/>
      <w:r>
        <w:rPr>
          <w:bCs/>
        </w:rPr>
        <w:t>intensive</w:t>
      </w:r>
      <w:del w:id="17" w:author="Rohlfsen, Cory J" w:date="2025-08-29T16:05:00Z" w16du:dateUtc="2025-08-29T21:05:00Z">
        <w:r w:rsidDel="003049E3">
          <w:rPr>
            <w:bCs/>
          </w:rPr>
          <w:delText xml:space="preserve"> </w:delText>
        </w:r>
      </w:del>
      <w:ins w:id="18" w:author="Rohlfsen, Cory J" w:date="2025-08-29T16:05:00Z" w16du:dateUtc="2025-08-29T21:05:00Z">
        <w:r w:rsidR="003049E3">
          <w:rPr>
            <w:bCs/>
          </w:rPr>
          <w:t>and</w:t>
        </w:r>
        <w:proofErr w:type="spellEnd"/>
        <w:r w:rsidR="003049E3">
          <w:rPr>
            <w:bCs/>
          </w:rPr>
          <w:t xml:space="preserve"> fraught with variability</w:t>
        </w:r>
      </w:ins>
      <w:del w:id="19" w:author="Rohlfsen, Cory J" w:date="2025-08-29T16:05:00Z" w16du:dateUtc="2025-08-29T21:05:00Z">
        <w:r w:rsidDel="003049E3">
          <w:rPr>
            <w:bCs/>
          </w:rPr>
          <w:delText>studies to establish</w:delText>
        </w:r>
      </w:del>
      <w:r>
        <w:rPr>
          <w:bCs/>
        </w:rPr>
        <w:t xml:space="preserve">. Advancements in artificial intelligence and large language models </w:t>
      </w:r>
      <w:ins w:id="20" w:author="Rohlfsen, Cory J" w:date="2025-08-29T16:06:00Z" w16du:dateUtc="2025-08-29T21:06:00Z">
        <w:r w:rsidR="003049E3">
          <w:rPr>
            <w:bCs/>
          </w:rPr>
          <w:t xml:space="preserve">(LLM) </w:t>
        </w:r>
      </w:ins>
      <w:r>
        <w:rPr>
          <w:bCs/>
        </w:rPr>
        <w:t>present the possibility of estimat</w:t>
      </w:r>
      <w:ins w:id="21" w:author="Rohlfsen, Cory J" w:date="2025-08-29T16:06:00Z" w16du:dateUtc="2025-08-29T21:06:00Z">
        <w:r w:rsidR="003049E3">
          <w:rPr>
            <w:bCs/>
          </w:rPr>
          <w:t>ing</w:t>
        </w:r>
      </w:ins>
      <w:del w:id="22" w:author="Rohlfsen, Cory J" w:date="2025-08-29T16:06:00Z" w16du:dateUtc="2025-08-29T21:06:00Z">
        <w:r w:rsidDel="003049E3">
          <w:rPr>
            <w:bCs/>
          </w:rPr>
          <w:delText>ed</w:delText>
        </w:r>
      </w:del>
      <w:r>
        <w:rPr>
          <w:bCs/>
        </w:rPr>
        <w:t xml:space="preserve"> LRs that circumvent the </w:t>
      </w:r>
      <w:proofErr w:type="gramStart"/>
      <w:r>
        <w:rPr>
          <w:bCs/>
        </w:rPr>
        <w:t>aforementioned barriers</w:t>
      </w:r>
      <w:proofErr w:type="gramEnd"/>
      <w:r>
        <w:rPr>
          <w:bCs/>
        </w:rPr>
        <w:t xml:space="preserve"> </w:t>
      </w:r>
      <w:del w:id="23" w:author="Rohlfsen, Cory J" w:date="2025-08-29T16:06:00Z" w16du:dateUtc="2025-08-29T21:06:00Z">
        <w:r w:rsidDel="003049E3">
          <w:rPr>
            <w:bCs/>
          </w:rPr>
          <w:delText xml:space="preserve">of establishing </w:delText>
        </w:r>
        <w:r w:rsidR="00876D59" w:rsidDel="003049E3">
          <w:rPr>
            <w:bCs/>
          </w:rPr>
          <w:delText>likelihood ratio</w:delText>
        </w:r>
        <w:r w:rsidDel="003049E3">
          <w:rPr>
            <w:bCs/>
          </w:rPr>
          <w:delText xml:space="preserve">s. </w:delText>
        </w:r>
      </w:del>
    </w:p>
    <w:p w14:paraId="650F71ED" w14:textId="77777777" w:rsidR="00FB4A7D" w:rsidRDefault="00FB4A7D" w:rsidP="00AE1451">
      <w:pPr>
        <w:rPr>
          <w:bCs/>
          <w:i/>
          <w:iCs/>
        </w:rPr>
      </w:pPr>
    </w:p>
    <w:p w14:paraId="5024BA10" w14:textId="0BF22F5B" w:rsidR="00FB4A7D" w:rsidRDefault="00FB4A7D" w:rsidP="00AE1451">
      <w:pPr>
        <w:rPr>
          <w:bCs/>
          <w:i/>
          <w:iCs/>
        </w:rPr>
      </w:pPr>
      <w:r>
        <w:rPr>
          <w:bCs/>
          <w:i/>
          <w:iCs/>
        </w:rPr>
        <w:t>Methods</w:t>
      </w:r>
    </w:p>
    <w:p w14:paraId="4B108094" w14:textId="5D80F297" w:rsidR="00876D59" w:rsidRDefault="00876D59" w:rsidP="00DC3699">
      <w:bookmarkStart w:id="24" w:name="_Hlk207273178"/>
      <w:r>
        <w:rPr>
          <w:bCs/>
        </w:rPr>
        <w:t>We</w:t>
      </w:r>
      <w:bookmarkEnd w:id="24"/>
      <w:r>
        <w:rPr>
          <w:bCs/>
        </w:rPr>
        <w:t xml:space="preserve"> evaluated</w:t>
      </w:r>
      <w:r w:rsidR="007C3520">
        <w:rPr>
          <w:bCs/>
        </w:rPr>
        <w:t xml:space="preserve"> the accuracy of </w:t>
      </w:r>
      <w:ins w:id="25" w:author="Rohlfsen, Cory J" w:date="2025-08-29T16:06:00Z" w16du:dateUtc="2025-08-29T21:06:00Z">
        <w:r w:rsidR="003049E3">
          <w:rPr>
            <w:bCs/>
          </w:rPr>
          <w:t>LLM</w:t>
        </w:r>
      </w:ins>
      <w:del w:id="26" w:author="Rohlfsen, Cory J" w:date="2025-08-29T16:06:00Z" w16du:dateUtc="2025-08-29T21:06:00Z">
        <w:r w:rsidDel="003049E3">
          <w:rPr>
            <w:bCs/>
          </w:rPr>
          <w:delText>large language model</w:delText>
        </w:r>
      </w:del>
      <w:r w:rsidR="007C3520">
        <w:rPr>
          <w:bCs/>
        </w:rPr>
        <w:t>-</w:t>
      </w:r>
      <w:r w:rsidR="008E1E7B">
        <w:rPr>
          <w:bCs/>
        </w:rPr>
        <w:t>estimated</w:t>
      </w:r>
      <w:r w:rsidR="007C3520">
        <w:rPr>
          <w:bCs/>
        </w:rPr>
        <w:t xml:space="preserve"> </w:t>
      </w:r>
      <w:ins w:id="27" w:author="Rohlfsen, Cory J" w:date="2025-08-29T16:06:00Z" w16du:dateUtc="2025-08-29T21:06:00Z">
        <w:r w:rsidR="003049E3">
          <w:rPr>
            <w:bCs/>
          </w:rPr>
          <w:t>LRs</w:t>
        </w:r>
      </w:ins>
      <w:del w:id="28" w:author="Rohlfsen, Cory J" w:date="2025-08-29T16:06:00Z" w16du:dateUtc="2025-08-29T21:06:00Z">
        <w:r w:rsidDel="003049E3">
          <w:rPr>
            <w:bCs/>
          </w:rPr>
          <w:delText>likelihood ratio</w:delText>
        </w:r>
        <w:r w:rsidR="007C3520" w:rsidDel="003049E3">
          <w:rPr>
            <w:bCs/>
          </w:rPr>
          <w:delText>s</w:delText>
        </w:r>
      </w:del>
      <w:r w:rsidR="007C3520">
        <w:rPr>
          <w:bCs/>
        </w:rPr>
        <w:t xml:space="preserve"> </w:t>
      </w:r>
      <w:r w:rsidR="00DC3699">
        <w:rPr>
          <w:bCs/>
        </w:rPr>
        <w:t xml:space="preserve">against empirically derived values curated at theNNT.com. Three OpenAI models (GPT-4o, o3, GPT-5) were prompted with a few-shot design to return numerical </w:t>
      </w:r>
      <w:ins w:id="29" w:author="Rohlfsen, Cory J" w:date="2025-08-29T16:06:00Z" w16du:dateUtc="2025-08-29T21:06:00Z">
        <w:r w:rsidR="003049E3">
          <w:rPr>
            <w:bCs/>
          </w:rPr>
          <w:t>LR</w:t>
        </w:r>
      </w:ins>
      <w:del w:id="30" w:author="Rohlfsen, Cory J" w:date="2025-08-29T16:06:00Z" w16du:dateUtc="2025-08-29T21:06:00Z">
        <w:r w:rsidR="00DC3699" w:rsidDel="003049E3">
          <w:rPr>
            <w:bCs/>
          </w:rPr>
          <w:delText>likelihood ratio</w:delText>
        </w:r>
      </w:del>
      <w:r w:rsidR="00DC3699">
        <w:rPr>
          <w:bCs/>
        </w:rPr>
        <w:t xml:space="preserve"> estimates. Agreement with reported </w:t>
      </w:r>
      <w:ins w:id="31" w:author="Rohlfsen, Cory J" w:date="2025-08-29T16:07:00Z" w16du:dateUtc="2025-08-29T21:07:00Z">
        <w:r w:rsidR="003049E3">
          <w:rPr>
            <w:bCs/>
          </w:rPr>
          <w:t>LRs</w:t>
        </w:r>
      </w:ins>
      <w:del w:id="32" w:author="Rohlfsen, Cory J" w:date="2025-08-29T16:07:00Z" w16du:dateUtc="2025-08-29T21:07:00Z">
        <w:r w:rsidR="00DC3699" w:rsidDel="003049E3">
          <w:rPr>
            <w:bCs/>
          </w:rPr>
          <w:delText>likelihood ratios</w:delText>
        </w:r>
      </w:del>
      <w:r w:rsidR="00DC3699">
        <w:rPr>
          <w:bCs/>
        </w:rPr>
        <w:t xml:space="preserve"> was assessed using Bland-Altman analysis for mean bias and multiplicative limits of agreement. </w:t>
      </w:r>
    </w:p>
    <w:p w14:paraId="716E0FF2" w14:textId="77777777" w:rsidR="00876D59" w:rsidRDefault="00876D59" w:rsidP="00AE1451">
      <w:pPr>
        <w:rPr>
          <w:bCs/>
        </w:rPr>
      </w:pPr>
    </w:p>
    <w:p w14:paraId="16F017F2" w14:textId="77777777" w:rsidR="00FB4A7D" w:rsidRDefault="00FB4A7D" w:rsidP="00AE1451">
      <w:pPr>
        <w:rPr>
          <w:bCs/>
          <w:i/>
          <w:iCs/>
        </w:rPr>
      </w:pPr>
      <w:r>
        <w:rPr>
          <w:bCs/>
          <w:i/>
          <w:iCs/>
        </w:rPr>
        <w:t>Results</w:t>
      </w:r>
    </w:p>
    <w:p w14:paraId="52BF0124" w14:textId="525C2402" w:rsidR="00DC3699" w:rsidRDefault="00DC3699" w:rsidP="00AE1451">
      <w:pPr>
        <w:rPr>
          <w:bCs/>
          <w:highlight w:val="yellow"/>
        </w:rPr>
      </w:pPr>
      <w:r>
        <w:rPr>
          <w:bCs/>
        </w:rPr>
        <w:t>We compiled 700 literature-reported</w:t>
      </w:r>
      <w:ins w:id="33" w:author="Rohlfsen, Cory J" w:date="2025-08-29T16:07:00Z" w16du:dateUtc="2025-08-29T21:07:00Z">
        <w:r w:rsidR="003049E3">
          <w:rPr>
            <w:bCs/>
          </w:rPr>
          <w:t xml:space="preserve"> LRs</w:t>
        </w:r>
      </w:ins>
      <w:del w:id="34" w:author="Rohlfsen, Cory J" w:date="2025-08-29T16:07:00Z" w16du:dateUtc="2025-08-29T21:07:00Z">
        <w:r w:rsidDel="003049E3">
          <w:rPr>
            <w:bCs/>
          </w:rPr>
          <w:delText xml:space="preserve"> likelihood ratios</w:delText>
        </w:r>
      </w:del>
      <w:r>
        <w:rPr>
          <w:bCs/>
        </w:rPr>
        <w:t xml:space="preserve"> for 30 conditions. Most were for signs or symptoms (59%), historical elements (19%), or test results (16%). L</w:t>
      </w:r>
      <w:ins w:id="35" w:author="Rohlfsen, Cory J" w:date="2025-08-29T16:07:00Z" w16du:dateUtc="2025-08-29T21:07:00Z">
        <w:r w:rsidR="003049E3">
          <w:rPr>
            <w:bCs/>
          </w:rPr>
          <w:t>Rs</w:t>
        </w:r>
      </w:ins>
      <w:del w:id="36" w:author="Rohlfsen, Cory J" w:date="2025-08-29T16:07:00Z" w16du:dateUtc="2025-08-29T21:07:00Z">
        <w:r w:rsidDel="003049E3">
          <w:rPr>
            <w:bCs/>
          </w:rPr>
          <w:delText>ikelihood ratios</w:delText>
        </w:r>
      </w:del>
      <w:r>
        <w:rPr>
          <w:bCs/>
        </w:rPr>
        <w:t xml:space="preserve"> clustered near 1 (geometric mean 1.21, interquartile range 0.7 to 2.2). All models showed negligible mean bias. GPT-5 showed closest agreement with 95% limits of agreement spanning 0.26x to 3.7x of reported values (vs. 0.23x to 4.28x for o3 and 0.23x to 4.53x for GPT-4o; </w:t>
      </w:r>
      <w:r w:rsidRPr="00DC3699">
        <w:rPr>
          <w:bCs/>
          <w:i/>
          <w:iCs/>
        </w:rPr>
        <w:t>P</w:t>
      </w:r>
      <w:r>
        <w:rPr>
          <w:bCs/>
        </w:rPr>
        <w:t xml:space="preserve"> &lt; .0001 for each comparison). </w:t>
      </w:r>
    </w:p>
    <w:p w14:paraId="030ED0B3" w14:textId="77777777" w:rsidR="00FB4A7D" w:rsidRDefault="00FB4A7D" w:rsidP="00AE1451">
      <w:pPr>
        <w:rPr>
          <w:bCs/>
        </w:rPr>
      </w:pPr>
    </w:p>
    <w:p w14:paraId="5C627516" w14:textId="77777777" w:rsidR="00FB4A7D" w:rsidRDefault="00FB4A7D" w:rsidP="00AE1451">
      <w:pPr>
        <w:rPr>
          <w:bCs/>
          <w:i/>
          <w:iCs/>
        </w:rPr>
      </w:pPr>
      <w:r>
        <w:rPr>
          <w:bCs/>
          <w:i/>
          <w:iCs/>
        </w:rPr>
        <w:t>Conclusions</w:t>
      </w:r>
    </w:p>
    <w:p w14:paraId="7C7B6690" w14:textId="2851BF17" w:rsidR="000371AD" w:rsidRDefault="007C3520" w:rsidP="00AE1451">
      <w:pPr>
        <w:rPr>
          <w:bCs/>
        </w:rPr>
      </w:pPr>
      <w:r w:rsidRPr="00054773">
        <w:rPr>
          <w:bCs/>
        </w:rPr>
        <w:t xml:space="preserve">Our findings demonstrate that </w:t>
      </w:r>
      <w:del w:id="37" w:author="Rohlfsen, Cory J" w:date="2025-08-29T16:08:00Z" w16du:dateUtc="2025-08-29T21:08:00Z">
        <w:r w:rsidRPr="00054773" w:rsidDel="003049E3">
          <w:rPr>
            <w:bCs/>
          </w:rPr>
          <w:delText>large language models (</w:delText>
        </w:r>
      </w:del>
      <w:r w:rsidRPr="00054773">
        <w:rPr>
          <w:bCs/>
        </w:rPr>
        <w:t>LLMs</w:t>
      </w:r>
      <w:del w:id="38" w:author="Rohlfsen, Cory J" w:date="2025-08-29T16:08:00Z" w16du:dateUtc="2025-08-29T21:08:00Z">
        <w:r w:rsidRPr="00054773" w:rsidDel="003049E3">
          <w:rPr>
            <w:bCs/>
          </w:rPr>
          <w:delText>)</w:delText>
        </w:r>
      </w:del>
      <w:r w:rsidRPr="00054773">
        <w:rPr>
          <w:bCs/>
        </w:rPr>
        <w:t xml:space="preserve"> can estimate </w:t>
      </w:r>
      <w:ins w:id="39" w:author="Rohlfsen, Cory J" w:date="2025-08-29T16:08:00Z" w16du:dateUtc="2025-08-29T21:08:00Z">
        <w:r w:rsidR="003049E3">
          <w:rPr>
            <w:bCs/>
          </w:rPr>
          <w:t>LRs</w:t>
        </w:r>
      </w:ins>
      <w:del w:id="40" w:author="Rohlfsen, Cory J" w:date="2025-08-29T16:08:00Z" w16du:dateUtc="2025-08-29T21:08:00Z">
        <w:r w:rsidRPr="00054773" w:rsidDel="003049E3">
          <w:rPr>
            <w:bCs/>
          </w:rPr>
          <w:delText>likelihood ratios</w:delText>
        </w:r>
      </w:del>
      <w:r w:rsidRPr="00054773">
        <w:rPr>
          <w:bCs/>
        </w:rPr>
        <w:t xml:space="preserve"> for clinical diagnosis with reasonable accuracy, and that newer and more advanced models produce estimates more closely aligned with empirically reported literature standards. These results indicate significant potential for integrating generative AI into clinical diagnostic </w:t>
      </w:r>
      <w:ins w:id="41" w:author="Rohlfsen, Cory J" w:date="2025-08-29T23:20:00Z" w16du:dateUtc="2025-08-30T04:20:00Z">
        <w:r w:rsidR="007C106C">
          <w:rPr>
            <w:bCs/>
          </w:rPr>
          <w:t xml:space="preserve">and educational </w:t>
        </w:r>
      </w:ins>
      <w:r w:rsidRPr="00054773">
        <w:rPr>
          <w:bCs/>
        </w:rPr>
        <w:t xml:space="preserve">workflows, particularly in situations where empirical data is limited, outdated, or </w:t>
      </w:r>
      <w:del w:id="42" w:author="Rohlfsen, Cory J" w:date="2025-08-29T23:21:00Z" w16du:dateUtc="2025-08-30T04:21:00Z">
        <w:r w:rsidRPr="00054773" w:rsidDel="007C106C">
          <w:rPr>
            <w:bCs/>
          </w:rPr>
          <w:delText>entirely</w:delText>
        </w:r>
      </w:del>
      <w:r w:rsidRPr="00054773">
        <w:rPr>
          <w:bCs/>
        </w:rPr>
        <w:t xml:space="preserve"> unavailable.</w:t>
      </w:r>
      <w:r>
        <w:rPr>
          <w:bCs/>
        </w:rPr>
        <w:t xml:space="preserve"> Further</w:t>
      </w:r>
      <w:r w:rsidRPr="00054773">
        <w:rPr>
          <w:bCs/>
        </w:rPr>
        <w:t xml:space="preserve"> </w:t>
      </w:r>
      <w:r>
        <w:rPr>
          <w:bCs/>
        </w:rPr>
        <w:t>exploration</w:t>
      </w:r>
      <w:r w:rsidRPr="00054773">
        <w:rPr>
          <w:bCs/>
        </w:rPr>
        <w:t xml:space="preserve"> </w:t>
      </w:r>
      <w:r>
        <w:rPr>
          <w:bCs/>
        </w:rPr>
        <w:t xml:space="preserve">is warranted concerning </w:t>
      </w:r>
      <w:r w:rsidRPr="00054773">
        <w:rPr>
          <w:bCs/>
        </w:rPr>
        <w:t xml:space="preserve">the integration of LLM-generated </w:t>
      </w:r>
      <w:ins w:id="43" w:author="Rohlfsen, Cory J" w:date="2025-08-29T16:10:00Z" w16du:dateUtc="2025-08-29T21:10:00Z">
        <w:r w:rsidR="00D91F4E">
          <w:rPr>
            <w:bCs/>
          </w:rPr>
          <w:t>LRs</w:t>
        </w:r>
      </w:ins>
      <w:del w:id="44" w:author="Rohlfsen, Cory J" w:date="2025-08-29T16:10:00Z" w16du:dateUtc="2025-08-29T21:10:00Z">
        <w:r w:rsidRPr="00054773" w:rsidDel="00D91F4E">
          <w:rPr>
            <w:bCs/>
          </w:rPr>
          <w:delText>likelihood ratios</w:delText>
        </w:r>
      </w:del>
      <w:r w:rsidRPr="00054773">
        <w:rPr>
          <w:bCs/>
        </w:rPr>
        <w:t xml:space="preserve"> with real-time clinical </w:t>
      </w:r>
      <w:ins w:id="45" w:author="Rohlfsen, Cory J" w:date="2025-08-29T16:11:00Z" w16du:dateUtc="2025-08-29T21:11:00Z">
        <w:r w:rsidR="00D91F4E">
          <w:rPr>
            <w:bCs/>
          </w:rPr>
          <w:t>database</w:t>
        </w:r>
      </w:ins>
      <w:del w:id="46" w:author="Rohlfsen, Cory J" w:date="2025-08-29T16:11:00Z" w16du:dateUtc="2025-08-29T21:11:00Z">
        <w:r w:rsidRPr="00054773" w:rsidDel="00D91F4E">
          <w:rPr>
            <w:bCs/>
          </w:rPr>
          <w:delText>literature</w:delText>
        </w:r>
      </w:del>
      <w:r w:rsidRPr="00054773">
        <w:rPr>
          <w:bCs/>
        </w:rPr>
        <w:t xml:space="preserve"> retrieval systems, assessing their direct impact on diagnostic accuracy, </w:t>
      </w:r>
      <w:ins w:id="47" w:author="Rohlfsen, Cory J" w:date="2025-08-29T23:21:00Z" w16du:dateUtc="2025-08-30T04:21:00Z">
        <w:r w:rsidR="007C106C">
          <w:rPr>
            <w:bCs/>
          </w:rPr>
          <w:t>the cognitive apprenticeship,</w:t>
        </w:r>
      </w:ins>
      <w:del w:id="48" w:author="Rohlfsen, Cory J" w:date="2025-08-29T23:21:00Z" w16du:dateUtc="2025-08-30T04:21:00Z">
        <w:r w:rsidRPr="00054773" w:rsidDel="007C106C">
          <w:rPr>
            <w:bCs/>
          </w:rPr>
          <w:delText>clinician cognitive load,</w:delText>
        </w:r>
      </w:del>
      <w:r w:rsidRPr="00054773">
        <w:rPr>
          <w:bCs/>
        </w:rPr>
        <w:t xml:space="preserve"> and ultimately, patient outcomes.</w:t>
      </w:r>
    </w:p>
    <w:p w14:paraId="1B8F4B91" w14:textId="77777777" w:rsidR="007C3520" w:rsidRDefault="007C3520" w:rsidP="00AE1451">
      <w:pPr>
        <w:rPr>
          <w:bCs/>
        </w:rPr>
      </w:pPr>
    </w:p>
    <w:p w14:paraId="78F9F51C" w14:textId="77777777" w:rsidR="007C3520" w:rsidRDefault="007C3520" w:rsidP="00AE1451">
      <w:pPr>
        <w:rPr>
          <w:b/>
        </w:rPr>
      </w:pPr>
    </w:p>
    <w:p w14:paraId="779E86E7" w14:textId="77777777" w:rsidR="00573BE1" w:rsidRDefault="00573BE1">
      <w:pPr>
        <w:spacing w:after="160" w:line="278" w:lineRule="auto"/>
        <w:rPr>
          <w:rFonts w:cstheme="majorBidi"/>
          <w:b/>
          <w:color w:val="0D0D0D" w:themeColor="text1" w:themeTint="F2"/>
          <w:szCs w:val="40"/>
        </w:rPr>
      </w:pPr>
      <w:r>
        <w:br w:type="page"/>
      </w:r>
    </w:p>
    <w:p w14:paraId="7C8D80E9" w14:textId="71FC5039" w:rsidR="00AE1451" w:rsidRDefault="00AE1451" w:rsidP="00E519AE">
      <w:pPr>
        <w:pStyle w:val="Heading1"/>
        <w:rPr>
          <w:rFonts w:eastAsia="Times New Roman"/>
          <w:bCs/>
        </w:rPr>
      </w:pPr>
      <w:r>
        <w:rPr>
          <w:rFonts w:eastAsia="Times New Roman"/>
        </w:rPr>
        <w:t>Introduction:</w:t>
      </w:r>
    </w:p>
    <w:p w14:paraId="31C1110A" w14:textId="77777777" w:rsidR="009C33CA" w:rsidRDefault="009C33CA" w:rsidP="00AE1451">
      <w:pPr>
        <w:rPr>
          <w:bCs/>
        </w:rPr>
      </w:pPr>
    </w:p>
    <w:p w14:paraId="5CC52313" w14:textId="5CC0CE5D" w:rsidR="00AF3ABF" w:rsidRDefault="00AF3ABF" w:rsidP="00AE1451">
      <w:pPr>
        <w:rPr>
          <w:bCs/>
        </w:rPr>
      </w:pPr>
      <w:r w:rsidRPr="00AF3ABF">
        <w:rPr>
          <w:bCs/>
        </w:rPr>
        <w:t>Medical diagnosis requires integrating history, examination, and test findings to identify the condition that best explains a patient’s presentation</w:t>
      </w:r>
      <w:r w:rsidR="00167C55">
        <w:rPr>
          <w:bCs/>
        </w:rPr>
        <w:fldChar w:fldCharType="begin"/>
      </w:r>
      <w:r w:rsidR="00167C55">
        <w:rPr>
          <w:bCs/>
        </w:rPr>
        <w:instrText xml:space="preserve"> ADDIN ZOTERO_ITEM CSL_CITATION {"citationID":"hAFsOFEA","properties":{"formattedCitation":"\\super 1,2\\nosupersub{}","plainCitation":"1,2","noteIndex":0},"citationItems":[{"id":7493,"uris":["http://zotero.org/groups/6032284/items/XXXD3UQE"],"itemData":{"id":7493,"type":"book","edition":"Fourth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7513,"uris":["http://zotero.org/groups/6032284/items/TN4W3RIM"],"itemData":{"id":7513,"type":"book","ISBN":"1-108-43671-4","publisher":"Cambridge University Press","title":"Evidence-Based Diagnosis: An Introduction to Clinical Epidemiology","author":[{"family":"Newman","given":"Thomas B"},{"family":"Kohn","given":"Michael A"}],"issued":{"date-parts":[["2020"]]}}}],"schema":"https://github.com/citation-style-language/schema/raw/master/csl-citation.json"} </w:instrText>
      </w:r>
      <w:r w:rsidR="00167C55">
        <w:rPr>
          <w:bCs/>
        </w:rPr>
        <w:fldChar w:fldCharType="separate"/>
      </w:r>
      <w:r w:rsidR="00167C55" w:rsidRPr="00167C55">
        <w:rPr>
          <w:rFonts w:eastAsiaTheme="minorHAnsi"/>
          <w:vertAlign w:val="superscript"/>
          <w14:ligatures w14:val="standardContextual"/>
        </w:rPr>
        <w:t>1,2</w:t>
      </w:r>
      <w:r w:rsidR="00167C55">
        <w:rPr>
          <w:bCs/>
        </w:rPr>
        <w:fldChar w:fldCharType="end"/>
      </w:r>
      <w:r w:rsidRPr="00AF3ABF">
        <w:rPr>
          <w:bCs/>
        </w:rPr>
        <w:t>. Bayesian reasoning has long been promoted as the normative framework for this task because of its simplicity, information efficiency, and broad applicability</w:t>
      </w:r>
      <w:r w:rsidR="002519FA">
        <w:rPr>
          <w:bCs/>
        </w:rPr>
        <w:fldChar w:fldCharType="begin"/>
      </w:r>
      <w:r w:rsidR="00167C55">
        <w:rPr>
          <w:bCs/>
        </w:rPr>
        <w:instrText xml:space="preserve"> ADDIN ZOTERO_ITEM CSL_CITATION {"citationID":"98akU05f","properties":{"formattedCitation":"\\super 3\\uc0\\u8211{}5\\nosupersub{}","plainCitation":"3–5","noteIndex":0},"citationItems":[{"id":7492,"uris":["http://zotero.org/groups/6032284/items/8UTH5NHI"],"itemData":{"id":7492,"type":"article-journal","abstract":"CLINICAL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F"}],"issued":{"date-parts":[["2005",4,23]]}}},{"id":7557,"uris":["http://zotero.org/groups/6032284/items/YW9Q8KN4"],"itemData":{"id":7557,"type":"article-journal","archive_location":"world","container-title":"The American Statistician","language":"EN","license":"Copyright Taylor and Francis Group, LLC","note":"publisher: Taylor &amp; Francis Group","source":"www.tandfonline.com","title":"Optimal Information Processing and Bayes's Theorem","URL":"https://www.tandfonline.com/doi/abs/10.1080/00031305.1988.10475585","author":[{"family":"Zellner","given":"Arnold"}],"accessed":{"date-parts":[["2025",9,16]]},"issued":{"date-parts":[["1988",11,1]]}}}],"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3–5</w:t>
      </w:r>
      <w:r w:rsidR="002519FA">
        <w:rPr>
          <w:bCs/>
        </w:rPr>
        <w:fldChar w:fldCharType="end"/>
      </w:r>
      <w:r w:rsidRPr="00AF3ABF">
        <w:rPr>
          <w:bCs/>
        </w:rPr>
        <w:t>. Instruction in Bayesian methods can improve trainees’ diagnostic reasoning</w:t>
      </w:r>
      <w:r w:rsidR="002519FA">
        <w:rPr>
          <w:bCs/>
        </w:rPr>
        <w:fldChar w:fldCharType="begin"/>
      </w:r>
      <w:r w:rsidR="00167C55">
        <w:rPr>
          <w:bCs/>
        </w:rPr>
        <w:instrText xml:space="preserve"> ADDIN ZOTERO_ITEM CSL_CITATION {"citationID":"LHjZXiv6","properties":{"formattedCitation":"\\super 6\\nosupersub{}","plainCitation":"6","noteIndex":0},"citationItems":[{"id":7535,"uris":["http://zotero.org/groups/6032284/items/9MRI3H8G"],"itemData":{"id":7535,"type":"article-journal","abstract":"Clinicians use probability estimates to make a diagnosis. Teaching students to make more accurate probability estimates could improve the diagnostic process and, ultimately, the quality of medical care.To test whether novice clinicians can be taught to make more accurate bayesian revisions of diagnostic probabilities using teaching methods that apply either explicit conceptual instruction or repeated examples.A randomized clinical trial of 2 methods for teaching bayesian updating and diagnostic reasoning was performed. A web-based platform was used for consent, randomization, intervention, and testing of the effect of the intervention. Participants included 61 medical students at McMaster University and Eastern Virginia Medical School recruited from May 1 to September 30, 2018.Students were randomized to (1) receive explicit conceptual instruction regarding diagnostic testing and bayesian revision (concept group), (2) exposure to repeated examples of cases with feedback regarding posttest probability (experience group), or (3) a control condition with no conceptual instruction or repeated examples.Students in all 3 groups were tested on their ability to update the probability of a diagnosis based on either negative or positive test results. Their probability revisions were compared with posttest probability revisions that were calculated using the Bayes rule and known test sensitivity and specificity.Of the 61 participants, 22 were assigned to the concept group, 20 to the experience group, and 19 to the control group. Approximate age was 25 years. Two participants were first-year; 37, second-year; 12, third-year; and 10, fourth-year students. Mean (SE) probability estimates of students in the concept group were statistically significantly closer to calculated bayesian probability than the other 2 groups (concept, 0.4%; [0.7%]; experience, 3.5% [0.7%]; control, 4.3% [0.7%]; P &amp;lt; .001). Although statistically significant, the differences between groups were relatively modest, and students in all groups performed better than expected, based on prior reports in the literature.The study showed a modest advantage for students who received theoretical instruction on bayesian concepts. All participants’ probability estimates were, on average, close to the bayesian calculation. These findings have implications for how to teach diagnostic reasoning to novice clinicians.ClinicalTrials.gov identifier: NCT04130607","container-title":"JAMA Network Open","DOI":"10.1001/jamanetworkopen.2019.18023","ISSN":"2574-3805","issue":"12","journalAbbreviation":"JAMA Network Open","note":"PMID: 31860107\nPMCID: PMC7027434","page":"e1918023-e1918023","title":"Effect of Teaching Bayesian Methods Using Learning by Concept vs Learning by Example on Medical Students’ Ability to Estimate Probability of a Diagnosis: A Randomized Clinical Trial","volume":"2","author":[{"family":"Brush","given":"John E.","suffix":"Jr"},{"family":"Lee","given":"Mark"},{"family":"Sherbino","given":"Jonathan"},{"family":"Taylor-Fishwick","given":"Judith C."},{"family":"Norman","given":"Geoffrey"}],"issued":{"date-parts":[["2019",12,20]]}}}],"schema":"https://github.com/citation-style-language/schema/raw/master/csl-citation.json"}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6</w:t>
      </w:r>
      <w:r w:rsidR="002519FA">
        <w:rPr>
          <w:bCs/>
        </w:rPr>
        <w:fldChar w:fldCharType="end"/>
      </w:r>
      <w:r w:rsidRPr="00AF3ABF">
        <w:rPr>
          <w:bCs/>
        </w:rPr>
        <w:t>, yet its influence on medical education and daily practice remains modest. Most clinicians and educators continue to rely primarily on intuition, heuristics, and pattern recognition.</w:t>
      </w:r>
      <w:r w:rsidR="002519FA">
        <w:rPr>
          <w:bCs/>
        </w:rPr>
        <w:fldChar w:fldCharType="begin"/>
      </w:r>
      <w:r w:rsidR="00167C55">
        <w:rPr>
          <w:bCs/>
        </w:rPr>
        <w:instrText xml:space="preserve"> ADDIN ZOTERO_ITEM CSL_CITATION {"citationID":"Tjdq8ETJ","properties":{"formattedCitation":"\\super 7,8\\nosupersub{}","plainCitation":"7,8","noteIndex":0},"citationItems":[{"id":7534,"uris":["http://zotero.org/groups/6032284/items/2ZDCDHNA"],"itemData":{"id":7534,"type":"article-journal","container-title":"The American journal of medicine","DOI":"10.1016/j.amjmed.2017.01.045","ISSN":"0002-9343","issue":"6","journalAbbreviation":"The American journal of medicine","note":"publisher: Elsevier\nPMID: 28238695","page":"629-634","title":"How expert clinicians intuitively recognize a medical diagnosis","volume":"130","author":[{"family":"Brush Jr","given":"John E"},{"family":"Sherbino","given":"Jonathan"},{"family":"Norman","given":"Geoffrey R"}],"issued":{"date-parts":[["2017"]]}}},{"id":7563,"uris":["http://zotero.org/groups/6032284/items/44ECDGBV"],"itemData":{"id":7563,"type":"article-journal","abstract":"PURPOSE: To determine how often practicing physicians use the customarily recommended quantitative methods that include sensitivity, specificity, and likelihood ratio indexes; receiver operator characteristic (ROC) curves; and Bayesian diagnostic calculations.\nPARTICIPANTS AND METHODS: A random sample of 300 practicing physicians (stratified by specialty to include family physicians, general internists, general surgeons, pediatricians, obstetrician/gynecologists, and internal medicine subspecialists) were briefly interviewed in a telephone survey. They were asked about the frequency with which they used the formal methods, the reasons for non-use, and if they employed alternative strategies when appraising tests' diagnostic accuracy.\nRESULTS: Of the 300 surveyed physicians, 8 (3%) used the recommended formal Bayesian calculations, 3 used ROC curves, and 2 used likelihood ratios. The main reasons cited for non-use included impracticality of the Bayesian method (74%), and nonfamiliarity with ROC curves and likelihood ratios (97%). Of the 174 physicians who said they used sensitivity and specificity indexes, 165 (95%) did not do so in the recommended formal manner. Instead, the physicians directly estimated tests' diagnostic accuracy by determining how often the test results were correct in groups of patients later found to have, or to be free of, the selected disease.\nCONCLUSIONS: The results indicate that most practicing physicians do not use the formal recommended quantitative methods to appraise tests' diagnostic accuracy, and instead report using an alternative direct approach. Although additional training might make physicians use the formal methods more often, the physicians' direct method merits further evaluation as a potentially pragmatic tool for the determination of tests' diagnostic accuracy in clinical practice.","container-title":"The American Journal of Medicine","DOI":"10.1016/s0002-9343(98)00054-0","ISSN":"0002-9343","issue":"4","journalAbbreviation":"Am J Med","language":"eng","note":"PMID: 9576412","page":"374-380","source":"PubMed","title":"Academic calculations versus clinical judgments: practicing physicians' use of quantitative measures of test accuracy","title-short":"Academic calculations versus clinical judgments","volume":"104","author":[{"family":"Reid","given":"M. C."},{"family":"Lane","given":"D. A."},{"family":"Feinstein","given":"A. R."}],"issued":{"date-parts":[["1998",4]]}}}],"schema":"https://github.com/citation-style-language/schema/raw/master/csl-citation.json"}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7,8</w:t>
      </w:r>
      <w:r w:rsidR="002519FA">
        <w:rPr>
          <w:bCs/>
        </w:rPr>
        <w:fldChar w:fldCharType="end"/>
      </w:r>
    </w:p>
    <w:p w14:paraId="42A9328A" w14:textId="77777777" w:rsidR="00AF3ABF" w:rsidRDefault="00AF3ABF" w:rsidP="00AE1451">
      <w:pPr>
        <w:rPr>
          <w:bCs/>
        </w:rPr>
      </w:pPr>
    </w:p>
    <w:p w14:paraId="6C65F781" w14:textId="19018078" w:rsidR="00AC6894" w:rsidRPr="00AC6894" w:rsidRDefault="00AC6894" w:rsidP="00AC6894">
      <w:pPr>
        <w:rPr>
          <w:bCs/>
        </w:rPr>
      </w:pPr>
      <w:r w:rsidRPr="00AC6894">
        <w:rPr>
          <w:bCs/>
        </w:rPr>
        <w:t xml:space="preserve">An important barrier to broader use of Bayesian reasoning at the bedside and in medical education is the lack of accurate, context-specific diagnostic </w:t>
      </w:r>
      <w:commentRangeStart w:id="49"/>
      <w:r w:rsidRPr="00AC6894">
        <w:rPr>
          <w:bCs/>
        </w:rPr>
        <w:t>likelihood ratios</w:t>
      </w:r>
      <w:commentRangeEnd w:id="49"/>
      <w:r w:rsidR="002519FA">
        <w:rPr>
          <w:rStyle w:val="CommentReference"/>
        </w:rPr>
        <w:commentReference w:id="49"/>
      </w:r>
      <w:r w:rsidRPr="00AC6894">
        <w:rPr>
          <w:bCs/>
        </w:rPr>
        <w:t>. Likelihood ratios quantify how the presence or absence of a finding (historical element, symptom, examination finding, or test result) changes the odds of disease</w:t>
      </w:r>
      <w:r w:rsidR="002519FA">
        <w:rPr>
          <w:bCs/>
        </w:rPr>
        <w:fldChar w:fldCharType="begin"/>
      </w:r>
      <w:r w:rsidR="00167C55">
        <w:rPr>
          <w:bCs/>
        </w:rPr>
        <w:instrText xml:space="preserve"> ADDIN ZOTERO_ITEM CSL_CITATION {"citationID":"wmL9g2A3","properties":{"formattedCitation":"\\super 3,4\\nosupersub{}","plainCitation":"3,4","noteIndex":0},"citationItems":[{"id":7492,"uris":["http://zotero.org/groups/6032284/items/8UTH5NHI"],"itemData":{"id":7492,"type":"article-journal","abstract":"CLINICAL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3,4</w:t>
      </w:r>
      <w:r w:rsidR="002519FA">
        <w:rPr>
          <w:bCs/>
        </w:rPr>
        <w:fldChar w:fldCharType="end"/>
      </w:r>
      <w:r w:rsidRPr="00AC6894">
        <w:rPr>
          <w:bCs/>
        </w:rPr>
        <w:t>. However, diagnostic accuracy studies are difficult to perform and interpret</w:t>
      </w:r>
      <w:r w:rsidR="002519FA">
        <w:rPr>
          <w:bCs/>
        </w:rPr>
        <w:fldChar w:fldCharType="begin"/>
      </w:r>
      <w:r w:rsidR="00167C55">
        <w:rPr>
          <w:bCs/>
        </w:rPr>
        <w:instrText xml:space="preserve"> ADDIN ZOTERO_ITEM CSL_CITATION {"citationID":"LRLEKd9X","properties":{"formattedCitation":"\\super 9,10\\nosupersub{}","plainCitation":"9,10","noteIndex":0},"citationItems":[{"id":7565,"uris":["http://zotero.org/groups/6032284/items/JNP2BKDW"],"itemData":{"id":7565,"type":"article-journal","abstract":"Incomplete reporting has been identified as a major source of avoidable waste in biomedical research. Essential information is often not provided in study reports, impeding the identification, critical appraisal, and replication of studies. To improve the quality of reporting of diagnostic accuracy studies, the Standards for Reporting Diagnostic Accuracy (STARD) statement was developed. Here we present STARD 2015, an updated list of 30 essential items that should be included in every report of a diagnostic accuracy study. This update incorporates recent evidence about sources of bias and variability in diagnostic accuracy and is intended to facilitate the use of STARD. As such, STARD 2015 may help to improve completeness and transparency in reporting of diagnostic accuracy studies.","container-title":"The BMJ","DOI":"10.1136/bmj.h5527","ISSN":"0959-8138","journalAbbreviation":"BMJ","note":"PMID: 26511519\nPMCID: PMC4623764","page":"h5527","source":"PubMed Central","title":"STARD 2015: an updated list of essential items for reporting diagnostic accuracy studies","title-short":"STARD 2015","volume":"351","author":[{"family":"Bossuyt","given":"Patrick M"},{"family":"Reitsma","given":"Johannes B"},{"family":"Bruns","given":"David E"},{"family":"Gatsonis","given":"Constantine A"},{"family":"Glasziou","given":"Paul P"},{"family":"Irwig","given":"Les"},{"family":"Lijmer","given":"Jeroen G"},{"family":"Moher","given":"David"},{"family":"Rennie","given":"Drummond"},{"family":"Vet","given":"Henrica C W","non-dropping-particle":"de"},{"family":"Kressel","given":"Herbert Y"},{"family":"Rifai","given":"Nader"},{"family":"Golub","given":"Robert M"},{"family":"Altman","given":"Douglas G"},{"family":"Hooft","given":"Lotty"},{"family":"Korevaar","given":"Daniël A"},{"family":"Cohen","given":"Jérémie F"}],"issued":{"date-parts":[["2015",10,28]]}}},{"id":7495,"uris":["http://zotero.org/groups/6032284/items/J4X6F9K3"],"itemData":{"id":7495,"type":"article-journal","abstract":"Ordering and interpreting diagnostic tests is a critical part of emergency medicine (EM). In evaluating a study of diagnostic test accuracy, emergency physicians (EPs) need to recognize whether the study uses case-control or cross-sectional sampling and account for common biases. The authors group biases in studies of test accuracy into five categories: incorporation bias, partial verification bias, differential verification bias, imperfect gold standard bias, and spectrum bias. Other named biases are either equivalent to these biases or subtypes within these broader categories. The authors go beyond identifying a bias and predict the direction of its effect on sensitivity and specificity, providing numerical examples from published test accuracy studies. Understanding the direction of a bias may permit useful inferences from even a flawed study of test accuracy.","container-title":"Academic Emergency Medicine: Official Journal of the Society for Academic Emergency Medicine","DOI":"10.1111/acem.12255","ISSN":"1553-2712","issue":"11","journalAbbreviation":"Acad Emerg Med","language":"eng","note":"PMID: 24238322","page":"1194-1206","source":"PubMed","title":"Understanding the direction of bias in studies of diagnostic test accuracy","volume":"20","author":[{"family":"Kohn","given":"Michael A."},{"family":"Carpenter","given":"Christopher R."},{"family":"Newman","given":"Thomas B."}],"issued":{"date-parts":[["2013",11]]}}}],"schema":"https://github.com/citation-style-language/schema/raw/master/csl-citation.json"}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9,10</w:t>
      </w:r>
      <w:r w:rsidR="002519FA">
        <w:rPr>
          <w:bCs/>
        </w:rPr>
        <w:fldChar w:fldCharType="end"/>
      </w:r>
      <w:r w:rsidRPr="00AC6894">
        <w:rPr>
          <w:bCs/>
        </w:rPr>
        <w:t>, and true likelihood ratios often vary substantially by clinical context</w:t>
      </w:r>
      <w:r w:rsidR="002519FA">
        <w:rPr>
          <w:bCs/>
        </w:rPr>
        <w:fldChar w:fldCharType="begin"/>
      </w:r>
      <w:r w:rsidR="00167C55">
        <w:rPr>
          <w:bCs/>
        </w:rPr>
        <w:instrText xml:space="preserve"> ADDIN ZOTERO_ITEM CSL_CITATION {"citationID":"tP7Uhtyg","properties":{"formattedCitation":"\\super 11\\nosupersub{}","plainCitation":"11","noteIndex":0},"citationItems":[{"id":7491,"uris":["http://zotero.org/groups/6032284/items/4RC89NV8"],"itemData":{"id":7491,"type":"article-journal","container-title":"BMJ","DOI":"10.1136/bmj.i3139","note":"publisher: BMJ Publishing Group Ltd\n_eprint: https://www.bmj.com/content/353/bmj.i3139.full.pdf\nPMID: 27334281\nPMCID: PMC4916916","title":"The spectrum effect in tests for risk prediction, screening, and diagnosis","URL":"https://www.bmj.com/content/353/bmj.i3139","volume":"353","author":[{"family":"Usher-Smith","given":"Juliet A"},{"family":"Sharp","given":"Stephen J","suffix":""},{"family":"Griffin","given":"Simon J"}],"issued":{"date-parts":[["2016"]]}}}],"schema":"https://github.com/citation-style-language/schema/raw/master/csl-citation.json"}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11</w:t>
      </w:r>
      <w:r w:rsidR="002519FA">
        <w:rPr>
          <w:bCs/>
        </w:rPr>
        <w:fldChar w:fldCharType="end"/>
      </w:r>
      <w:r w:rsidRPr="00AC6894">
        <w:rPr>
          <w:bCs/>
        </w:rPr>
        <w:t>. As a result, reliable likelihood ratios for findings in many common situations remain unknown</w:t>
      </w:r>
      <w:r>
        <w:rPr>
          <w:bCs/>
        </w:rPr>
        <w:t xml:space="preserve"> and Bayesian reasoning cannot be effectively applied</w:t>
      </w:r>
      <w:r w:rsidRPr="00AC6894">
        <w:rPr>
          <w:bCs/>
        </w:rPr>
        <w:t xml:space="preserve">. </w:t>
      </w:r>
    </w:p>
    <w:p w14:paraId="1ED51277" w14:textId="77777777" w:rsidR="00AC6894" w:rsidRPr="00AC6894" w:rsidRDefault="00AC6894" w:rsidP="00AC6894">
      <w:pPr>
        <w:rPr>
          <w:bCs/>
        </w:rPr>
      </w:pPr>
    </w:p>
    <w:p w14:paraId="6F3229C8" w14:textId="01B0883A" w:rsidR="00AC6894" w:rsidRPr="00AC6894" w:rsidRDefault="00AC6894" w:rsidP="00AC6894">
      <w:pPr>
        <w:rPr>
          <w:bCs/>
        </w:rPr>
      </w:pPr>
      <w:r w:rsidRPr="00054773">
        <w:rPr>
          <w:bCs/>
        </w:rPr>
        <w:t>Recent advances in</w:t>
      </w:r>
      <w:r w:rsidRPr="009F3B0A">
        <w:rPr>
          <w:bCs/>
          <w:i/>
          <w:iCs/>
          <w:rPrChange w:id="50" w:author="Rohlfsen, Cory J" w:date="2025-08-29T21:21:00Z" w16du:dateUtc="2025-08-30T02:21:00Z">
            <w:rPr>
              <w:bCs/>
            </w:rPr>
          </w:rPrChange>
        </w:rPr>
        <w:t xml:space="preserve"> generative</w:t>
      </w:r>
      <w:r>
        <w:rPr>
          <w:bCs/>
        </w:rPr>
        <w:t xml:space="preserve"> </w:t>
      </w:r>
      <w:r w:rsidRPr="00054773">
        <w:rPr>
          <w:bCs/>
        </w:rPr>
        <w:t>artificial intelligence</w:t>
      </w:r>
      <w:r>
        <w:rPr>
          <w:bCs/>
        </w:rPr>
        <w:t xml:space="preserve"> might help. </w:t>
      </w:r>
      <w:r w:rsidRPr="00AC6894">
        <w:rPr>
          <w:bCs/>
        </w:rPr>
        <w:t xml:space="preserve">Large language models (LLMs) are neural network–based systems trained on large text corpora that </w:t>
      </w:r>
      <w:r>
        <w:rPr>
          <w:bCs/>
        </w:rPr>
        <w:t xml:space="preserve">can </w:t>
      </w:r>
      <w:r w:rsidRPr="00AC6894">
        <w:rPr>
          <w:bCs/>
        </w:rPr>
        <w:t>encode clinical knowledge and concept associations</w:t>
      </w:r>
      <w:r w:rsidR="002519FA">
        <w:rPr>
          <w:bCs/>
        </w:rPr>
        <w:fldChar w:fldCharType="begin"/>
      </w:r>
      <w:r w:rsidR="00167C55">
        <w:rPr>
          <w:bCs/>
        </w:rPr>
        <w:instrText xml:space="preserve"> ADDIN ZOTERO_ITEM CSL_CITATION {"citationID":"ugrJPxm6","properties":{"formattedCitation":"\\super 12,13\\nosupersub{}","plainCitation":"12,13","noteIndex":0},"citationItems":[{"id":7562,"uris":["http://zotero.org/groups/6032284/items/MSP2D75J"],"itemData":{"id":7562,"type":"article-journal","abstract":"Decision-making in healthcare relies on understanding patients’ past and current health states to predict and, ultimately, change their future course1–3. Artificial intelligence (AI) methods promise to aid this task by learning patterns of disease progression from large corpora of health records4,5. However, their potential has not been fully investigated at scale. Here we modify the GPT6 (generative pretrained transformer) architecture to model the progression and competing nature of human diseases. We train this model, Delphi-2M, on data from 0.4 million UK Biobank participants and validate it using external data from 1.9 million Danish individuals with no change in parameters. Delphi-2M predicts the rates of more than 1,000 diseases, conditional on each individual’s past disease history, with accuracy comparable to that of existing single-disease models. Delphi-2M’s generative nature also enables sampling of synthetic future health trajectories, providing meaningful estimates of potential disease burden for up to 20 years, and enabling the training of AI models that have never seen actual data. Explainable AI methods7 provide insights into Delphi-2M’s predictions, revealing clusters of co-morbidities within and across disease chapters and their time-dependent consequences on future health, but also highlight biases learnt from training data. In summary, transformer-based models appear to be well suited for predictive and generative health-related tasks, are applicable to population-scale datasets and provide insights into temporal dependencies between disease events, potentially improving the understanding of personalized health risks and informing precision medicine approaches.","container-title":"Nature","DOI":"10.1038/s41586-025-09529-3","ISSN":"1476-4687","language":"en","license":"2025 The Author(s)","note":"publisher: Nature Publishing Group","page":"1-9","source":"www.nature.com","title":"Learning the natural history of human disease with generative transformers","author":[{"family":"Shmatko","given":"Artem"},{"family":"Jung","given":"Alexander Wolfgang"},{"family":"Gaurav","given":"Kumar"},{"family":"Brunak","given":"Søren"},{"family":"Mortensen","given":"Laust Hvas"},{"family":"Birney","given":"Ewan"},{"family":"Fitzgerald","given":"Tom"},{"family":"Gerstung","given":"Moritz"}],"issued":{"date-parts":[["2025",9,17]]}}},{"id":7544,"uris":["http://zotero.org/groups/6032284/items/ZEXNTGGL"],"itemData":{"id":7544,"type":"article-journal","abstract":"Large language models (LLMs) have demonstrated impressive capabilities, but the bar for clinical applications is high. Attempts to assess the clinical knowledge of models typically rely on automated evaluations based on limited benchmarks. Here, to address these limitations, we present MultiMedQA, a benchmark combining six existing medical question answering datasets spanning professional medicine, research and consumer queries and a new dataset of medical questions searched online, HealthSearchQA. We propose a human evaluation framework for model answers along multiple axes including factuality, comprehension, reasoning, possible harm and bias. In addition, we evaluate Pathways Language Model1 (PaLM, a 540-billion parameter LLM) and its instruction-tuned variant, Flan-PaLM2 on MultiMedQA. Using a combination of prompting strategies, Flan-PaLM achieves state-of-the-art accuracy on every MultiMedQA multiple-choice dataset (MedQA3, MedMCQA4, PubMedQA5 and Measuring Massive Multitask Language Understanding (MMLU) clinical topics6), including 67.6% accuracy on MedQA (US Medical Licensing Exam-style questions), surpassing the prior state of the art by more than 17%. However, human evaluation reveals key gaps. To resolve this, we introduce instruction prompt tuning, a parameter-efficient approach for aligning LLMs to new domains using a few exemplars. The resulting model, Med-PaLM, performs encouragingly, but remains inferior to clinicians. We show that comprehension, knowledge recall and reasoning improve with model scale and instruction prompt tuning, suggesting the potential utility of LLMs in medicine. Our human evaluations reveal limitations of today's models, reinforcing the importance of both evaluation frameworks and method development in creating safe, helpful LLMs for clinical applications.","container-title":"Nature","DOI":"10.1038/s41586-023-06291-2","ISSN":"1476-4687","issue":"7972","journalAbbreviation":"Nature","language":"eng","note":"PMID: 37438534\nPMCID: PMC10396962","page":"172-180","source":"PubMed","title":"Large language models encode clinical knowledge","volume":"620","author":[{"family":"Singhal","given":"Karan"},{"family":"Azizi","given":"Shekoofeh"},{"family":"Tu","given":"Tao"},{"family":"Mahdavi","given":"S. Sara"},{"family":"Wei","given":"Jason"},{"family":"Chung","given":"Hyung Won"},{"family":"Scales","given":"Nathan"},{"family":"Tanwani","given":"Ajay"},{"family":"Cole-Lewis","given":"Heather"},{"family":"Pfohl","given":"Stephen"},{"family":"Payne","given":"Perry"},{"family":"Seneviratne","given":"Martin"},{"family":"Gamble","given":"Paul"},{"family":"Kelly","given":"Chris"},{"family":"Babiker","given":"Abubakr"},{"family":"Schärli","given":"Nathanael"},{"family":"Chowdhery","given":"Aakanksha"},{"family":"Mansfield","given":"Philip"},{"family":"Demner-Fushman","given":"Dina"},{"family":"Agüera Y Arcas","given":"Blaise"},{"family":"Webster","given":"Dale"},{"family":"Corrado","given":"Greg S."},{"family":"Matias","given":"Yossi"},{"family":"Chou","given":"Katherine"},{"family":"Gottweis","given":"Juraj"},{"family":"Tomasev","given":"Nenad"},{"family":"Liu","given":"Yun"},{"family":"Rajkomar","given":"Alvin"},{"family":"Barral","given":"Joelle"},{"family":"Semturs","given":"Christopher"},{"family":"Karthikesalingam","given":"Alan"},{"family":"Natarajan","given":"Vivek"}],"issued":{"date-parts":[["2023",8]]}}}],"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12,13</w:t>
      </w:r>
      <w:r w:rsidR="002519FA">
        <w:rPr>
          <w:bCs/>
        </w:rPr>
        <w:fldChar w:fldCharType="end"/>
      </w:r>
      <w:r w:rsidRPr="00AC6894">
        <w:rPr>
          <w:bCs/>
        </w:rPr>
        <w:t>. Unlike traditional machine-learning approaches that require task-specific training data, LLMs can sometimes generalize to novel tasks without prior examples via zero-shot or in-context learning</w:t>
      </w:r>
      <w:r w:rsidR="002519FA">
        <w:rPr>
          <w:bCs/>
        </w:rPr>
        <w:fldChar w:fldCharType="begin"/>
      </w:r>
      <w:r w:rsidR="00167C55">
        <w:rPr>
          <w:bCs/>
        </w:rPr>
        <w:instrText xml:space="preserve"> ADDIN ZOTERO_ITEM CSL_CITATION {"citationID":"k7UHsrcw","properties":{"formattedCitation":"\\super 14,15\\nosupersub{}","plainCitation":"14,15","noteIndex":0},"citationItems":[{"id":7567,"uris":["http://zotero.org/groups/6032284/items/KV8JQA4Q"],"itemData":{"id":7567,"type":"paper-conference","abstract":"We demonstrate that scaling up language models greatly improves task-agnostic, few-shot performance, sometimes even becoming competitive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We also identify some datasets where GPT-3's few-shot learning still struggles, as well as some datasets where GPT-3 faces methodological issues related to training on large web corpora.","container-title":"Advances in Neural Information Processing Systems","page":"1877–1901","publisher":"Curran Associates, Inc.","source":"Neural Information Processing Systems","title":"Language Models are Few-Shot Learners","URL":"https://papers.nips.cc/paper/2020/hash/1457c0d6bfcb4967418bfb8ac142f64a-Abstract.html","volume":"33","author":[{"family":"Brown","given":"Tom"},{"family":"Mann","given":"Benjamin"},{"family":"Ryder","given":"Nick"},{"family":"Subbiah","given":"Melanie"},{"family":"Kaplan","given":"Jared 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family":"Wu","given":"Jeffrey"},{"family":"Winter","given":"Clemens"},{"family":"Hesse","given":"Chris"},{"family":"Chen","given":"Mark"},{"family":"Sigler","given":"Eric"},{"family":"Litwin","given":"Mateusz"},{"family":"Gray","given":"Scott"},{"family":"Chess","given":"Benjamin"},{"family":"Clark","given":"Jack"},{"family":"Berner","given":"Christopher"},{"family":"McCandlish","given":"Sam"},{"family":"Radford","given":"Alec"},{"family":"Sutskever","given":"Ilya"},{"family":"Amodei","given":"Dario"}],"accessed":{"date-parts":[["2025",9,17]]},"issued":{"date-parts":[["2020"]]}}},{"id":7497,"uris":["http://zotero.org/groups/6032284/items/DDIKKCWN"],"itemData":{"id":7497,"type":"article-journal","abstract":"Interest in artificial intelligence (AI) has reached an all-time high, and health care leaders across the ecosystem are faced with questions about where, when, and how to deploy AI and how to understand its risks, problems, and possibilities.While AI as a concept has existed since the 1950s, all AI is not the same. Capabilities and risks of various kinds of AI differ markedly, and on examination 3 epochs of AI emerge. AI 1.0 includes symbolic AI, which attempts to encode human knowledge into computational rules, as well as probabilistic models. The era of AI 2.0 began with deep learning, in which models learn from examples labeled with ground truth. This era brought about many advances both in people’s daily lives and in health care. Deep learning models are task-specific, meaning they do one thing at a time, and they primarily focus on classification and prediction. AI 3.0 is the era of foundation models and generative AI. Models in AI 3.0 have fundamentally new (and potentially transformative) capabilities, as well as new kinds of risks, such as hallucinations. These models can do many different kinds of tasks without being retrained on a new dataset. For example, a simple text instruction will change the model’s behavior. Prompts such as “Write this note for a specialist consultant” and “Write this note for the patient’s mother” will produce markedly different content.Foundation models and generative AI represent a major revolution in AI’s capabilities, ffering tremendous potential to improve care. Health care leaders are making decisions about AI today. While any heuristic omits details and loses nuance, the framework of AI 1.0, 2.0, and 3.0 may be helpful to decision-makers because each epoch has fundamentally different capabilities and risks.","container-title":"JAMA","DOI":"10.1001/jama.2023.25057","ISSN":"0098-7484","issue":"3","journalAbbreviation":"JAMA","note":"PMID: 38227029","page":"242-244","source":"Silverchair","title":"Three Epochs of Artificial Intelligence in Health Care","volume":"331","author":[{"family":"Howell","given":"Michael D."},{"family":"Corrado","given":"Greg S."},{"family":"DeSalvo","given":"Karen B."}],"issued":{"date-parts":[["2024",1,16]]}}}],"schema":"https://github.com/citation-style-language/schema/raw/master/csl-citation.json"}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14,15</w:t>
      </w:r>
      <w:r w:rsidR="002519FA">
        <w:rPr>
          <w:bCs/>
        </w:rPr>
        <w:fldChar w:fldCharType="end"/>
      </w:r>
      <w:r w:rsidRPr="00AC6894">
        <w:rPr>
          <w:bCs/>
        </w:rPr>
        <w:t>. Recent work suggests that LLMs can assist or parallel physician reasoning with surprising accuracy</w:t>
      </w:r>
      <w:r w:rsidR="002519FA">
        <w:rPr>
          <w:bCs/>
        </w:rPr>
        <w:fldChar w:fldCharType="begin"/>
      </w:r>
      <w:r w:rsidR="00167C55">
        <w:rPr>
          <w:bCs/>
        </w:rPr>
        <w:instrText xml:space="preserve"> ADDIN ZOTERO_ITEM CSL_CITATION {"citationID":"HSNjl5gj","properties":{"formattedCitation":"\\super 16\\uc0\\u8211{}18\\nosupersub{}","plainCitation":"16–18","noteIndex":0},"citationItems":[{"id":7542,"uris":["http://zotero.org/groups/6032284/items/PVN8HWXX"],"itemData":{"id":7542,"type":"article-journal","abstract":"Large language models (LLMs) have shown promise in their performance on both multiple-choice and open-ended medical reasoning examinations, but it remains unknown whether the use of such tools improves physician diagnostic reasoning.To assess the effect of an LLM on physicians’ diagnostic reasoning compared with conventional resources.A single-blind randomized clinical trial was conducted from November 29 to December 29, 2023. Using remote video conferencing and in-person participation across multiple academic medical institutions, physicians with training in family medicine, internal medicine, or emergency medicine were recruited.Participants were randomized to either access the LLM in addition to conventional diagnostic resources or conventional resources only, stratified by career stage. Participants were allocated 60 minutes to review up to 6 clinical vignettes.The primary outcome was performance on a standardized rubric of diagnostic performance based on differential diagnosis accuracy, appropriateness of supporting and opposing factors, and next diagnostic evaluation steps, validated and graded via blinded expert consensus. Secondary outcomes included time spent per case (in seconds) and final diagnosis accuracy. All analyses followed the intention-to-treat principle. A secondary exploratory analysis evaluated the standalone performance of the LLM by comparing the primary outcomes between the LLM alone group and the conventional resource group.Fifty physicians (26 attendings, 24 residents; median years in practice, 3 [IQR, 2-8]) participated virtually as well as at 1 in-person site. The median diagnostic reasoning score per case was 76% (IQR, 66%-87%) for the LLM group and 74% (IQR, 63%-84%) for the conventional resources-only group, with an adjusted difference of 2 percentage points (95% CI, −4 to 8 percentage points; P = .60). The median time spent per case for the LLM group was 519 (IQR, 371-668) seconds, compared with 565 (IQR, 456-788) seconds for the conventional resources group, with a time difference of −82 (95% CI, −195 to 31; P = .20) seconds.  The LLM alone scored 16 percentage points (95% CI, 2-30 percentage points; P = .03) higher than the conventional resources group.In this trial, the availability of an LLM to physicians as a diagnostic aid did not significantly improve clinical reasoning compared with conventional resources. The LLM alone demonstrated higher performance than both physician groups, indicating the need for technology and workforce development to realize the potential of physician-artificial intelligence collaboration in clinical practice.ClinicalTrials.gov Identifier: NCT06157944","container-title":"JAMA Network Open","DOI":"10.1001/jamanetworkopen.2024.40969","ISSN":"2574-3805","issue":"10","journalAbbreviation":"JAMA Netw Open","note":"PMID: 39466245\nPMCID: PMC11519755","page":"e2440969","source":"Silverchair","title":"Large Language Model Influence on Diagnostic Reasoning: A Randomized Clinical Trial","title-short":"Large Language Model Influence on Diagnostic Reasoning","volume":"7","author":[{"family":"Goh","given":"Ethan"},{"family":"Gallo","given":"Robert"},{"family":"Hom","given":"Jason"},{"family":"Strong","given":"Eric"},{"family":"Weng","given":"Yingjie"},{"family":"Kerman","given":"Hannah"},{"family":"Cool","given":"Joséphine A."},{"family":"Kanjee","given":"Zahir"},{"family":"Parsons","given":"Andrew S."},{"family":"Ahuja","given":"Neera"},{"family":"Horvitz","given":"Eric"},{"family":"Yang","given":"Daniel"},{"family":"Milstein","given":"Arnold"},{"family":"Olson","given":"Andrew P. J."},{"family":"Rodman","given":"Adam"},{"family":"Chen","given":"Jonathan H."}],"issued":{"date-parts":[["2024",10,28]]}}},{"id":7550,"uris":["http://zotero.org/groups/6032284/items/3PK3QM9L"],"itemData":{"id":7550,"type":"article-journal","abstract":"Clinical decision-making is one of the most impactful parts of a physician’s responsibilities and stands to benefit greatly from artificial intelligence solutions and large language models (LLMs) in particular. However, while LLMs have achieved excellent performance on medical licensing exams, these tests fail to assess many skills necessary for deployment in a realistic clinical decision-making environment, including gathering information, adhering to guidelines, and integrating into clinical workflows. Here we have created a curated dataset based on the Medical Information Mart for Intensive Care database spanning 2,400 real patient cases and four common abdominal pathologies as well as a framework to simulate a realistic clinical setting. We show that current state-of-the-art LLMs do not accurately diagnose patients across all pathologies (performing significantly worse than physicians), follow neither diagnostic nor treatment guidelines, and cannot interpret laboratory results, thus posing a serious risk to the health of patients. Furthermore, we move beyond diagnostic accuracy and demonstrate that they cannot be easily integrated into existing workflows because they often fail to follow instructions and are sensitive to both the quantity and order of information. Overall, our analysis reveals that LLMs are currently not ready for autonomous clinical decision-making while providing a dataset and framework to guide future studies.","container-title":"Nature Medicine","DOI":"10.1038/s41591-024-03097-1","ISSN":"1546-170X","issue":"9","journalAbbreviation":"Nat Med","language":"en","license":"2024 The Author(s)","note":"publisher: Nature Publishing Group\nPMID: 38965432\nPMCID: PMC11405275","page":"2613-2622","source":"www.nature.com","title":"Evaluation and mitigation of the limitations of large language models in clinical decision-making","volume":"30","author":[{"family":"Hager","given":"Paul"},{"family":"Jungmann","given":"Friederike"},{"family":"Holland","given":"Robbie"},{"family":"Bhagat","given":"Kunal"},{"family":"Hubrecht","given":"Inga"},{"family":"Knauer","given":"Manuel"},{"family":"Vielhauer","given":"Jakob"},{"family":"Makowski","given":"Marcus"},{"family":"Braren","given":"Rickmer"},{"family":"Kaissis","given":"Georgios"},{"family":"Rueckert","given":"Daniel"}],"issued":{"date-parts":[["2024",9]]}}},{"id":7494,"uris":["http://zotero.org/groups/6032284/items/SX4RQSTS"],"itemData":{"id":7494,"type":"article-journal","abstract":"OBJECTIVES: Generative large language models (LLMs) are a subset of transformers-based neural network architecture models. LLMs have successfully leveraged a combination of an increased number of parameters, improvements in computational efficiency, and large pre-training datasets to perform a wide spectrum of natural language processing (NLP) tasks. Using a few examples (few-shot) or no examples (zero-shot) for prompt-tuning has enabled LLMs to achieve state-of-the-art performance in a broad range of NLP applications. This article by the American Medical Informatics Association (AMIA) NLP Working Group characterizes the opportunities, challenges, and best practices for our community to leverage and advance the integration of LLMs in downstream NLP applications effectively. This can be accomplished through a variety of approaches, including augmented prompting, instruction prompt tuning, and reinforcement learning from human feedback (RLHF).\nTARGET AUDIENCE: Our focus is on making LLMs accessible to the broader biomedical informatics community, including clinicians and researchers who may be unfamiliar with NLP. Additionally, NLP practitioners may gain insight from the described best practices.\nSCOPE: We focus on 3 broad categories of NLP tasks, namely natural language understanding, natural language inferencing, and natural language generation. We review the emerging trends in prompt tuning, instruction fine-tuning, and evaluation metrics used for LLMs while drawing attention to several issues that impact biomedical NLP applications, including falsehoods in generated text (confabulation/hallucinations), toxicity, and dataset contamination leading to overfitting. We also review potential approaches to address some of these current challenges in LLMs, such as chain of thought prompting, and the phenomena of emergent capabilities observed in LLMs that can be leveraged to address complex NLP challenge in biomedical applications.","container-title":"Journal of the American Medical Informatics Association: JAMIA","DOI":"10.1093/jamia/ocae074","ISSN":"1527-974X","issue":"9","journalAbbreviation":"J Am Med Inform Assoc","language":"eng","note":"PMID: 38657567\nPMCID: PMC11339493","page":"2114-2124","source":"PubMed","title":"Large language models for biomedicine: foundations, opportunities, challenges, and best practices","title-short":"Large language models for biomedicine","volume":"31","author":[{"family":"Sahoo","given":"Satya S."},{"family":"Plasek","given":"Joseph M."},{"family":"Xu","given":"Hua"},{"family":"Uzuner","given":"Özlem"},{"family":"Cohen","given":"Trevor"},{"family":"Yetisgen","given":"Meliha"},{"family":"Liu","given":"Hongfang"},{"family":"Meystre","given":"Stéphane"},{"family":"Wang","given":"Yanshan"}],"issued":{"date-parts":[["2024",9,1]]}}}],"schema":"https://github.com/citation-style-language/schema/raw/master/csl-citation.json"} </w:instrText>
      </w:r>
      <w:r w:rsidR="002519FA">
        <w:rPr>
          <w:bCs/>
        </w:rPr>
        <w:fldChar w:fldCharType="separate"/>
      </w:r>
      <w:r w:rsidR="00167C55" w:rsidRPr="00167C55">
        <w:rPr>
          <w:rFonts w:eastAsiaTheme="minorHAnsi"/>
          <w:vertAlign w:val="superscript"/>
          <w14:ligatures w14:val="standardContextual"/>
        </w:rPr>
        <w:t>16–18</w:t>
      </w:r>
      <w:r w:rsidR="002519FA">
        <w:rPr>
          <w:bCs/>
        </w:rPr>
        <w:fldChar w:fldCharType="end"/>
      </w:r>
      <w:r w:rsidRPr="00AC6894">
        <w:rPr>
          <w:bCs/>
        </w:rPr>
        <w:t>, but adoption remains limited by persistent errors, opacity, and low trust among clinicians and patients.</w:t>
      </w:r>
    </w:p>
    <w:p w14:paraId="7279D397" w14:textId="4B795E78" w:rsidR="00AC6894" w:rsidRPr="00AC6894" w:rsidRDefault="00AC6894" w:rsidP="00AC6894">
      <w:pPr>
        <w:rPr>
          <w:bCs/>
        </w:rPr>
      </w:pPr>
    </w:p>
    <w:p w14:paraId="46B74450" w14:textId="1A680FE7" w:rsidR="00AC6894" w:rsidRPr="00AC6894" w:rsidRDefault="00AC6894" w:rsidP="00AC6894">
      <w:pPr>
        <w:rPr>
          <w:bCs/>
        </w:rPr>
      </w:pPr>
      <w:r w:rsidRPr="00AC6894">
        <w:rPr>
          <w:bCs/>
        </w:rPr>
        <w:t xml:space="preserve">One way to address this may be to task LLMs with performing individual, inspectable components of </w:t>
      </w:r>
      <w:r>
        <w:rPr>
          <w:bCs/>
        </w:rPr>
        <w:t xml:space="preserve">the </w:t>
      </w:r>
      <w:r w:rsidRPr="00AC6894">
        <w:rPr>
          <w:bCs/>
        </w:rPr>
        <w:t xml:space="preserve">diagnostic reasoning process. LLMs may be able to estimate diagnostic likelihood ratios by leveraging learned implicit associations, even when empirical data are scarce or non-existent. Accurate LR estimation could enable more widespread and effective use of Bayesian reasoning in both medical education and clinical practice. To test this possibility, we assess the accuracy three </w:t>
      </w:r>
      <w:r w:rsidR="000338A7">
        <w:rPr>
          <w:bCs/>
        </w:rPr>
        <w:t xml:space="preserve">increasingly modern </w:t>
      </w:r>
      <w:r w:rsidRPr="00AC6894">
        <w:rPr>
          <w:bCs/>
        </w:rPr>
        <w:t>LLMs against published likelihood ratios drawn from the literature.</w:t>
      </w:r>
    </w:p>
    <w:p w14:paraId="14FB01B6" w14:textId="77777777" w:rsidR="002519FA" w:rsidRDefault="002519FA" w:rsidP="00AE1451">
      <w:pPr>
        <w:rPr>
          <w:bCs/>
        </w:rPr>
      </w:pPr>
    </w:p>
    <w:p w14:paraId="212D027B" w14:textId="17AA30D9" w:rsidR="00FE0466" w:rsidRDefault="00AE1451" w:rsidP="00AE1451">
      <w:pPr>
        <w:rPr>
          <w:bCs/>
          <w:iCs/>
        </w:rPr>
      </w:pPr>
      <w:r>
        <w:rPr>
          <w:b/>
        </w:rPr>
        <w:t>Methods:</w:t>
      </w:r>
    </w:p>
    <w:p w14:paraId="40B0C924" w14:textId="6280B721" w:rsidR="00FC1DCB" w:rsidRPr="00E519AE" w:rsidRDefault="00FC1DCB" w:rsidP="00E519AE">
      <w:pPr>
        <w:pStyle w:val="p1"/>
      </w:pPr>
      <w:r>
        <w:t>We conducted a comparative study assessing the agreement between diagnostic LRs generated by LLMs and empirically derived LRs reported by theNNT.com (© The NNT Group, 2010–2022). This study utilized publicly available data and did not involve human subjects, thus exempting it from institutional review board oversight.</w:t>
      </w:r>
    </w:p>
    <w:p w14:paraId="65C0DF19" w14:textId="2D5550A2" w:rsidR="00FC1DCB" w:rsidRPr="00631A74" w:rsidRDefault="00AE1451" w:rsidP="00631A74">
      <w:pPr>
        <w:pStyle w:val="Heading3"/>
        <w:rPr>
          <w:iCs/>
        </w:rPr>
      </w:pPr>
      <w:r w:rsidRPr="00054773">
        <w:t>Reference Standard Likelihood Ratios</w:t>
      </w:r>
    </w:p>
    <w:p w14:paraId="1166F6BF" w14:textId="2CF100F5" w:rsidR="00AE1451" w:rsidRDefault="00AE1451" w:rsidP="00AE1451">
      <w:pPr>
        <w:rPr>
          <w:bCs/>
        </w:rPr>
      </w:pPr>
      <w:r w:rsidRPr="00054773">
        <w:rPr>
          <w:bCs/>
        </w:rPr>
        <w:t xml:space="preserve">On April 1, 2025, </w:t>
      </w:r>
      <w:r w:rsidR="00FC1DCB">
        <w:rPr>
          <w:bCs/>
        </w:rPr>
        <w:t xml:space="preserve">we compiled </w:t>
      </w:r>
      <w:r w:rsidRPr="00054773">
        <w:rPr>
          <w:bCs/>
        </w:rPr>
        <w:t xml:space="preserve">a reference-standard </w:t>
      </w:r>
      <w:r w:rsidR="00FC1DCB">
        <w:rPr>
          <w:bCs/>
        </w:rPr>
        <w:t>dataset</w:t>
      </w:r>
      <w:r w:rsidR="00FC1DCB" w:rsidRPr="00054773">
        <w:rPr>
          <w:bCs/>
        </w:rPr>
        <w:t xml:space="preserve"> </w:t>
      </w:r>
      <w:r w:rsidRPr="00054773">
        <w:rPr>
          <w:bCs/>
        </w:rPr>
        <w:t>of likelihood ratios (</w:t>
      </w:r>
      <w:proofErr w:type="spellStart"/>
      <w:r w:rsidRPr="00054773">
        <w:rPr>
          <w:bCs/>
        </w:rPr>
        <w:t>LR</w:t>
      </w:r>
      <w:r w:rsidRPr="00054773">
        <w:rPr>
          <w:bCs/>
          <w:vertAlign w:val="subscript"/>
        </w:rPr>
        <w:t>Reported</w:t>
      </w:r>
      <w:proofErr w:type="spellEnd"/>
      <w:r w:rsidRPr="00054773">
        <w:rPr>
          <w:bCs/>
        </w:rPr>
        <w:t>) from the</w:t>
      </w:r>
      <w:r w:rsidR="00FC1DCB" w:rsidRPr="00E519AE">
        <w:rPr>
          <w:bCs/>
        </w:rPr>
        <w:t>NNT.com</w:t>
      </w:r>
      <w:r w:rsidRPr="00054773">
        <w:rPr>
          <w:bCs/>
        </w:rPr>
        <w:t xml:space="preserve"> a </w:t>
      </w:r>
      <w:r w:rsidR="00FC1DCB">
        <w:rPr>
          <w:bCs/>
        </w:rPr>
        <w:t>resource aggregating diagnostic</w:t>
      </w:r>
      <w:r w:rsidRPr="00054773">
        <w:rPr>
          <w:bCs/>
        </w:rPr>
        <w:t xml:space="preserve"> likelihood ratios </w:t>
      </w:r>
      <w:r w:rsidR="00885C0C">
        <w:rPr>
          <w:bCs/>
        </w:rPr>
        <w:t>from published medical</w:t>
      </w:r>
      <w:r w:rsidRPr="00054773">
        <w:rPr>
          <w:bCs/>
        </w:rPr>
        <w:t xml:space="preserve"> literature to assist with diagnostic reasoning. All </w:t>
      </w:r>
      <w:r w:rsidR="00885C0C">
        <w:rPr>
          <w:bCs/>
        </w:rPr>
        <w:t>positive and negative LRs</w:t>
      </w:r>
      <w:r w:rsidRPr="00054773">
        <w:rPr>
          <w:bCs/>
        </w:rPr>
        <w:t xml:space="preserve"> from all conditions listed on theNNT.com were included. </w:t>
      </w:r>
      <w:r w:rsidR="00885C0C">
        <w:rPr>
          <w:bCs/>
        </w:rPr>
        <w:t>For LRs</w:t>
      </w:r>
      <w:r w:rsidR="00516EFB">
        <w:rPr>
          <w:bCs/>
        </w:rPr>
        <w:t xml:space="preserve"> that</w:t>
      </w:r>
      <w:r w:rsidRPr="00054773">
        <w:rPr>
          <w:bCs/>
        </w:rPr>
        <w:t xml:space="preserve"> </w:t>
      </w:r>
      <w:proofErr w:type="spellStart"/>
      <w:r w:rsidR="00885C0C">
        <w:rPr>
          <w:bCs/>
        </w:rPr>
        <w:t>the</w:t>
      </w:r>
      <w:r w:rsidRPr="00054773">
        <w:rPr>
          <w:bCs/>
        </w:rPr>
        <w:t>NNT</w:t>
      </w:r>
      <w:proofErr w:type="spellEnd"/>
      <w:r w:rsidRPr="00054773">
        <w:rPr>
          <w:bCs/>
        </w:rPr>
        <w:t xml:space="preserve"> </w:t>
      </w:r>
      <w:r w:rsidR="00885C0C">
        <w:rPr>
          <w:bCs/>
        </w:rPr>
        <w:t>reported with</w:t>
      </w:r>
      <w:r w:rsidR="00885C0C" w:rsidRPr="00054773">
        <w:rPr>
          <w:bCs/>
        </w:rPr>
        <w:t xml:space="preserve"> </w:t>
      </w:r>
      <w:r w:rsidRPr="00054773">
        <w:rPr>
          <w:bCs/>
        </w:rPr>
        <w:t>a point estimate</w:t>
      </w:r>
      <w:r w:rsidR="00885C0C">
        <w:rPr>
          <w:bCs/>
        </w:rPr>
        <w:t>,</w:t>
      </w:r>
      <w:r w:rsidRPr="00054773">
        <w:rPr>
          <w:bCs/>
        </w:rPr>
        <w:t xml:space="preserve"> </w:t>
      </w:r>
      <w:r w:rsidR="00885C0C">
        <w:rPr>
          <w:bCs/>
        </w:rPr>
        <w:t>we recorded the provided estimate directly</w:t>
      </w:r>
      <w:r w:rsidRPr="00054773">
        <w:rPr>
          <w:bCs/>
        </w:rPr>
        <w:t xml:space="preserve"> (e.g. 1.5, 95% CI 1 - 2 was coded as 1.5). </w:t>
      </w:r>
      <w:r w:rsidR="00885C0C">
        <w:rPr>
          <w:bCs/>
        </w:rPr>
        <w:t xml:space="preserve">When </w:t>
      </w:r>
      <w:r w:rsidRPr="00054773">
        <w:rPr>
          <w:bCs/>
        </w:rPr>
        <w:t xml:space="preserve">only a range was presented, the geometric mean of the </w:t>
      </w:r>
      <w:r w:rsidR="00FC1DCB">
        <w:rPr>
          <w:bCs/>
        </w:rPr>
        <w:t xml:space="preserve">reported </w:t>
      </w:r>
      <w:r w:rsidRPr="00054773">
        <w:rPr>
          <w:bCs/>
        </w:rPr>
        <w:t xml:space="preserve">range was utilized. </w:t>
      </w:r>
      <w:r w:rsidR="00FC1DCB">
        <w:rPr>
          <w:bCs/>
        </w:rPr>
        <w:t xml:space="preserve">LRs were </w:t>
      </w:r>
      <w:r w:rsidR="00885C0C">
        <w:rPr>
          <w:bCs/>
        </w:rPr>
        <w:t xml:space="preserve">initially extracted using an automated </w:t>
      </w:r>
      <w:r w:rsidR="00FC1DCB">
        <w:rPr>
          <w:bCs/>
        </w:rPr>
        <w:t>script</w:t>
      </w:r>
      <w:r w:rsidR="00885C0C">
        <w:rPr>
          <w:bCs/>
        </w:rPr>
        <w:t xml:space="preserve"> and</w:t>
      </w:r>
      <w:r w:rsidR="00FC1DCB">
        <w:rPr>
          <w:bCs/>
        </w:rPr>
        <w:t xml:space="preserve"> then </w:t>
      </w:r>
      <w:r w:rsidRPr="00054773">
        <w:rPr>
          <w:bCs/>
        </w:rPr>
        <w:t xml:space="preserve">manually </w:t>
      </w:r>
      <w:r w:rsidR="00885C0C">
        <w:rPr>
          <w:bCs/>
        </w:rPr>
        <w:t>validated</w:t>
      </w:r>
      <w:r w:rsidRPr="00054773">
        <w:rPr>
          <w:bCs/>
        </w:rPr>
        <w:t xml:space="preserve"> </w:t>
      </w:r>
      <w:r w:rsidR="00E95A18">
        <w:rPr>
          <w:bCs/>
        </w:rPr>
        <w:t>with duplicate independent</w:t>
      </w:r>
      <w:r w:rsidR="00FC1DCB">
        <w:rPr>
          <w:bCs/>
        </w:rPr>
        <w:t xml:space="preserve"> review (PC</w:t>
      </w:r>
      <w:r w:rsidR="00E95A18">
        <w:rPr>
          <w:bCs/>
        </w:rPr>
        <w:t xml:space="preserve"> and BWL</w:t>
      </w:r>
      <w:r w:rsidR="00FC1DCB">
        <w:rPr>
          <w:bCs/>
        </w:rPr>
        <w:t xml:space="preserve">). </w:t>
      </w:r>
      <w:r w:rsidR="00885C0C">
        <w:rPr>
          <w:bCs/>
        </w:rPr>
        <w:t xml:space="preserve">Each LR was categorized as a patient </w:t>
      </w:r>
      <w:r w:rsidRPr="00054773">
        <w:rPr>
          <w:bCs/>
        </w:rPr>
        <w:t>histo</w:t>
      </w:r>
      <w:r w:rsidR="00F826A8">
        <w:rPr>
          <w:bCs/>
        </w:rPr>
        <w:t>rical element</w:t>
      </w:r>
      <w:r w:rsidRPr="00054773">
        <w:rPr>
          <w:bCs/>
        </w:rPr>
        <w:t>,</w:t>
      </w:r>
      <w:r w:rsidR="00885C0C">
        <w:rPr>
          <w:bCs/>
        </w:rPr>
        <w:t xml:space="preserve"> a</w:t>
      </w:r>
      <w:r w:rsidRPr="00054773">
        <w:rPr>
          <w:bCs/>
        </w:rPr>
        <w:t xml:space="preserve"> sign/symptom, </w:t>
      </w:r>
      <w:r w:rsidR="00885C0C">
        <w:rPr>
          <w:bCs/>
        </w:rPr>
        <w:t xml:space="preserve">a </w:t>
      </w:r>
      <w:r w:rsidRPr="00054773">
        <w:rPr>
          <w:bCs/>
        </w:rPr>
        <w:t xml:space="preserve">test </w:t>
      </w:r>
      <w:r w:rsidR="00B531A9">
        <w:rPr>
          <w:bCs/>
        </w:rPr>
        <w:t>result</w:t>
      </w:r>
      <w:r w:rsidRPr="00054773">
        <w:rPr>
          <w:bCs/>
        </w:rPr>
        <w:t>,</w:t>
      </w:r>
      <w:r w:rsidR="0073774E">
        <w:rPr>
          <w:bCs/>
        </w:rPr>
        <w:t xml:space="preserve"> an </w:t>
      </w:r>
      <w:r w:rsidR="0073774E" w:rsidRPr="00054773">
        <w:rPr>
          <w:bCs/>
        </w:rPr>
        <w:t>imaging finding</w:t>
      </w:r>
      <w:r w:rsidR="0073774E">
        <w:rPr>
          <w:bCs/>
        </w:rPr>
        <w:t>,</w:t>
      </w:r>
      <w:r w:rsidRPr="00054773">
        <w:rPr>
          <w:bCs/>
        </w:rPr>
        <w:t xml:space="preserve"> and</w:t>
      </w:r>
      <w:r w:rsidR="0073774E">
        <w:rPr>
          <w:bCs/>
        </w:rPr>
        <w:t>/or</w:t>
      </w:r>
      <w:r w:rsidR="00885C0C">
        <w:rPr>
          <w:bCs/>
        </w:rPr>
        <w:t xml:space="preserve"> a</w:t>
      </w:r>
      <w:r w:rsidRPr="00054773">
        <w:rPr>
          <w:bCs/>
        </w:rPr>
        <w:t xml:space="preserve"> </w:t>
      </w:r>
      <w:r w:rsidR="00B531A9">
        <w:rPr>
          <w:bCs/>
        </w:rPr>
        <w:t>diagnostic adjudication (e.g. “diagnosis based on ultrasound”)</w:t>
      </w:r>
      <w:r w:rsidR="002F0A34">
        <w:rPr>
          <w:bCs/>
        </w:rPr>
        <w:t>.</w:t>
      </w:r>
      <w:r w:rsidR="0080499F">
        <w:rPr>
          <w:bCs/>
        </w:rPr>
        <w:t xml:space="preserve"> Scores (e.g. </w:t>
      </w:r>
      <w:proofErr w:type="spellStart"/>
      <w:r w:rsidR="0080499F">
        <w:rPr>
          <w:bCs/>
        </w:rPr>
        <w:t>Centor</w:t>
      </w:r>
      <w:proofErr w:type="spellEnd"/>
      <w:r w:rsidR="0080499F">
        <w:rPr>
          <w:bCs/>
        </w:rPr>
        <w:t xml:space="preserve"> criteria) were </w:t>
      </w:r>
      <w:r w:rsidR="00233D7E">
        <w:rPr>
          <w:bCs/>
        </w:rPr>
        <w:t>counted as each of the constituent findings.</w:t>
      </w:r>
      <w:r w:rsidR="002F0A34">
        <w:rPr>
          <w:bCs/>
        </w:rPr>
        <w:t xml:space="preserve"> </w:t>
      </w:r>
      <w:r w:rsidR="001776EC">
        <w:rPr>
          <w:bCs/>
        </w:rPr>
        <w:t xml:space="preserve">We qualitatively describe the strength of findings as </w:t>
      </w:r>
      <w:r w:rsidR="006263F0" w:rsidRPr="006263F0">
        <w:rPr>
          <w:bCs/>
        </w:rPr>
        <w:t>strong (LR- ≤ 0.10 or LR+ ≥ 10), moderate ( 0.1 &lt; LR- ≤ 0.2 or  5 ≤ LR+ &lt; 10), weak (0.2 ≤ LR- &lt; 0.5 or 2 ≤ LR+ &lt; 5), or negligible (0.5 &lt; LR &lt; 2)</w:t>
      </w:r>
      <w:r w:rsidR="00B531A9">
        <w:rPr>
          <w:bCs/>
        </w:rPr>
        <w:t>,</w:t>
      </w:r>
      <w:r w:rsidR="00E95A18">
        <w:rPr>
          <w:bCs/>
        </w:rPr>
        <w:t xml:space="preserve"> consistent with prior literature</w:t>
      </w:r>
      <w:r w:rsidR="00E95A18">
        <w:rPr>
          <w:bCs/>
        </w:rPr>
        <w:fldChar w:fldCharType="begin"/>
      </w:r>
      <w:r w:rsidR="00167C55">
        <w:rPr>
          <w:bCs/>
        </w:rPr>
        <w:instrText xml:space="preserve"> ADDIN ZOTERO_ITEM CSL_CITATION {"citationID":"puU21urD","properties":{"formattedCitation":"\\super 3,4\\nosupersub{}","plainCitation":"3,4","noteIndex":0},"citationItems":[{"id":7492,"uris":["http://zotero.org/groups/6032284/items/8UTH5NHI"],"itemData":{"id":7492,"type":"article-journal","abstract":"CLINICAL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F"}],"issued":{"date-parts":[["2005",4,23]]}}}],"schema":"https://github.com/citation-style-language/schema/raw/master/csl-citation.json"} </w:instrText>
      </w:r>
      <w:r w:rsidR="00E95A18">
        <w:rPr>
          <w:bCs/>
        </w:rPr>
        <w:fldChar w:fldCharType="separate"/>
      </w:r>
      <w:r w:rsidR="00167C55" w:rsidRPr="00167C55">
        <w:rPr>
          <w:rFonts w:eastAsiaTheme="minorHAnsi"/>
          <w:vertAlign w:val="superscript"/>
          <w14:ligatures w14:val="standardContextual"/>
        </w:rPr>
        <w:t>3,4</w:t>
      </w:r>
      <w:r w:rsidR="00E95A18">
        <w:rPr>
          <w:bCs/>
        </w:rPr>
        <w:fldChar w:fldCharType="end"/>
      </w:r>
      <w:r w:rsidR="006263F0">
        <w:rPr>
          <w:bCs/>
        </w:rPr>
        <w:t>.</w:t>
      </w:r>
    </w:p>
    <w:p w14:paraId="375D67BD" w14:textId="77777777" w:rsidR="006263F0" w:rsidRPr="00054773" w:rsidRDefault="006263F0" w:rsidP="00AE1451">
      <w:pPr>
        <w:rPr>
          <w:bCs/>
        </w:rPr>
      </w:pPr>
    </w:p>
    <w:p w14:paraId="3614B79B" w14:textId="3EEB6269" w:rsidR="00AE1451" w:rsidRPr="00054773" w:rsidRDefault="00AE1451" w:rsidP="00631A74">
      <w:pPr>
        <w:pStyle w:val="Heading3"/>
      </w:pPr>
      <w:r w:rsidRPr="00054773">
        <w:t>Comparator Likelihood Ratios</w:t>
      </w:r>
    </w:p>
    <w:p w14:paraId="53D49451" w14:textId="3AB1CFDB" w:rsidR="00AE1451" w:rsidRPr="00E519AE" w:rsidRDefault="004001E8" w:rsidP="00021E32">
      <w:pPr>
        <w:rPr>
          <w:bCs/>
        </w:rPr>
      </w:pPr>
      <w:r>
        <w:rPr>
          <w:bCs/>
        </w:rPr>
        <w:t>O</w:t>
      </w:r>
      <w:r w:rsidRPr="00054773">
        <w:rPr>
          <w:bCs/>
        </w:rPr>
        <w:t>n A</w:t>
      </w:r>
      <w:r w:rsidR="00E95A18">
        <w:rPr>
          <w:bCs/>
        </w:rPr>
        <w:t>ugust</w:t>
      </w:r>
      <w:r w:rsidRPr="00054773">
        <w:rPr>
          <w:bCs/>
        </w:rPr>
        <w:t xml:space="preserve"> </w:t>
      </w:r>
      <w:r w:rsidR="00E95A18">
        <w:rPr>
          <w:bCs/>
        </w:rPr>
        <w:t>25</w:t>
      </w:r>
      <w:r w:rsidRPr="00054773">
        <w:rPr>
          <w:bCs/>
        </w:rPr>
        <w:t>, 2025</w:t>
      </w:r>
      <w:r>
        <w:rPr>
          <w:bCs/>
        </w:rPr>
        <w:t>, we generated c</w:t>
      </w:r>
      <w:r w:rsidRPr="00054773">
        <w:rPr>
          <w:bCs/>
        </w:rPr>
        <w:t xml:space="preserve">omparator </w:t>
      </w:r>
      <w:r w:rsidR="00AE1451" w:rsidRPr="00054773">
        <w:rPr>
          <w:bCs/>
        </w:rPr>
        <w:t>likelihood ratios (LR</w:t>
      </w:r>
      <w:r w:rsidR="00AE1451" w:rsidRPr="00054773">
        <w:rPr>
          <w:bCs/>
          <w:vertAlign w:val="subscript"/>
        </w:rPr>
        <w:t>LLM</w:t>
      </w:r>
      <w:r w:rsidR="00AE1451" w:rsidRPr="00054773">
        <w:rPr>
          <w:bCs/>
        </w:rPr>
        <w:t xml:space="preserve">) for </w:t>
      </w:r>
      <w:r>
        <w:rPr>
          <w:bCs/>
        </w:rPr>
        <w:t>all</w:t>
      </w:r>
      <w:r w:rsidR="00AE1451" w:rsidRPr="00054773">
        <w:rPr>
          <w:bCs/>
        </w:rPr>
        <w:t xml:space="preserve"> findings </w:t>
      </w:r>
      <w:r>
        <w:rPr>
          <w:bCs/>
        </w:rPr>
        <w:t>listed</w:t>
      </w:r>
      <w:r w:rsidRPr="00054773">
        <w:rPr>
          <w:bCs/>
        </w:rPr>
        <w:t xml:space="preserve"> </w:t>
      </w:r>
      <w:r w:rsidR="00AE1451" w:rsidRPr="00054773">
        <w:rPr>
          <w:bCs/>
        </w:rPr>
        <w:t xml:space="preserve">on </w:t>
      </w:r>
      <w:proofErr w:type="spellStart"/>
      <w:r w:rsidR="00AE1451" w:rsidRPr="00054773">
        <w:rPr>
          <w:bCs/>
        </w:rPr>
        <w:t>theNNT</w:t>
      </w:r>
      <w:proofErr w:type="spellEnd"/>
      <w:r w:rsidR="00AE1451" w:rsidRPr="00054773">
        <w:rPr>
          <w:bCs/>
        </w:rPr>
        <w:t xml:space="preserve"> using</w:t>
      </w:r>
      <w:r w:rsidR="00A84CE4">
        <w:rPr>
          <w:bCs/>
        </w:rPr>
        <w:t xml:space="preserve"> a constrained, few-shot prompting procedure. T</w:t>
      </w:r>
      <w:r w:rsidR="00A84CE4" w:rsidRPr="00054773">
        <w:rPr>
          <w:bCs/>
        </w:rPr>
        <w:t xml:space="preserve">o represent a range of </w:t>
      </w:r>
      <w:r w:rsidR="00A84CE4">
        <w:rPr>
          <w:bCs/>
        </w:rPr>
        <w:t xml:space="preserve">model ages, complexity, and </w:t>
      </w:r>
      <w:r w:rsidR="00A84CE4" w:rsidRPr="00054773">
        <w:rPr>
          <w:bCs/>
        </w:rPr>
        <w:t>inference costs</w:t>
      </w:r>
      <w:r w:rsidR="00A84CE4">
        <w:rPr>
          <w:bCs/>
        </w:rPr>
        <w:t>, we queried</w:t>
      </w:r>
      <w:r w:rsidR="00AE1451" w:rsidRPr="00054773">
        <w:rPr>
          <w:bCs/>
        </w:rPr>
        <w:t xml:space="preserve"> </w:t>
      </w:r>
      <w:r>
        <w:rPr>
          <w:bCs/>
        </w:rPr>
        <w:t>three</w:t>
      </w:r>
      <w:r w:rsidR="00AE1451" w:rsidRPr="00054773">
        <w:rPr>
          <w:bCs/>
        </w:rPr>
        <w:t xml:space="preserve"> </w:t>
      </w:r>
      <w:r>
        <w:rPr>
          <w:bCs/>
        </w:rPr>
        <w:t xml:space="preserve">OpenAI </w:t>
      </w:r>
      <w:r w:rsidR="00AE1451" w:rsidRPr="00054773">
        <w:rPr>
          <w:bCs/>
        </w:rPr>
        <w:t xml:space="preserve">LLMs </w:t>
      </w:r>
      <w:r w:rsidR="00885C0C">
        <w:rPr>
          <w:bCs/>
        </w:rPr>
        <w:t>(</w:t>
      </w:r>
      <w:r w:rsidR="00885C0C" w:rsidRPr="00885C0C">
        <w:rPr>
          <w:bCs/>
        </w:rPr>
        <w:t>OpenAI, LP; San Francisco, California, USA</w:t>
      </w:r>
      <w:r w:rsidR="00885C0C">
        <w:rPr>
          <w:bCs/>
        </w:rPr>
        <w:t>)</w:t>
      </w:r>
      <w:r w:rsidR="00A84CE4">
        <w:rPr>
          <w:bCs/>
        </w:rPr>
        <w:t xml:space="preserve"> using the OpenAI API</w:t>
      </w:r>
      <w:r w:rsidR="00AE1451" w:rsidRPr="00054773">
        <w:rPr>
          <w:bCs/>
        </w:rPr>
        <w:t xml:space="preserve">: </w:t>
      </w:r>
      <w:r w:rsidR="00E95A18">
        <w:rPr>
          <w:bCs/>
        </w:rPr>
        <w:t>GPT-</w:t>
      </w:r>
      <w:r w:rsidR="00AE1451" w:rsidRPr="00054773">
        <w:rPr>
          <w:bCs/>
        </w:rPr>
        <w:t>4o (</w:t>
      </w:r>
      <w:r w:rsidR="00885C0C" w:rsidRPr="00885C0C">
        <w:rPr>
          <w:bCs/>
        </w:rPr>
        <w:t>model release</w:t>
      </w:r>
      <w:r w:rsidR="00885C0C">
        <w:rPr>
          <w:bCs/>
        </w:rPr>
        <w:t xml:space="preserve"> </w:t>
      </w:r>
      <w:r w:rsidR="00B531A9">
        <w:rPr>
          <w:bCs/>
        </w:rPr>
        <w:t>Nov</w:t>
      </w:r>
      <w:r w:rsidR="00AE1451" w:rsidRPr="00054773">
        <w:rPr>
          <w:bCs/>
        </w:rPr>
        <w:t xml:space="preserve"> </w:t>
      </w:r>
      <w:r w:rsidR="00B531A9">
        <w:rPr>
          <w:bCs/>
        </w:rPr>
        <w:t>20</w:t>
      </w:r>
      <w:r w:rsidR="00AE1451" w:rsidRPr="00054773">
        <w:rPr>
          <w:bCs/>
        </w:rPr>
        <w:t xml:space="preserve">, 2024), </w:t>
      </w:r>
      <w:r w:rsidR="00B531A9">
        <w:rPr>
          <w:bCs/>
        </w:rPr>
        <w:t>o3</w:t>
      </w:r>
      <w:r w:rsidR="00AE1451" w:rsidRPr="00054773">
        <w:rPr>
          <w:bCs/>
        </w:rPr>
        <w:t xml:space="preserve"> (</w:t>
      </w:r>
      <w:r w:rsidR="00885C0C" w:rsidRPr="00885C0C">
        <w:rPr>
          <w:bCs/>
        </w:rPr>
        <w:t>release</w:t>
      </w:r>
      <w:r w:rsidR="00885C0C">
        <w:rPr>
          <w:bCs/>
        </w:rPr>
        <w:t xml:space="preserve"> </w:t>
      </w:r>
      <w:r w:rsidR="00B531A9">
        <w:rPr>
          <w:bCs/>
        </w:rPr>
        <w:t>Apr</w:t>
      </w:r>
      <w:r w:rsidR="00AE1451" w:rsidRPr="00054773">
        <w:rPr>
          <w:bCs/>
        </w:rPr>
        <w:t xml:space="preserve"> </w:t>
      </w:r>
      <w:r w:rsidR="00B531A9">
        <w:rPr>
          <w:bCs/>
        </w:rPr>
        <w:t>1</w:t>
      </w:r>
      <w:r w:rsidR="00AE1451" w:rsidRPr="00054773">
        <w:rPr>
          <w:bCs/>
        </w:rPr>
        <w:t>6, 202</w:t>
      </w:r>
      <w:r w:rsidR="00B531A9">
        <w:rPr>
          <w:bCs/>
        </w:rPr>
        <w:t>5</w:t>
      </w:r>
      <w:r w:rsidR="00AE1451" w:rsidRPr="00054773">
        <w:rPr>
          <w:bCs/>
        </w:rPr>
        <w:t xml:space="preserve">), and </w:t>
      </w:r>
      <w:r w:rsidR="00B531A9">
        <w:rPr>
          <w:bCs/>
        </w:rPr>
        <w:t>GPT-5</w:t>
      </w:r>
      <w:r w:rsidR="00AE1451" w:rsidRPr="00054773">
        <w:rPr>
          <w:bCs/>
        </w:rPr>
        <w:t xml:space="preserve"> (</w:t>
      </w:r>
      <w:r w:rsidR="00885C0C" w:rsidRPr="00885C0C">
        <w:rPr>
          <w:bCs/>
        </w:rPr>
        <w:t>release</w:t>
      </w:r>
      <w:r w:rsidR="00885C0C">
        <w:rPr>
          <w:bCs/>
        </w:rPr>
        <w:t xml:space="preserve"> </w:t>
      </w:r>
      <w:r w:rsidR="00B531A9">
        <w:rPr>
          <w:bCs/>
        </w:rPr>
        <w:t>Aug</w:t>
      </w:r>
      <w:r w:rsidR="00AE1451" w:rsidRPr="00054773">
        <w:rPr>
          <w:bCs/>
        </w:rPr>
        <w:t xml:space="preserve"> </w:t>
      </w:r>
      <w:r w:rsidR="00B531A9">
        <w:rPr>
          <w:bCs/>
        </w:rPr>
        <w:t>7</w:t>
      </w:r>
      <w:r w:rsidR="00AE1451" w:rsidRPr="00054773">
        <w:rPr>
          <w:bCs/>
        </w:rPr>
        <w:t xml:space="preserve">, 2025). </w:t>
      </w:r>
      <w:r w:rsidR="00A84CE4">
        <w:rPr>
          <w:bCs/>
        </w:rPr>
        <w:t>A full description of the prompting strategy is included in the supplement. In brief, the system prompted defined the LR as ‘</w:t>
      </w:r>
      <w:r w:rsidR="00A84CE4" w:rsidRPr="00A84CE4">
        <w:rPr>
          <w:bCs/>
        </w:rPr>
        <w:t>P(finding | diagnosis) / P(finding | not diagnosis)</w:t>
      </w:r>
      <w:r w:rsidR="00A84CE4">
        <w:rPr>
          <w:bCs/>
        </w:rPr>
        <w:t>’, gave qualitative LR strength descriptions</w:t>
      </w:r>
      <w:r w:rsidR="00A84CE4">
        <w:rPr>
          <w:bCs/>
        </w:rPr>
        <w:fldChar w:fldCharType="begin"/>
      </w:r>
      <w:r w:rsidR="00167C55">
        <w:rPr>
          <w:bCs/>
        </w:rPr>
        <w:instrText xml:space="preserve"> ADDIN ZOTERO_ITEM CSL_CITATION {"citationID":"38xqfYyt","properties":{"formattedCitation":"\\super 3\\nosupersub{}","plainCitation":"3","noteIndex":0},"citationItems":[{"id":7492,"uris":["http://zotero.org/groups/6032284/items/8UTH5NHI"],"itemData":{"id":7492,"type":"article-journal","abstract":"CLINICAL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sidR="00A84CE4">
        <w:rPr>
          <w:bCs/>
        </w:rPr>
        <w:fldChar w:fldCharType="separate"/>
      </w:r>
      <w:r w:rsidR="00167C55" w:rsidRPr="00167C55">
        <w:rPr>
          <w:rFonts w:eastAsiaTheme="minorHAnsi"/>
          <w:vertAlign w:val="superscript"/>
          <w14:ligatures w14:val="standardContextual"/>
        </w:rPr>
        <w:t>3</w:t>
      </w:r>
      <w:r w:rsidR="00A84CE4">
        <w:rPr>
          <w:bCs/>
        </w:rPr>
        <w:fldChar w:fldCharType="end"/>
      </w:r>
      <w:r w:rsidR="00A84CE4">
        <w:rPr>
          <w:bCs/>
        </w:rPr>
        <w:t>, and required a</w:t>
      </w:r>
      <w:r w:rsidR="001C12C5">
        <w:rPr>
          <w:bCs/>
        </w:rPr>
        <w:t>n only-</w:t>
      </w:r>
      <w:r w:rsidR="00A84CE4">
        <w:rPr>
          <w:bCs/>
        </w:rPr>
        <w:t>numerical response. We used 8 (non-reasoning model, GPT-4o) or 2 (reasoning models, o3 and GPT-5) clinician-estimated few-shot example</w:t>
      </w:r>
      <w:r w:rsidR="008452D5">
        <w:rPr>
          <w:bCs/>
        </w:rPr>
        <w:t>s. These were</w:t>
      </w:r>
      <w:r w:rsidR="001C12C5">
        <w:rPr>
          <w:bCs/>
        </w:rPr>
        <w:t xml:space="preserve"> clinician-estimated</w:t>
      </w:r>
      <w:r w:rsidR="00A84CE4">
        <w:rPr>
          <w:bCs/>
        </w:rPr>
        <w:t xml:space="preserve"> finding-</w:t>
      </w:r>
      <w:r w:rsidR="008452D5">
        <w:rPr>
          <w:bCs/>
        </w:rPr>
        <w:t>clinical state-</w:t>
      </w:r>
      <w:r w:rsidR="00A84CE4">
        <w:rPr>
          <w:bCs/>
        </w:rPr>
        <w:t xml:space="preserve">LR </w:t>
      </w:r>
      <w:r w:rsidR="008452D5">
        <w:rPr>
          <w:bCs/>
        </w:rPr>
        <w:t xml:space="preserve">groups </w:t>
      </w:r>
      <w:r w:rsidR="00A84CE4">
        <w:rPr>
          <w:bCs/>
        </w:rPr>
        <w:t xml:space="preserve">that were not in the evaluation set. </w:t>
      </w:r>
      <w:r w:rsidR="00A84CE4">
        <w:t xml:space="preserve">Inference settings were </w:t>
      </w:r>
      <w:r w:rsidR="00A84CE4">
        <w:rPr>
          <w:rStyle w:val="s2"/>
          <w:rFonts w:eastAsiaTheme="majorEastAsia"/>
        </w:rPr>
        <w:t>temperature = 0.2</w:t>
      </w:r>
      <w:r w:rsidR="00A84CE4">
        <w:t xml:space="preserve"> (non</w:t>
      </w:r>
      <w:r w:rsidR="00A84CE4">
        <w:noBreakHyphen/>
        <w:t>reasoning</w:t>
      </w:r>
      <w:r w:rsidR="008452D5">
        <w:t xml:space="preserve"> model</w:t>
      </w:r>
      <w:r w:rsidR="00A84CE4">
        <w:t>) and ‘</w:t>
      </w:r>
      <w:r w:rsidR="00A84CE4">
        <w:rPr>
          <w:rStyle w:val="s2"/>
          <w:rFonts w:eastAsiaTheme="majorEastAsia"/>
        </w:rPr>
        <w:t>reasoning effort’ = "medium"</w:t>
      </w:r>
      <w:r w:rsidR="00A84CE4">
        <w:t xml:space="preserve"> (reasoning</w:t>
      </w:r>
      <w:r w:rsidR="008452D5">
        <w:t xml:space="preserve"> models</w:t>
      </w:r>
      <w:r w:rsidR="00A84CE4">
        <w:t xml:space="preserve">); </w:t>
      </w:r>
      <w:proofErr w:type="spellStart"/>
      <w:proofErr w:type="gramStart"/>
      <w:r w:rsidR="00A84CE4">
        <w:rPr>
          <w:rStyle w:val="s2"/>
          <w:rFonts w:eastAsiaTheme="majorEastAsia"/>
        </w:rPr>
        <w:t>text.verbosity</w:t>
      </w:r>
      <w:proofErr w:type="spellEnd"/>
      <w:proofErr w:type="gramEnd"/>
      <w:r w:rsidR="00A84CE4">
        <w:rPr>
          <w:rStyle w:val="s2"/>
          <w:rFonts w:eastAsiaTheme="majorEastAsia"/>
        </w:rPr>
        <w:t xml:space="preserve"> = "low"</w:t>
      </w:r>
      <w:r w:rsidR="00A84CE4">
        <w:t xml:space="preserve"> was applied where supported (GPT</w:t>
      </w:r>
      <w:r w:rsidR="00A84CE4">
        <w:noBreakHyphen/>
        <w:t>5 only).</w:t>
      </w:r>
      <w:r w:rsidR="008452D5">
        <w:t xml:space="preserve"> </w:t>
      </w:r>
      <w:r w:rsidR="00631A74">
        <w:rPr>
          <w:bCs/>
        </w:rPr>
        <w:t xml:space="preserve">Internet search was not enabled for </w:t>
      </w:r>
      <w:r w:rsidR="008452D5">
        <w:rPr>
          <w:bCs/>
        </w:rPr>
        <w:t>any</w:t>
      </w:r>
      <w:r w:rsidR="00631A74">
        <w:rPr>
          <w:bCs/>
        </w:rPr>
        <w:t xml:space="preserve"> models. No </w:t>
      </w:r>
      <w:r w:rsidR="00F84296">
        <w:rPr>
          <w:bCs/>
        </w:rPr>
        <w:t xml:space="preserve">model </w:t>
      </w:r>
      <w:r w:rsidR="00631A74">
        <w:rPr>
          <w:bCs/>
        </w:rPr>
        <w:t xml:space="preserve">fine-tuning was </w:t>
      </w:r>
      <w:r w:rsidR="00F84296">
        <w:rPr>
          <w:bCs/>
        </w:rPr>
        <w:t>performed</w:t>
      </w:r>
      <w:r w:rsidR="00631A74">
        <w:rPr>
          <w:bCs/>
        </w:rPr>
        <w:t xml:space="preserve">. </w:t>
      </w:r>
    </w:p>
    <w:p w14:paraId="728918C5" w14:textId="77777777" w:rsidR="00A84CE4" w:rsidRPr="00054773" w:rsidRDefault="00A84CE4" w:rsidP="00AE1451">
      <w:pPr>
        <w:rPr>
          <w:bCs/>
        </w:rPr>
      </w:pPr>
    </w:p>
    <w:p w14:paraId="59BC8A2A" w14:textId="77777777" w:rsidR="00AE1451" w:rsidRPr="00054773" w:rsidRDefault="00AE1451" w:rsidP="00631A74">
      <w:pPr>
        <w:pStyle w:val="Heading3"/>
      </w:pPr>
      <w:r w:rsidRPr="00054773">
        <w:t>Statistical Analysis</w:t>
      </w:r>
    </w:p>
    <w:p w14:paraId="236A3C07" w14:textId="16E653B2" w:rsidR="0073774E" w:rsidRDefault="002F0A34" w:rsidP="00AE1451">
      <w:pPr>
        <w:rPr>
          <w:bCs/>
        </w:rPr>
      </w:pPr>
      <w:r>
        <w:rPr>
          <w:bCs/>
        </w:rPr>
        <w:t>We assessed</w:t>
      </w:r>
      <w:r w:rsidR="00631A74">
        <w:rPr>
          <w:bCs/>
        </w:rPr>
        <w:t xml:space="preserve"> the</w:t>
      </w:r>
      <w:r>
        <w:rPr>
          <w:bCs/>
        </w:rPr>
        <w:t xml:space="preserve"> agreement between </w:t>
      </w:r>
      <w:r w:rsidR="008452D5">
        <w:rPr>
          <w:bCs/>
        </w:rPr>
        <w:t>reported likelihood ratios (</w:t>
      </w:r>
      <w:proofErr w:type="spellStart"/>
      <w:r w:rsidRPr="00054773">
        <w:rPr>
          <w:bCs/>
        </w:rPr>
        <w:t>LR</w:t>
      </w:r>
      <w:r w:rsidRPr="00054773">
        <w:rPr>
          <w:bCs/>
          <w:vertAlign w:val="subscript"/>
        </w:rPr>
        <w:t>Reported</w:t>
      </w:r>
      <w:proofErr w:type="spellEnd"/>
      <w:r w:rsidR="008452D5">
        <w:rPr>
          <w:bCs/>
        </w:rPr>
        <w:t xml:space="preserve">) </w:t>
      </w:r>
      <w:r w:rsidRPr="00054773">
        <w:rPr>
          <w:bCs/>
        </w:rPr>
        <w:t>and</w:t>
      </w:r>
      <w:r w:rsidR="008452D5">
        <w:rPr>
          <w:bCs/>
        </w:rPr>
        <w:t xml:space="preserve"> LLM-estimated likelihood ratios (</w:t>
      </w:r>
      <w:r w:rsidRPr="00054773">
        <w:rPr>
          <w:bCs/>
        </w:rPr>
        <w:t>LR</w:t>
      </w:r>
      <w:r w:rsidRPr="00054773">
        <w:rPr>
          <w:bCs/>
          <w:vertAlign w:val="subscript"/>
        </w:rPr>
        <w:t>LLM</w:t>
      </w:r>
      <w:r w:rsidR="008452D5">
        <w:rPr>
          <w:bCs/>
        </w:rPr>
        <w:t xml:space="preserve">) </w:t>
      </w:r>
      <w:r>
        <w:rPr>
          <w:bCs/>
        </w:rPr>
        <w:t xml:space="preserve">using </w:t>
      </w:r>
      <w:r w:rsidR="00021E32">
        <w:rPr>
          <w:bCs/>
        </w:rPr>
        <w:t>Bland</w:t>
      </w:r>
      <w:r>
        <w:rPr>
          <w:bCs/>
        </w:rPr>
        <w:t>-</w:t>
      </w:r>
      <w:r w:rsidR="00021E32">
        <w:rPr>
          <w:bCs/>
        </w:rPr>
        <w:t>Altman analysis</w:t>
      </w:r>
      <w:r w:rsidR="002C605C">
        <w:rPr>
          <w:rFonts w:eastAsiaTheme="minorHAnsi"/>
          <w:vertAlign w:val="superscript"/>
          <w14:ligatures w14:val="standardContextual"/>
        </w:rPr>
        <w:t>19</w:t>
      </w:r>
      <w:r w:rsidR="002C605C">
        <w:rPr>
          <w:bCs/>
        </w:rPr>
        <w:fldChar w:fldCharType="begin"/>
      </w:r>
      <w:r w:rsidR="002C605C">
        <w:rPr>
          <w:bCs/>
        </w:rPr>
        <w:instrText xml:space="preserve"> ADDIN ZOTERO_ITEM CSL_CITATION {"citationID":"GvTzthV8","properties":{"formattedCitation":"\\super 19\\nosupersub{}","plainCitation":"","noteIndex":0},"citationItems":[{"id":7569,"uris":["http://zotero.org/groups/6032284/items/5IWL9IKV"],"itemData":{"id":7569,"type":"article-journal","abstract":"In clinical measurement comparison of a new measurement technique with an established one is often needed to see whether they agree sufficiently for the new to replace the old. Such investigations are often analysed inappropriately, notably by using correlation coefficients. The use of correlation is misleading. An alternative approach, based on graphical techniques and simple calculations, is described, together with the relation between this analysis and the assessment of repeatability.","container-title":"Lancet (London, England)","ISSN":"0140-6736","issue":"8476","journalAbbreviation":"Lancet","language":"eng","note":"PMID: 2868172","page":"307-310","source":"PubMed","title":"Statistical methods for assessing agreement between two methods of clinical measurement","volume":"1","author":[{"family":"Bland","given":"J. M."},{"family":"Altman","given":"D. G."}],"issued":{"date-parts":[["1986",2,8]]}}}],"schema":"https://github.com/citation-style-language/schema/raw/master/csl-citation.json"} </w:instrText>
      </w:r>
      <w:r w:rsidR="002C605C">
        <w:rPr>
          <w:bCs/>
        </w:rPr>
        <w:fldChar w:fldCharType="separate"/>
      </w:r>
      <w:r w:rsidR="002C605C">
        <w:rPr>
          <w:bCs/>
        </w:rPr>
        <w:fldChar w:fldCharType="end"/>
      </w:r>
      <w:r w:rsidR="00021E32">
        <w:rPr>
          <w:bCs/>
        </w:rPr>
        <w:t xml:space="preserve"> on log-transformed </w:t>
      </w:r>
      <w:r w:rsidR="008452D5">
        <w:rPr>
          <w:bCs/>
        </w:rPr>
        <w:t>values, as strength of evidence is additive on the log scale</w:t>
      </w:r>
      <w:r w:rsidR="003A7106">
        <w:rPr>
          <w:bCs/>
        </w:rPr>
        <w:fldChar w:fldCharType="begin"/>
      </w:r>
      <w:r w:rsidR="002C605C">
        <w:rPr>
          <w:bCs/>
        </w:rPr>
        <w:instrText xml:space="preserve"> ADDIN ZOTERO_ITEM CSL_CITATION {"citationID":"CVXc6kaF","properties":{"formattedCitation":"\\super 4,20\\nosupersub{}","plainCitation":"4,20","noteIndex":0},"citationItems":[{"id":7530,"uris":["http://zotero.org/groups/6032284/items/6A8PJYX2"],"itemData":{"id":7530,"type":"article-journal","abstract":"Summary\nLikelihood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F"}],"issued":{"date-parts":[["2005",4,23]]}}},{"id":7529,"uris":["http://zotero.org/groups/6032284/items/MWIA6KVL"],"itemData":{"id":7529,"type":"chapter","container-title":"Bayesian Statistics 2","event-place":"North-Holland","page":"249-270","publisher":"Elsevier Science Publishers","publisher-place":"North-Holland","title":"Weight of Evidence: A Brief Survey","author":[{"family":"Good","given":"Isidore Jacob"}],"issued":{"date-parts":[["1985"]]}}}],"schema":"https://github.com/citation-style-language/schema/raw/master/csl-citation.json"} </w:instrText>
      </w:r>
      <w:r w:rsidR="003A7106">
        <w:rPr>
          <w:bCs/>
        </w:rPr>
        <w:fldChar w:fldCharType="separate"/>
      </w:r>
      <w:r w:rsidR="002C605C" w:rsidRPr="002C605C">
        <w:rPr>
          <w:rFonts w:eastAsiaTheme="minorHAnsi"/>
          <w:vertAlign w:val="superscript"/>
          <w14:ligatures w14:val="standardContextual"/>
        </w:rPr>
        <w:t>4,20</w:t>
      </w:r>
      <w:r w:rsidR="003A7106">
        <w:rPr>
          <w:bCs/>
        </w:rPr>
        <w:fldChar w:fldCharType="end"/>
      </w:r>
      <w:r w:rsidR="00021E32">
        <w:rPr>
          <w:bCs/>
        </w:rPr>
        <w:t xml:space="preserve">. </w:t>
      </w:r>
      <w:r w:rsidR="00631A74">
        <w:rPr>
          <w:bCs/>
        </w:rPr>
        <w:t>We</w:t>
      </w:r>
      <w:r w:rsidR="006E0680">
        <w:rPr>
          <w:bCs/>
        </w:rPr>
        <w:t xml:space="preserve"> calculated</w:t>
      </w:r>
      <w:r w:rsidR="00631A74">
        <w:rPr>
          <w:bCs/>
        </w:rPr>
        <w:t xml:space="preserve"> multiplicative (ratio)</w:t>
      </w:r>
      <w:r w:rsidR="006E0680">
        <w:rPr>
          <w:bCs/>
        </w:rPr>
        <w:t xml:space="preserve"> </w:t>
      </w:r>
      <w:r w:rsidR="0092442B">
        <w:rPr>
          <w:bCs/>
        </w:rPr>
        <w:t>limits of agreement</w:t>
      </w:r>
      <w:r w:rsidR="00631A74">
        <w:rPr>
          <w:bCs/>
        </w:rPr>
        <w:t xml:space="preserve">, which </w:t>
      </w:r>
      <w:r w:rsidR="0073774E">
        <w:rPr>
          <w:bCs/>
        </w:rPr>
        <w:t>indicate</w:t>
      </w:r>
      <w:r w:rsidR="00631A74">
        <w:rPr>
          <w:bCs/>
        </w:rPr>
        <w:t xml:space="preserve"> the range </w:t>
      </w:r>
      <w:r w:rsidR="0073774E">
        <w:rPr>
          <w:bCs/>
        </w:rPr>
        <w:t xml:space="preserve">within which </w:t>
      </w:r>
      <w:r w:rsidR="00631A74">
        <w:rPr>
          <w:bCs/>
        </w:rPr>
        <w:t>LR</w:t>
      </w:r>
      <w:r w:rsidR="00631A74" w:rsidRPr="00631A74">
        <w:rPr>
          <w:bCs/>
          <w:vertAlign w:val="subscript"/>
        </w:rPr>
        <w:t>LLM</w:t>
      </w:r>
      <w:r w:rsidR="00631A74">
        <w:rPr>
          <w:bCs/>
        </w:rPr>
        <w:t xml:space="preserve"> </w:t>
      </w:r>
      <w:r w:rsidR="0073774E">
        <w:rPr>
          <w:bCs/>
        </w:rPr>
        <w:t xml:space="preserve">is expected to lie within an x-fold difference </w:t>
      </w:r>
      <w:r w:rsidR="00631A74">
        <w:rPr>
          <w:bCs/>
        </w:rPr>
        <w:t xml:space="preserve">of the </w:t>
      </w:r>
      <w:proofErr w:type="spellStart"/>
      <w:r w:rsidR="00631A74">
        <w:rPr>
          <w:bCs/>
        </w:rPr>
        <w:t>LR</w:t>
      </w:r>
      <w:r w:rsidR="00631A74" w:rsidRPr="00631A74">
        <w:rPr>
          <w:bCs/>
          <w:vertAlign w:val="subscript"/>
        </w:rPr>
        <w:t>Reported</w:t>
      </w:r>
      <w:proofErr w:type="spellEnd"/>
      <w:r w:rsidR="00631A74">
        <w:rPr>
          <w:bCs/>
        </w:rPr>
        <w:t xml:space="preserve"> </w:t>
      </w:r>
      <w:r w:rsidR="0073774E">
        <w:rPr>
          <w:bCs/>
        </w:rPr>
        <w:t xml:space="preserve">in </w:t>
      </w:r>
      <w:r w:rsidR="00631A74">
        <w:rPr>
          <w:bCs/>
        </w:rPr>
        <w:t xml:space="preserve">95% </w:t>
      </w:r>
      <w:r w:rsidR="0073774E">
        <w:rPr>
          <w:bCs/>
        </w:rPr>
        <w:t>of cases. 50%, 75%, 90%, and 99% limits of agreement are also tabulated in the supplemental materials.</w:t>
      </w:r>
      <w:r>
        <w:rPr>
          <w:bCs/>
        </w:rPr>
        <w:t xml:space="preserve"> </w:t>
      </w:r>
    </w:p>
    <w:p w14:paraId="7CBF90C6" w14:textId="77777777" w:rsidR="0073774E" w:rsidRDefault="0073774E" w:rsidP="00AE1451">
      <w:pPr>
        <w:rPr>
          <w:bCs/>
        </w:rPr>
      </w:pPr>
    </w:p>
    <w:p w14:paraId="6339AD9D" w14:textId="7C023106" w:rsidR="00AE1451" w:rsidRDefault="0073774E" w:rsidP="00AE1451">
      <w:pPr>
        <w:rPr>
          <w:bCs/>
          <w:vertAlign w:val="superscript"/>
        </w:rPr>
      </w:pPr>
      <w:r>
        <w:rPr>
          <w:bCs/>
        </w:rPr>
        <w:t xml:space="preserve">We compared models </w:t>
      </w:r>
      <w:r w:rsidR="00AE1451" w:rsidRPr="00054773">
        <w:rPr>
          <w:bCs/>
        </w:rPr>
        <w:t>using</w:t>
      </w:r>
      <w:r w:rsidR="002D1638">
        <w:rPr>
          <w:bCs/>
        </w:rPr>
        <w:t xml:space="preserve"> paired t-test for mean differences </w:t>
      </w:r>
      <w:r>
        <w:rPr>
          <w:bCs/>
        </w:rPr>
        <w:t xml:space="preserve">(bias) </w:t>
      </w:r>
      <w:r w:rsidR="002D1638">
        <w:rPr>
          <w:bCs/>
        </w:rPr>
        <w:t>and the</w:t>
      </w:r>
      <w:r w:rsidR="002C605C">
        <w:rPr>
          <w:bCs/>
        </w:rPr>
        <w:t xml:space="preserve"> </w:t>
      </w:r>
      <w:r w:rsidR="002D1638">
        <w:rPr>
          <w:bCs/>
        </w:rPr>
        <w:t>Pittman</w:t>
      </w:r>
      <w:r w:rsidR="002C605C">
        <w:rPr>
          <w:bCs/>
        </w:rPr>
        <w:t>-Morgan</w:t>
      </w:r>
      <w:r w:rsidR="002D1638">
        <w:rPr>
          <w:bCs/>
        </w:rPr>
        <w:t xml:space="preserve"> test for differences in</w:t>
      </w:r>
      <w:r w:rsidR="005C4F23">
        <w:rPr>
          <w:bCs/>
        </w:rPr>
        <w:t xml:space="preserve"> the width (variance) of the</w:t>
      </w:r>
      <w:r w:rsidR="002D1638">
        <w:rPr>
          <w:bCs/>
        </w:rPr>
        <w:t xml:space="preserve"> </w:t>
      </w:r>
      <w:r w:rsidR="00A642A6">
        <w:rPr>
          <w:bCs/>
        </w:rPr>
        <w:t>limits of agreement</w:t>
      </w:r>
      <w:r w:rsidR="002C36AA">
        <w:rPr>
          <w:bCs/>
        </w:rPr>
        <w:fldChar w:fldCharType="begin"/>
      </w:r>
      <w:r w:rsidR="002C36AA">
        <w:rPr>
          <w:bCs/>
        </w:rPr>
        <w:instrText xml:space="preserve"> ADDIN ZOTERO_ITEM CSL_CITATION {"citationID":"y1fqwUzp","properties":{"formattedCitation":"\\super 21,22\\nosupersub{}","plainCitation":"21,22","noteIndex":0},"citationItems":[{"id":7572,"uris":["http://zotero.org/groups/6032284/items/2G4VXVNI"],"itemData":{"id":7572,"type":"article-journal","container-title":"Biometrika","ISSN":"0006-3444","issue":"1/2","journalAbbreviation":"Biometrika","note":"publisher: JSTOR","page":"9-12","title":"A note on normal correlation","volume":"31","author":[{"family":"Pitman","given":"EJG"}],"issued":{"date-parts":[["1939"]]}}},{"id":7571,"uris":["http://zotero.org/groups/6032284/items/U2TQ6E8X"],"itemData":{"id":7571,"type":"article-journal","container-title":"Biometrika","ISSN":"0006-3444","issue":"1/2","journalAbbreviation":"Biometrika","note":"publisher: JSTOR","page":"13-19","title":"A test for the significance of the difference between the two variances in a sample from a normal bivariate population","volume":"31","author":[{"family":"Morgan","given":"WA"}],"issued":{"date-parts":[["1939"]]}}}],"schema":"https://github.com/citation-style-language/schema/raw/master/csl-citation.json"} </w:instrText>
      </w:r>
      <w:r w:rsidR="002C36AA">
        <w:rPr>
          <w:bCs/>
        </w:rPr>
        <w:fldChar w:fldCharType="separate"/>
      </w:r>
      <w:r w:rsidR="002C36AA" w:rsidRPr="002C36AA">
        <w:rPr>
          <w:rFonts w:eastAsiaTheme="minorHAnsi"/>
          <w:vertAlign w:val="superscript"/>
          <w14:ligatures w14:val="standardContextual"/>
        </w:rPr>
        <w:t>21,22</w:t>
      </w:r>
      <w:r w:rsidR="002C36AA">
        <w:rPr>
          <w:bCs/>
        </w:rPr>
        <w:fldChar w:fldCharType="end"/>
      </w:r>
      <w:r w:rsidR="002D1638">
        <w:rPr>
          <w:bCs/>
        </w:rPr>
        <w:t>.</w:t>
      </w:r>
      <w:r w:rsidR="00AE1451" w:rsidRPr="00054773">
        <w:rPr>
          <w:bCs/>
        </w:rPr>
        <w:t xml:space="preserve"> </w:t>
      </w:r>
      <w:r w:rsidR="00A642A6">
        <w:rPr>
          <w:bCs/>
        </w:rPr>
        <w:t>Subgroup analy</w:t>
      </w:r>
      <w:r w:rsidR="007117B2">
        <w:rPr>
          <w:bCs/>
        </w:rPr>
        <w:t>s</w:t>
      </w:r>
      <w:r w:rsidR="00A642A6">
        <w:rPr>
          <w:bCs/>
        </w:rPr>
        <w:t>e</w:t>
      </w:r>
      <w:r>
        <w:rPr>
          <w:bCs/>
        </w:rPr>
        <w:t xml:space="preserve">s were conducted by information </w:t>
      </w:r>
      <w:r w:rsidR="00A642A6">
        <w:rPr>
          <w:bCs/>
        </w:rPr>
        <w:t>type</w:t>
      </w:r>
      <w:r w:rsidR="00A642A6" w:rsidRPr="00054773">
        <w:rPr>
          <w:bCs/>
        </w:rPr>
        <w:t xml:space="preserve"> (histor</w:t>
      </w:r>
      <w:r>
        <w:rPr>
          <w:bCs/>
        </w:rPr>
        <w:t>ical element</w:t>
      </w:r>
      <w:r w:rsidR="00A642A6" w:rsidRPr="00054773">
        <w:rPr>
          <w:bCs/>
        </w:rPr>
        <w:t xml:space="preserve">, </w:t>
      </w:r>
      <w:r>
        <w:rPr>
          <w:bCs/>
        </w:rPr>
        <w:t>symptom/</w:t>
      </w:r>
      <w:r w:rsidR="00A642A6" w:rsidRPr="00054773">
        <w:rPr>
          <w:bCs/>
        </w:rPr>
        <w:t>sign, exam finding, test result</w:t>
      </w:r>
      <w:r>
        <w:rPr>
          <w:bCs/>
        </w:rPr>
        <w:t>, or diagnostic adjudication</w:t>
      </w:r>
      <w:r w:rsidR="00A642A6" w:rsidRPr="00054773">
        <w:rPr>
          <w:bCs/>
        </w:rPr>
        <w:t xml:space="preserve">), and </w:t>
      </w:r>
      <w:r>
        <w:rPr>
          <w:bCs/>
        </w:rPr>
        <w:t xml:space="preserve">by direction of </w:t>
      </w:r>
      <w:r w:rsidR="005C4F23">
        <w:rPr>
          <w:bCs/>
        </w:rPr>
        <w:t>evidence (</w:t>
      </w:r>
      <w:r>
        <w:rPr>
          <w:bCs/>
        </w:rPr>
        <w:t xml:space="preserve">positive: </w:t>
      </w:r>
      <w:r w:rsidR="00A642A6" w:rsidRPr="00310D6B">
        <w:rPr>
          <w:bCs/>
        </w:rPr>
        <w:t>LR</w:t>
      </w:r>
      <w:r w:rsidR="005C4F23">
        <w:rPr>
          <w:bCs/>
        </w:rPr>
        <w:t xml:space="preserve"> </w:t>
      </w:r>
      <w:r>
        <w:rPr>
          <w:bCs/>
        </w:rPr>
        <w:t xml:space="preserve">&gt;1; negative: LR &lt; </w:t>
      </w:r>
      <w:r w:rsidR="005C4F23">
        <w:rPr>
          <w:bCs/>
        </w:rPr>
        <w:t>1)</w:t>
      </w:r>
      <w:r w:rsidR="00A642A6">
        <w:rPr>
          <w:bCs/>
        </w:rPr>
        <w:t xml:space="preserve"> using</w:t>
      </w:r>
      <w:r>
        <w:rPr>
          <w:bCs/>
        </w:rPr>
        <w:t xml:space="preserve"> </w:t>
      </w:r>
      <w:r w:rsidR="00FC46F8" w:rsidRPr="005C4F23">
        <w:rPr>
          <w:bCs/>
        </w:rPr>
        <w:t>Welch’s</w:t>
      </w:r>
      <w:r w:rsidR="00A642A6" w:rsidRPr="005C4F23">
        <w:rPr>
          <w:bCs/>
        </w:rPr>
        <w:t xml:space="preserve"> t-test</w:t>
      </w:r>
      <w:r w:rsidR="00AE1451" w:rsidRPr="005C4F23">
        <w:rPr>
          <w:bCs/>
        </w:rPr>
        <w:t xml:space="preserve"> </w:t>
      </w:r>
      <w:r w:rsidR="00393D1C" w:rsidRPr="005C4F23">
        <w:rPr>
          <w:bCs/>
        </w:rPr>
        <w:t xml:space="preserve">for </w:t>
      </w:r>
      <w:r>
        <w:rPr>
          <w:bCs/>
        </w:rPr>
        <w:t>b</w:t>
      </w:r>
      <w:r w:rsidR="00393D1C" w:rsidRPr="005C4F23">
        <w:rPr>
          <w:bCs/>
        </w:rPr>
        <w:t xml:space="preserve">ias </w:t>
      </w:r>
      <w:r w:rsidR="00AE1451" w:rsidRPr="005C4F23">
        <w:rPr>
          <w:bCs/>
        </w:rPr>
        <w:t xml:space="preserve">and </w:t>
      </w:r>
      <w:r w:rsidR="00393D1C" w:rsidRPr="005C4F23">
        <w:rPr>
          <w:bCs/>
        </w:rPr>
        <w:t xml:space="preserve">Levene’s test for </w:t>
      </w:r>
      <w:r>
        <w:rPr>
          <w:bCs/>
        </w:rPr>
        <w:t xml:space="preserve">differences in </w:t>
      </w:r>
      <w:r w:rsidR="00393D1C" w:rsidRPr="005C4F23">
        <w:rPr>
          <w:bCs/>
        </w:rPr>
        <w:t>width</w:t>
      </w:r>
      <w:r w:rsidR="00FC46F8">
        <w:rPr>
          <w:bCs/>
        </w:rPr>
        <w:t xml:space="preserve">. </w:t>
      </w:r>
      <w:r w:rsidR="005C4F23">
        <w:rPr>
          <w:bCs/>
        </w:rPr>
        <w:t>Agreement between qualitative</w:t>
      </w:r>
      <w:r>
        <w:rPr>
          <w:bCs/>
        </w:rPr>
        <w:t xml:space="preserve"> LR strength</w:t>
      </w:r>
      <w:r w:rsidR="005C4F23">
        <w:rPr>
          <w:bCs/>
        </w:rPr>
        <w:t xml:space="preserve"> categories</w:t>
      </w:r>
      <w:r w:rsidR="007117B2">
        <w:rPr>
          <w:bCs/>
        </w:rPr>
        <w:t xml:space="preserve"> (e.g. strong, moderate, weak)</w:t>
      </w:r>
      <w:r>
        <w:rPr>
          <w:bCs/>
        </w:rPr>
        <w:fldChar w:fldCharType="begin"/>
      </w:r>
      <w:r w:rsidR="00167C55">
        <w:rPr>
          <w:bCs/>
        </w:rPr>
        <w:instrText xml:space="preserve"> ADDIN ZOTERO_ITEM CSL_CITATION {"citationID":"DfDoJ2Dg","properties":{"formattedCitation":"\\super 3,4\\nosupersub{}","plainCitation":"3,4","noteIndex":0},"citationItems":[{"id":7530,"uris":["http://zotero.org/groups/6032284/items/6A8PJYX2"],"itemData":{"id":7530,"type":"article-journal","abstract":"Summary\nLikelihood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Pr>
          <w:bCs/>
        </w:rPr>
        <w:fldChar w:fldCharType="separate"/>
      </w:r>
      <w:r w:rsidR="00167C55" w:rsidRPr="00167C55">
        <w:rPr>
          <w:rFonts w:eastAsiaTheme="minorHAnsi"/>
          <w:vertAlign w:val="superscript"/>
          <w14:ligatures w14:val="standardContextual"/>
        </w:rPr>
        <w:t>3,4</w:t>
      </w:r>
      <w:r>
        <w:rPr>
          <w:bCs/>
        </w:rPr>
        <w:fldChar w:fldCharType="end"/>
      </w:r>
      <w:r>
        <w:rPr>
          <w:bCs/>
        </w:rPr>
        <w:t xml:space="preserve"> </w:t>
      </w:r>
      <w:r w:rsidR="005C4F23">
        <w:rPr>
          <w:bCs/>
        </w:rPr>
        <w:t>was assessed using Cohen’s Kappa with quadratic weight</w:t>
      </w:r>
      <w:r w:rsidR="007117B2">
        <w:rPr>
          <w:bCs/>
        </w:rPr>
        <w:t>s</w:t>
      </w:r>
      <w:r w:rsidR="005C4F23">
        <w:rPr>
          <w:bCs/>
        </w:rPr>
        <w:t>, which penalizes large disagreements more h</w:t>
      </w:r>
      <w:r w:rsidR="007117B2">
        <w:rPr>
          <w:bCs/>
        </w:rPr>
        <w:t>eavily</w:t>
      </w:r>
      <w:r w:rsidR="005C4F23">
        <w:rPr>
          <w:bCs/>
        </w:rPr>
        <w:t xml:space="preserve"> and approximates squared-error on </w:t>
      </w:r>
      <w:r w:rsidR="007117B2">
        <w:rPr>
          <w:bCs/>
        </w:rPr>
        <w:t>the underlying</w:t>
      </w:r>
      <w:r w:rsidR="005C4F23">
        <w:rPr>
          <w:bCs/>
        </w:rPr>
        <w:t xml:space="preserve"> likelihood ratio</w:t>
      </w:r>
      <w:r w:rsidR="007117B2">
        <w:rPr>
          <w:bCs/>
        </w:rPr>
        <w:t xml:space="preserve"> scale</w:t>
      </w:r>
      <w:r w:rsidR="00A6592C">
        <w:rPr>
          <w:bCs/>
        </w:rPr>
        <w:fldChar w:fldCharType="begin"/>
      </w:r>
      <w:r w:rsidR="002C36AA">
        <w:rPr>
          <w:bCs/>
        </w:rPr>
        <w:instrText xml:space="preserve"> ADDIN ZOTERO_ITEM CSL_CITATION {"citationID":"i8gydlwq","properties":{"formattedCitation":"\\super 23,24\\nosupersub{}","plainCitation":"23,24","noteIndex":0},"citationItems":[{"id":88,"uris":["http://zotero.org/users/10706980/items/3WGV4SR6"],"itemData":{"id":88,"type":"article-journal","container-title":"Psychological bulletin","DOI":"10.1037/h0028106","ISSN":"1939-1455","issue":"5","journalAbbreviation":"Psychological bulletin","note":"publisher: American Psychological Association","page":"323","title":"Large sample standard errors of kappa and weighted kappa.","volume":"72","author":[{"family":"Fleiss","given":"Joseph L"},{"family":"Cohen","given":"Jacob"},{"family":"Everitt","given":"Brian S"}],"issued":{"date-parts":[["1969"]]}}},{"id":7537,"uris":["http://zotero.org/groups/6032284/items/T6A2RBYE"],"itemData":{"id":7537,"type":"article-journal","container-title":"Educational and Psychological Measurement","DOI":"10.1177/001316447303300309","ISSN":"0013-1644","issue":"3","note":"publisher: SAGE Publications Inc","page":"613-619","title":"The Equivalence of Weighted Kappa and the Intraclass Correlation Coefficient as Measures of Reliability","volume":"33","author":[{"family":"Fleiss","given":"Joseph L."},{"family":"Cohen","given":"Jacob"}],"issued":{"date-parts":[["1973",10,1]]}}}],"schema":"https://github.com/citation-style-language/schema/raw/master/csl-citation.json"} </w:instrText>
      </w:r>
      <w:r w:rsidR="00A6592C">
        <w:rPr>
          <w:bCs/>
        </w:rPr>
        <w:fldChar w:fldCharType="separate"/>
      </w:r>
      <w:r w:rsidR="002C36AA" w:rsidRPr="002C36AA">
        <w:rPr>
          <w:rFonts w:eastAsiaTheme="minorHAnsi"/>
          <w:vertAlign w:val="superscript"/>
          <w14:ligatures w14:val="standardContextual"/>
        </w:rPr>
        <w:t>23,24</w:t>
      </w:r>
      <w:r w:rsidR="00A6592C">
        <w:rPr>
          <w:bCs/>
        </w:rPr>
        <w:fldChar w:fldCharType="end"/>
      </w:r>
      <w:r w:rsidR="005C4F23">
        <w:rPr>
          <w:bCs/>
        </w:rPr>
        <w:t xml:space="preserve">. </w:t>
      </w:r>
      <w:r w:rsidR="007117B2">
        <w:rPr>
          <w:bCs/>
        </w:rPr>
        <w:t xml:space="preserve">Statistical significance was set at </w:t>
      </w:r>
      <w:r w:rsidR="007117B2" w:rsidRPr="007117B2">
        <w:rPr>
          <w:bCs/>
        </w:rPr>
        <w:t>α</w:t>
      </w:r>
      <w:r w:rsidR="007117B2">
        <w:rPr>
          <w:bCs/>
        </w:rPr>
        <w:t xml:space="preserve"> =</w:t>
      </w:r>
      <w:r w:rsidR="002F0A34">
        <w:rPr>
          <w:bCs/>
        </w:rPr>
        <w:t xml:space="preserve"> 0.05</w:t>
      </w:r>
      <w:r w:rsidR="00FC46F8">
        <w:rPr>
          <w:bCs/>
        </w:rPr>
        <w:t xml:space="preserve"> with</w:t>
      </w:r>
      <w:r w:rsidR="007117B2">
        <w:rPr>
          <w:bCs/>
        </w:rPr>
        <w:t>out</w:t>
      </w:r>
      <w:r w:rsidR="002F0A34">
        <w:rPr>
          <w:bCs/>
        </w:rPr>
        <w:t xml:space="preserve"> adjustment for multiple testing</w:t>
      </w:r>
      <w:r w:rsidR="00FC46F8">
        <w:rPr>
          <w:bCs/>
        </w:rPr>
        <w:t>.</w:t>
      </w:r>
      <w:r w:rsidR="002F0A34">
        <w:rPr>
          <w:b/>
          <w:bCs/>
        </w:rPr>
        <w:t xml:space="preserve"> </w:t>
      </w:r>
      <w:r w:rsidR="00AE1451" w:rsidRPr="00054773">
        <w:rPr>
          <w:bCs/>
        </w:rPr>
        <w:t xml:space="preserve">Analyses were </w:t>
      </w:r>
      <w:r w:rsidR="007117B2">
        <w:rPr>
          <w:bCs/>
        </w:rPr>
        <w:t>conducted in</w:t>
      </w:r>
      <w:r w:rsidR="00AE1451" w:rsidRPr="00054773">
        <w:rPr>
          <w:bCs/>
        </w:rPr>
        <w:t xml:space="preserve"> Python 3.</w:t>
      </w:r>
      <w:r w:rsidR="007117B2">
        <w:rPr>
          <w:bCs/>
        </w:rPr>
        <w:t>11</w:t>
      </w:r>
      <w:r w:rsidR="00AE1451" w:rsidRPr="00054773">
        <w:rPr>
          <w:bCs/>
        </w:rPr>
        <w:t>.</w:t>
      </w:r>
      <w:r w:rsidR="007117B2">
        <w:rPr>
          <w:bCs/>
        </w:rPr>
        <w:t>11</w:t>
      </w:r>
      <w:r w:rsidR="00441FE8">
        <w:rPr>
          <w:bCs/>
        </w:rPr>
        <w:t xml:space="preserve"> </w:t>
      </w:r>
      <w:r w:rsidR="00AE1451" w:rsidRPr="00054773">
        <w:rPr>
          <w:bCs/>
        </w:rPr>
        <w:t>and Microsoft Excel</w:t>
      </w:r>
      <w:r w:rsidR="00516EFB">
        <w:rPr>
          <w:bCs/>
        </w:rPr>
        <w:t>.</w:t>
      </w:r>
      <w:r w:rsidR="005C4F23">
        <w:rPr>
          <w:bCs/>
        </w:rPr>
        <w:t xml:space="preserve"> </w:t>
      </w:r>
      <w:r w:rsidR="007117B2">
        <w:rPr>
          <w:bCs/>
        </w:rPr>
        <w:t>C</w:t>
      </w:r>
      <w:r w:rsidR="005C4F23">
        <w:rPr>
          <w:bCs/>
        </w:rPr>
        <w:t xml:space="preserve">ode is available at </w:t>
      </w:r>
      <w:hyperlink r:id="rId11" w:history="1">
        <w:r w:rsidR="007117B2" w:rsidRPr="00165AC6">
          <w:rPr>
            <w:rStyle w:val="Hyperlink"/>
            <w:bCs/>
          </w:rPr>
          <w:t>https://github.com/reblocke/llm_estimate_lrs</w:t>
        </w:r>
      </w:hyperlink>
      <w:r w:rsidR="007117B2">
        <w:rPr>
          <w:bCs/>
        </w:rPr>
        <w:t xml:space="preserve"> .</w:t>
      </w:r>
    </w:p>
    <w:p w14:paraId="474A504A" w14:textId="02CCE6EB" w:rsidR="00573BE1" w:rsidRDefault="00573BE1">
      <w:pPr>
        <w:spacing w:after="160" w:line="278" w:lineRule="auto"/>
        <w:rPr>
          <w:rFonts w:cstheme="majorBidi"/>
          <w:b/>
          <w:color w:val="0D0D0D" w:themeColor="text1" w:themeTint="F2"/>
          <w:szCs w:val="40"/>
        </w:rPr>
      </w:pPr>
    </w:p>
    <w:p w14:paraId="6EC0CB5F" w14:textId="3EC283E2" w:rsidR="00AE1451" w:rsidRDefault="00AE1451" w:rsidP="00E519AE">
      <w:pPr>
        <w:pStyle w:val="Heading1"/>
        <w:rPr>
          <w:rFonts w:eastAsia="Times New Roman"/>
          <w:bCs/>
        </w:rPr>
      </w:pPr>
      <w:r>
        <w:rPr>
          <w:rFonts w:eastAsia="Times New Roman"/>
        </w:rPr>
        <w:t>Results:</w:t>
      </w:r>
    </w:p>
    <w:p w14:paraId="2C3F028F" w14:textId="17BC6553" w:rsidR="004F493B" w:rsidRDefault="00AE1451" w:rsidP="00AE1451">
      <w:pPr>
        <w:rPr>
          <w:bCs/>
        </w:rPr>
      </w:pPr>
      <w:r w:rsidRPr="00054773">
        <w:rPr>
          <w:bCs/>
        </w:rPr>
        <w:t xml:space="preserve">700 </w:t>
      </w:r>
      <w:proofErr w:type="spellStart"/>
      <w:r w:rsidRPr="00054773">
        <w:rPr>
          <w:bCs/>
        </w:rPr>
        <w:t>LR</w:t>
      </w:r>
      <w:r w:rsidR="00F826A8" w:rsidRPr="00054773">
        <w:rPr>
          <w:bCs/>
          <w:vertAlign w:val="subscript"/>
        </w:rPr>
        <w:t>Reported</w:t>
      </w:r>
      <w:proofErr w:type="spellEnd"/>
      <w:r w:rsidRPr="00054773">
        <w:rPr>
          <w:bCs/>
        </w:rPr>
        <w:t xml:space="preserve"> exploring the 30 available medical conditions </w:t>
      </w:r>
      <w:r w:rsidR="00BB7855">
        <w:rPr>
          <w:bCs/>
        </w:rPr>
        <w:t xml:space="preserve">were compiled </w:t>
      </w:r>
      <w:r w:rsidRPr="00054773">
        <w:rPr>
          <w:bCs/>
        </w:rPr>
        <w:t>from theNNT.com</w:t>
      </w:r>
      <w:r w:rsidR="00BB7855">
        <w:rPr>
          <w:bCs/>
        </w:rPr>
        <w:t xml:space="preserve">. </w:t>
      </w:r>
      <w:r w:rsidR="00F826A8">
        <w:rPr>
          <w:bCs/>
        </w:rPr>
        <w:t>Signs/symptoms were the most common type of LR (5</w:t>
      </w:r>
      <w:r w:rsidR="00D8035C">
        <w:rPr>
          <w:bCs/>
        </w:rPr>
        <w:t>9</w:t>
      </w:r>
      <w:r w:rsidR="00F826A8">
        <w:rPr>
          <w:bCs/>
        </w:rPr>
        <w:t>%, n=4</w:t>
      </w:r>
      <w:r w:rsidR="00D8035C">
        <w:rPr>
          <w:bCs/>
        </w:rPr>
        <w:t>16</w:t>
      </w:r>
      <w:r w:rsidR="00F826A8">
        <w:rPr>
          <w:bCs/>
        </w:rPr>
        <w:t>), followed by historical element (1</w:t>
      </w:r>
      <w:r w:rsidR="00D8035C">
        <w:rPr>
          <w:bCs/>
        </w:rPr>
        <w:t>9</w:t>
      </w:r>
      <w:proofErr w:type="gramStart"/>
      <w:r w:rsidR="00F826A8">
        <w:rPr>
          <w:bCs/>
        </w:rPr>
        <w:t>% ,</w:t>
      </w:r>
      <w:proofErr w:type="gramEnd"/>
      <w:r w:rsidR="00F826A8">
        <w:rPr>
          <w:bCs/>
        </w:rPr>
        <w:t xml:space="preserve"> n=1</w:t>
      </w:r>
      <w:r w:rsidR="00D8035C">
        <w:rPr>
          <w:bCs/>
        </w:rPr>
        <w:t>34</w:t>
      </w:r>
      <w:r w:rsidR="00F826A8">
        <w:rPr>
          <w:bCs/>
        </w:rPr>
        <w:t>) and test result</w:t>
      </w:r>
      <w:r w:rsidR="00D8035C">
        <w:rPr>
          <w:bCs/>
        </w:rPr>
        <w:t>s</w:t>
      </w:r>
      <w:r w:rsidR="00F826A8">
        <w:rPr>
          <w:bCs/>
        </w:rPr>
        <w:t xml:space="preserve"> (1</w:t>
      </w:r>
      <w:r w:rsidR="00D8035C">
        <w:rPr>
          <w:bCs/>
        </w:rPr>
        <w:t>6</w:t>
      </w:r>
      <w:proofErr w:type="gramStart"/>
      <w:r w:rsidR="00F826A8">
        <w:rPr>
          <w:bCs/>
        </w:rPr>
        <w:t>% ,</w:t>
      </w:r>
      <w:proofErr w:type="gramEnd"/>
      <w:r w:rsidR="00F826A8">
        <w:rPr>
          <w:bCs/>
        </w:rPr>
        <w:t xml:space="preserve"> n=</w:t>
      </w:r>
      <w:r w:rsidR="00D8035C">
        <w:rPr>
          <w:bCs/>
        </w:rPr>
        <w:t>110</w:t>
      </w:r>
      <w:r w:rsidR="00F826A8">
        <w:rPr>
          <w:bCs/>
        </w:rPr>
        <w:t xml:space="preserve">) </w:t>
      </w:r>
    </w:p>
    <w:p w14:paraId="4ABA0F79" w14:textId="77777777" w:rsidR="004F493B" w:rsidRDefault="004F493B" w:rsidP="00AE1451">
      <w:pPr>
        <w:rPr>
          <w:bCs/>
        </w:rPr>
      </w:pPr>
    </w:p>
    <w:p w14:paraId="0E8DADDC" w14:textId="3187E51D" w:rsidR="003C0664" w:rsidRDefault="003C0664" w:rsidP="00AE1451">
      <w:pPr>
        <w:rPr>
          <w:bCs/>
        </w:rPr>
      </w:pPr>
      <w:proofErr w:type="spellStart"/>
      <w:r>
        <w:rPr>
          <w:bCs/>
        </w:rPr>
        <w:t>LR</w:t>
      </w:r>
      <w:r w:rsidR="004F493B" w:rsidRPr="004F493B">
        <w:rPr>
          <w:bCs/>
          <w:vertAlign w:val="subscript"/>
        </w:rPr>
        <w:t>Reported</w:t>
      </w:r>
      <w:r>
        <w:rPr>
          <w:bCs/>
        </w:rPr>
        <w:t>’s</w:t>
      </w:r>
      <w:proofErr w:type="spellEnd"/>
      <w:r>
        <w:rPr>
          <w:bCs/>
        </w:rPr>
        <w:t xml:space="preserve"> ranged from 0.01 to 145.9, with a median of 1 (interquartile range 0.7 to 2.2)</w:t>
      </w:r>
      <w:r w:rsidR="001969C2">
        <w:rPr>
          <w:bCs/>
        </w:rPr>
        <w:t xml:space="preserve"> and a geometric mean of 1.21</w:t>
      </w:r>
      <w:r>
        <w:rPr>
          <w:bCs/>
        </w:rPr>
        <w:t>.</w:t>
      </w:r>
      <w:r w:rsidR="004B6E17">
        <w:rPr>
          <w:bCs/>
        </w:rPr>
        <w:t xml:space="preserve"> Figure 1 shows the distribution of strength of evidence</w:t>
      </w:r>
      <w:r w:rsidR="00B20E59">
        <w:rPr>
          <w:bCs/>
        </w:rPr>
        <w:t xml:space="preserve"> in the </w:t>
      </w:r>
      <w:proofErr w:type="spellStart"/>
      <w:r w:rsidR="00B20E59" w:rsidRPr="00054773">
        <w:rPr>
          <w:bCs/>
        </w:rPr>
        <w:t>LR</w:t>
      </w:r>
      <w:r w:rsidR="00B20E59" w:rsidRPr="00054773">
        <w:rPr>
          <w:bCs/>
          <w:vertAlign w:val="subscript"/>
        </w:rPr>
        <w:t>Reported</w:t>
      </w:r>
      <w:proofErr w:type="spellEnd"/>
      <w:r w:rsidR="00B20E59" w:rsidRPr="00B20E59">
        <w:rPr>
          <w:bCs/>
        </w:rPr>
        <w:t>.</w:t>
      </w:r>
      <w:r>
        <w:rPr>
          <w:bCs/>
        </w:rPr>
        <w:t xml:space="preserve"> </w:t>
      </w:r>
      <w:r w:rsidR="006263F0">
        <w:rPr>
          <w:bCs/>
        </w:rPr>
        <w:t>Most</w:t>
      </w:r>
      <w:r w:rsidR="004F493B">
        <w:rPr>
          <w:bCs/>
        </w:rPr>
        <w:t xml:space="preserve"> (n=400)</w:t>
      </w:r>
      <w:r w:rsidR="006263F0">
        <w:rPr>
          <w:bCs/>
        </w:rPr>
        <w:t xml:space="preserve"> </w:t>
      </w:r>
      <w:r w:rsidR="000902D7">
        <w:rPr>
          <w:bCs/>
        </w:rPr>
        <w:t>findings</w:t>
      </w:r>
      <w:r w:rsidR="006263F0">
        <w:rPr>
          <w:bCs/>
        </w:rPr>
        <w:t xml:space="preserve"> </w:t>
      </w:r>
      <w:r w:rsidR="004F493B">
        <w:rPr>
          <w:bCs/>
        </w:rPr>
        <w:t>offered</w:t>
      </w:r>
      <w:r w:rsidR="006263F0">
        <w:rPr>
          <w:bCs/>
        </w:rPr>
        <w:t xml:space="preserve"> negligible strength</w:t>
      </w:r>
      <w:r w:rsidR="004F493B">
        <w:rPr>
          <w:bCs/>
        </w:rPr>
        <w:t xml:space="preserve"> of evidence</w:t>
      </w:r>
      <w:r w:rsidR="006263F0">
        <w:rPr>
          <w:bCs/>
        </w:rPr>
        <w:t xml:space="preserve"> (0.5 &lt; LR &lt; 2; 56.5%), </w:t>
      </w:r>
      <w:r w:rsidR="002F2624">
        <w:rPr>
          <w:bCs/>
        </w:rPr>
        <w:t>with the next mos</w:t>
      </w:r>
      <w:r w:rsidR="000902D7">
        <w:rPr>
          <w:bCs/>
        </w:rPr>
        <w:t>t common being weak evidence in favor of a diagnosis (</w:t>
      </w:r>
      <w:r w:rsidR="004F493B">
        <w:rPr>
          <w:bCs/>
        </w:rPr>
        <w:t xml:space="preserve">n=120, </w:t>
      </w:r>
      <w:r w:rsidR="000902D7">
        <w:rPr>
          <w:bCs/>
        </w:rPr>
        <w:t>17.4%), weak evidence against (</w:t>
      </w:r>
      <w:r w:rsidR="004F493B">
        <w:rPr>
          <w:bCs/>
        </w:rPr>
        <w:t xml:space="preserve">n=60, </w:t>
      </w:r>
      <w:r w:rsidR="000902D7">
        <w:rPr>
          <w:bCs/>
        </w:rPr>
        <w:t>8.7%) and moderate evidence for (</w:t>
      </w:r>
      <w:r w:rsidR="004F493B">
        <w:rPr>
          <w:bCs/>
        </w:rPr>
        <w:t xml:space="preserve">n=52, </w:t>
      </w:r>
      <w:r w:rsidR="000902D7">
        <w:rPr>
          <w:bCs/>
        </w:rPr>
        <w:t>7.5%)</w:t>
      </w:r>
      <w:r w:rsidR="00D53802">
        <w:rPr>
          <w:bCs/>
        </w:rPr>
        <w:t>.</w:t>
      </w:r>
      <w:r w:rsidR="00BC5475">
        <w:rPr>
          <w:bCs/>
        </w:rPr>
        <w:t xml:space="preserve"> Diagnoses tended to provide the strongest evidence, while signs/symptoms were the weakest (Supplemental Table 1</w:t>
      </w:r>
      <w:r w:rsidR="00BC5475" w:rsidRPr="004B6E17">
        <w:rPr>
          <w:bCs/>
        </w:rPr>
        <w:t>).</w:t>
      </w:r>
    </w:p>
    <w:p w14:paraId="4E22864B" w14:textId="77777777" w:rsidR="004F493B" w:rsidRDefault="004F493B" w:rsidP="00AE1451">
      <w:pPr>
        <w:rPr>
          <w:bCs/>
        </w:rPr>
      </w:pPr>
    </w:p>
    <w:p w14:paraId="2148E213" w14:textId="1561CC6A" w:rsidR="00B20E59" w:rsidRPr="000902D7" w:rsidRDefault="00B20E59" w:rsidP="00AE1451">
      <w:pPr>
        <w:rPr>
          <w:bCs/>
        </w:rPr>
      </w:pPr>
      <w:r w:rsidRPr="00B20E59">
        <w:rPr>
          <w:b/>
        </w:rPr>
        <w:t>Figure 1</w:t>
      </w:r>
      <w:r w:rsidR="000902D7">
        <w:rPr>
          <w:b/>
        </w:rPr>
        <w:t xml:space="preserve">: </w:t>
      </w:r>
      <w:r w:rsidR="000902D7">
        <w:rPr>
          <w:bCs/>
        </w:rPr>
        <w:t xml:space="preserve">Distribution of </w:t>
      </w:r>
      <w:r w:rsidR="004F493B">
        <w:rPr>
          <w:bCs/>
        </w:rPr>
        <w:t>l</w:t>
      </w:r>
      <w:r w:rsidR="000902D7">
        <w:rPr>
          <w:bCs/>
        </w:rPr>
        <w:t>ikelihood ratios reported in the literature</w:t>
      </w:r>
      <w:r w:rsidR="004F493B">
        <w:rPr>
          <w:bCs/>
        </w:rPr>
        <w:t>, as collected from theNNT.com</w:t>
      </w:r>
      <w:r w:rsidR="000902D7">
        <w:rPr>
          <w:bCs/>
        </w:rPr>
        <w:t xml:space="preserve">. Background shading represents strong, moderate, weak, and </w:t>
      </w:r>
      <w:r w:rsidR="00516EFB">
        <w:rPr>
          <w:bCs/>
        </w:rPr>
        <w:t>negligible</w:t>
      </w:r>
      <w:r w:rsidR="000902D7">
        <w:rPr>
          <w:bCs/>
        </w:rPr>
        <w:t xml:space="preserve"> </w:t>
      </w:r>
      <w:r w:rsidR="004F493B">
        <w:rPr>
          <w:bCs/>
        </w:rPr>
        <w:t xml:space="preserve">strength of </w:t>
      </w:r>
      <w:r w:rsidR="000902D7">
        <w:rPr>
          <w:bCs/>
        </w:rPr>
        <w:t>evidence</w:t>
      </w:r>
      <w:r w:rsidR="00BC5475">
        <w:rPr>
          <w:bCs/>
        </w:rPr>
        <w:t xml:space="preserve"> categories</w:t>
      </w:r>
      <w:r w:rsidR="001969C2">
        <w:rPr>
          <w:bCs/>
        </w:rPr>
        <w:fldChar w:fldCharType="begin"/>
      </w:r>
      <w:r w:rsidR="00167C55">
        <w:rPr>
          <w:bCs/>
        </w:rPr>
        <w:instrText xml:space="preserve"> ADDIN ZOTERO_ITEM CSL_CITATION {"citationID":"njVLmUQh","properties":{"formattedCitation":"\\super 3,4\\nosupersub{}","plainCitation":"3,4","noteIndex":0},"citationItems":[{"id":7530,"uris":["http://zotero.org/groups/6032284/items/6A8PJYX2"],"itemData":{"id":7530,"type":"article-journal","abstract":"Summary\nLikelihood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F"}],"issued":{"date-parts":[["2005",4,23]]}}},{"id":7492,"uris":["http://zotero.org/groups/6032284/items/8UTH5NHI"],"itemData":{"id":7492,"type":"article-journal","abstract":"CLINICAL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issued":{"date-parts":[["1994",3,2]]}}}],"schema":"https://github.com/citation-style-language/schema/raw/master/csl-citation.json"} </w:instrText>
      </w:r>
      <w:r w:rsidR="001969C2">
        <w:rPr>
          <w:bCs/>
        </w:rPr>
        <w:fldChar w:fldCharType="separate"/>
      </w:r>
      <w:r w:rsidR="00167C55" w:rsidRPr="00167C55">
        <w:rPr>
          <w:rFonts w:eastAsiaTheme="minorHAnsi"/>
          <w:vertAlign w:val="superscript"/>
          <w14:ligatures w14:val="standardContextual"/>
        </w:rPr>
        <w:t>3,4</w:t>
      </w:r>
      <w:r w:rsidR="001969C2">
        <w:rPr>
          <w:bCs/>
        </w:rPr>
        <w:fldChar w:fldCharType="end"/>
      </w:r>
      <w:r w:rsidR="000902D7">
        <w:rPr>
          <w:bCs/>
        </w:rPr>
        <w:t xml:space="preserve">. </w:t>
      </w:r>
      <w:r w:rsidR="004F493B">
        <w:rPr>
          <w:bCs/>
        </w:rPr>
        <w:t xml:space="preserve">Most of the </w:t>
      </w:r>
      <w:proofErr w:type="spellStart"/>
      <w:r w:rsidR="004F493B">
        <w:rPr>
          <w:bCs/>
        </w:rPr>
        <w:t>LR</w:t>
      </w:r>
      <w:r w:rsidR="004F493B" w:rsidRPr="004F493B">
        <w:rPr>
          <w:bCs/>
          <w:vertAlign w:val="subscript"/>
        </w:rPr>
        <w:t>reported</w:t>
      </w:r>
      <w:proofErr w:type="spellEnd"/>
      <w:r w:rsidR="004F493B">
        <w:rPr>
          <w:bCs/>
        </w:rPr>
        <w:t xml:space="preserve"> cluster near 1, showing they offer negligible or weak evidence. </w:t>
      </w:r>
    </w:p>
    <w:p w14:paraId="6FC6ABA0" w14:textId="76212759" w:rsidR="000902D7" w:rsidRPr="00B20E59" w:rsidRDefault="00D8035C" w:rsidP="00AE1451">
      <w:pPr>
        <w:rPr>
          <w:b/>
          <w:highlight w:val="yellow"/>
        </w:rPr>
      </w:pPr>
      <w:r w:rsidRPr="00D8035C">
        <w:rPr>
          <w:b/>
          <w:noProof/>
        </w:rPr>
        <w:drawing>
          <wp:inline distT="0" distB="0" distL="0" distR="0" wp14:anchorId="70EF7DEF" wp14:editId="191618E7">
            <wp:extent cx="5943600" cy="3418205"/>
            <wp:effectExtent l="0" t="0" r="0" b="0"/>
            <wp:docPr id="89235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1341" name=""/>
                    <pic:cNvPicPr/>
                  </pic:nvPicPr>
                  <pic:blipFill>
                    <a:blip r:embed="rId12"/>
                    <a:stretch>
                      <a:fillRect/>
                    </a:stretch>
                  </pic:blipFill>
                  <pic:spPr>
                    <a:xfrm>
                      <a:off x="0" y="0"/>
                      <a:ext cx="5943600" cy="3418205"/>
                    </a:xfrm>
                    <a:prstGeom prst="rect">
                      <a:avLst/>
                    </a:prstGeom>
                  </pic:spPr>
                </pic:pic>
              </a:graphicData>
            </a:graphic>
          </wp:inline>
        </w:drawing>
      </w:r>
    </w:p>
    <w:p w14:paraId="2ED206E7" w14:textId="77777777" w:rsidR="004F493B" w:rsidRDefault="004F493B" w:rsidP="00AE1451">
      <w:pPr>
        <w:rPr>
          <w:bCs/>
        </w:rPr>
      </w:pPr>
    </w:p>
    <w:p w14:paraId="38079521" w14:textId="31392F52" w:rsidR="002804CE" w:rsidRDefault="00F826A8" w:rsidP="00AE1451">
      <w:pPr>
        <w:rPr>
          <w:bCs/>
        </w:rPr>
      </w:pPr>
      <w:r>
        <w:rPr>
          <w:bCs/>
        </w:rPr>
        <w:t xml:space="preserve">Three sets of </w:t>
      </w:r>
      <w:r w:rsidRPr="00054773">
        <w:rPr>
          <w:bCs/>
        </w:rPr>
        <w:t>LR</w:t>
      </w:r>
      <w:r w:rsidRPr="00054773">
        <w:rPr>
          <w:bCs/>
          <w:vertAlign w:val="subscript"/>
        </w:rPr>
        <w:t>LLM</w:t>
      </w:r>
      <w:r>
        <w:rPr>
          <w:bCs/>
        </w:rPr>
        <w:t xml:space="preserve"> were generated</w:t>
      </w:r>
      <w:r w:rsidR="00B20E59">
        <w:rPr>
          <w:bCs/>
        </w:rPr>
        <w:t xml:space="preserve"> (for </w:t>
      </w:r>
      <w:r w:rsidR="00514E76">
        <w:rPr>
          <w:bCs/>
        </w:rPr>
        <w:t>GPT-</w:t>
      </w:r>
      <w:r w:rsidR="00B20E59">
        <w:rPr>
          <w:bCs/>
        </w:rPr>
        <w:t xml:space="preserve">4o, </w:t>
      </w:r>
      <w:r w:rsidR="00514E76">
        <w:rPr>
          <w:bCs/>
        </w:rPr>
        <w:t>o3</w:t>
      </w:r>
      <w:r w:rsidR="00B20E59">
        <w:rPr>
          <w:bCs/>
        </w:rPr>
        <w:t xml:space="preserve">, and </w:t>
      </w:r>
      <w:r w:rsidR="00514E76">
        <w:rPr>
          <w:bCs/>
        </w:rPr>
        <w:t>GPT-5</w:t>
      </w:r>
      <w:r w:rsidR="00B20E59">
        <w:rPr>
          <w:bCs/>
        </w:rPr>
        <w:t>)</w:t>
      </w:r>
      <w:r>
        <w:rPr>
          <w:bCs/>
        </w:rPr>
        <w:t xml:space="preserve"> for each of the 700 </w:t>
      </w:r>
      <w:proofErr w:type="spellStart"/>
      <w:r>
        <w:rPr>
          <w:bCs/>
        </w:rPr>
        <w:t>LR</w:t>
      </w:r>
      <w:r w:rsidRPr="00054773">
        <w:rPr>
          <w:bCs/>
          <w:vertAlign w:val="subscript"/>
        </w:rPr>
        <w:t>Reported</w:t>
      </w:r>
      <w:proofErr w:type="spellEnd"/>
      <w:r>
        <w:rPr>
          <w:bCs/>
        </w:rPr>
        <w:t>.</w:t>
      </w:r>
      <w:r w:rsidR="00A61560">
        <w:rPr>
          <w:bCs/>
        </w:rPr>
        <w:t xml:space="preserve"> </w:t>
      </w:r>
      <w:r w:rsidR="00B20E59">
        <w:rPr>
          <w:bCs/>
        </w:rPr>
        <w:t xml:space="preserve">Figure 2 shows the 95% </w:t>
      </w:r>
      <w:r w:rsidR="002804CE">
        <w:rPr>
          <w:bCs/>
        </w:rPr>
        <w:t>multiplicative limits of agreement. All 3 models showed excellent mean bias (GPT-4o 1.02x, o3 0.99x, GPT-5 0.99x</w:t>
      </w:r>
      <w:r w:rsidR="001969C2">
        <w:rPr>
          <w:bCs/>
        </w:rPr>
        <w:t>; no differences in pairwise comparisons</w:t>
      </w:r>
      <w:r w:rsidR="002804CE">
        <w:rPr>
          <w:bCs/>
        </w:rPr>
        <w:t xml:space="preserve">). LR estimates from GPT-5 had the </w:t>
      </w:r>
      <w:r w:rsidR="001969C2">
        <w:rPr>
          <w:bCs/>
        </w:rPr>
        <w:t>narrowest limits of</w:t>
      </w:r>
      <w:r w:rsidR="002804CE">
        <w:rPr>
          <w:bCs/>
        </w:rPr>
        <w:t xml:space="preserve"> agreement to the values reported on theNNT.com (95% </w:t>
      </w:r>
      <w:r w:rsidR="00D6245A">
        <w:rPr>
          <w:bCs/>
        </w:rPr>
        <w:t>limits of agreement</w:t>
      </w:r>
      <w:r w:rsidR="002804CE">
        <w:rPr>
          <w:bCs/>
        </w:rPr>
        <w:t xml:space="preserve"> from 0.26x to 3.7x</w:t>
      </w:r>
      <w:r w:rsidR="001969C2">
        <w:rPr>
          <w:bCs/>
        </w:rPr>
        <w:t xml:space="preserve">, </w:t>
      </w:r>
      <w:r w:rsidR="001969C2" w:rsidRPr="001969C2">
        <w:rPr>
          <w:bCs/>
          <w:i/>
          <w:iCs/>
        </w:rPr>
        <w:t>P</w:t>
      </w:r>
      <w:r w:rsidR="001969C2">
        <w:rPr>
          <w:bCs/>
        </w:rPr>
        <w:t xml:space="preserve"> &gt; .001 vs both O3 and GPT-4o </w:t>
      </w:r>
      <w:r w:rsidR="002804CE">
        <w:rPr>
          <w:bCs/>
        </w:rPr>
        <w:t>), followed by O3 (0.23x to 4.28x), and GPT-4o (0.23x to 4.53x</w:t>
      </w:r>
      <w:r w:rsidR="001969C2">
        <w:rPr>
          <w:bCs/>
        </w:rPr>
        <w:t xml:space="preserve">, </w:t>
      </w:r>
      <w:r w:rsidR="001969C2" w:rsidRPr="001969C2">
        <w:rPr>
          <w:bCs/>
          <w:i/>
          <w:iCs/>
        </w:rPr>
        <w:t>P</w:t>
      </w:r>
      <w:r w:rsidR="001969C2">
        <w:rPr>
          <w:bCs/>
        </w:rPr>
        <w:t xml:space="preserve"> = .58 for O3 vs GPT-4o</w:t>
      </w:r>
      <w:r w:rsidR="002804CE">
        <w:rPr>
          <w:bCs/>
        </w:rPr>
        <w:t>). Other coverage ranges (</w:t>
      </w:r>
      <w:r w:rsidR="001969C2">
        <w:rPr>
          <w:bCs/>
        </w:rPr>
        <w:t xml:space="preserve">50, </w:t>
      </w:r>
      <w:r w:rsidR="002804CE">
        <w:rPr>
          <w:bCs/>
        </w:rPr>
        <w:t>75%, 90%</w:t>
      </w:r>
      <w:r w:rsidR="001969C2">
        <w:rPr>
          <w:bCs/>
        </w:rPr>
        <w:t>, and 99%</w:t>
      </w:r>
      <w:r w:rsidR="002804CE">
        <w:rPr>
          <w:bCs/>
        </w:rPr>
        <w:t xml:space="preserve">) are presented in the supplementary materials. </w:t>
      </w:r>
    </w:p>
    <w:p w14:paraId="6A935701" w14:textId="77777777" w:rsidR="000338A7" w:rsidRDefault="000338A7" w:rsidP="00AE1451">
      <w:pPr>
        <w:rPr>
          <w:bCs/>
        </w:rPr>
      </w:pPr>
    </w:p>
    <w:p w14:paraId="575E2B51" w14:textId="13F69319" w:rsidR="002804CE" w:rsidRDefault="000338A7" w:rsidP="00AE1451">
      <w:pPr>
        <w:rPr>
          <w:bCs/>
        </w:rPr>
      </w:pPr>
      <w:r w:rsidRPr="002804CE">
        <w:rPr>
          <w:bCs/>
          <w:noProof/>
        </w:rPr>
        <w:drawing>
          <wp:inline distT="0" distB="0" distL="0" distR="0" wp14:anchorId="7575CF11" wp14:editId="4395A6BA">
            <wp:extent cx="5943600" cy="2296160"/>
            <wp:effectExtent l="0" t="0" r="0" b="2540"/>
            <wp:docPr id="794143546" name="Picture 1" descr="A diagram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3546" name="Picture 1" descr="A diagram of a number of data&#10;&#10;AI-generated content may be incorrect."/>
                    <pic:cNvPicPr/>
                  </pic:nvPicPr>
                  <pic:blipFill>
                    <a:blip r:embed="rId13"/>
                    <a:stretch>
                      <a:fillRect/>
                    </a:stretch>
                  </pic:blipFill>
                  <pic:spPr>
                    <a:xfrm>
                      <a:off x="0" y="0"/>
                      <a:ext cx="5943600" cy="2296160"/>
                    </a:xfrm>
                    <a:prstGeom prst="rect">
                      <a:avLst/>
                    </a:prstGeom>
                  </pic:spPr>
                </pic:pic>
              </a:graphicData>
            </a:graphic>
          </wp:inline>
        </w:drawing>
      </w:r>
    </w:p>
    <w:p w14:paraId="064C8779" w14:textId="6435DE69" w:rsidR="00812C3F" w:rsidRPr="00D6245A" w:rsidRDefault="00B20E59" w:rsidP="00D6245A">
      <w:pPr>
        <w:pStyle w:val="p1"/>
      </w:pPr>
      <w:r w:rsidRPr="00B20E59">
        <w:rPr>
          <w:b/>
        </w:rPr>
        <w:t xml:space="preserve">Figure 2: </w:t>
      </w:r>
      <w:r w:rsidR="00812C3F" w:rsidRPr="00812C3F">
        <w:rPr>
          <w:b/>
          <w:bCs/>
        </w:rPr>
        <w:t>Agreement between literature-reported and LLM-generated likelihood ratios</w:t>
      </w:r>
      <w:r w:rsidR="002804CE">
        <w:rPr>
          <w:b/>
          <w:bCs/>
        </w:rPr>
        <w:t xml:space="preserve">: </w:t>
      </w:r>
      <w:r w:rsidR="00D6245A" w:rsidRPr="00812C3F">
        <w:t xml:space="preserve">Each panel shows the agreement between reported and model-generated likelihood ratios (LRs). The y-axis shows the log ratio (reported/model), and the x-axis shows the geometric mean of paired LRs. Solid black lines represent mean bias; </w:t>
      </w:r>
      <w:r w:rsidR="00D6245A">
        <w:t xml:space="preserve">Dashed lines </w:t>
      </w:r>
      <w:r w:rsidR="00D6245A">
        <w:rPr>
          <w:bCs/>
        </w:rPr>
        <w:t>indicate the multiplicative (i.e. x-fold) range in which 95% of estimates would be expected to be from a value reported on theNNT.com</w:t>
      </w:r>
      <w:r w:rsidR="00D6245A">
        <w:t xml:space="preserve">. </w:t>
      </w:r>
      <w:r w:rsidR="00D6245A" w:rsidRPr="00812C3F">
        <w:t xml:space="preserve">Narrower </w:t>
      </w:r>
      <w:r w:rsidR="00D6245A">
        <w:t>coverage</w:t>
      </w:r>
      <w:r w:rsidR="00D6245A" w:rsidRPr="00812C3F">
        <w:t xml:space="preserve"> intervals represent closer agreement, and deviations of the mean line from unity indicate systematic bias.</w:t>
      </w:r>
      <w:r w:rsidR="00D6245A">
        <w:t xml:space="preserve"> S</w:t>
      </w:r>
      <w:r w:rsidR="00D6245A" w:rsidRPr="00812C3F">
        <w:t xml:space="preserve">haded areas indicate the </w:t>
      </w:r>
      <w:r w:rsidR="00D6245A">
        <w:t>confidence</w:t>
      </w:r>
      <w:r w:rsidR="00D6245A" w:rsidRPr="00812C3F">
        <w:t xml:space="preserve"> intervals</w:t>
      </w:r>
      <w:r w:rsidR="00D6245A">
        <w:t xml:space="preserve"> on each bound of agreement</w:t>
      </w:r>
      <w:r w:rsidR="00BC5475">
        <w:rPr>
          <w:bCs/>
        </w:rPr>
        <w:t xml:space="preserve">. All models showed negligible bias. GPT-5 had the tightest agreement with reported likelihood ratios. </w:t>
      </w:r>
    </w:p>
    <w:p w14:paraId="1917F279" w14:textId="77777777" w:rsidR="00BC5475" w:rsidRDefault="00BC5475" w:rsidP="00BC5475">
      <w:pPr>
        <w:rPr>
          <w:bCs/>
        </w:rPr>
      </w:pPr>
    </w:p>
    <w:p w14:paraId="7FDA56B1" w14:textId="52181E13" w:rsidR="00BC5475" w:rsidRDefault="00BC5475" w:rsidP="00BC5475">
      <w:pPr>
        <w:rPr>
          <w:bCs/>
        </w:rPr>
      </w:pPr>
      <w:r>
        <w:rPr>
          <w:bCs/>
        </w:rPr>
        <w:t xml:space="preserve">Figure 3 shows the limits of agreement by finding type. Estimates of the strength of evidence followed similar patterns across models. </w:t>
      </w:r>
      <w:r w:rsidR="00DA3633">
        <w:rPr>
          <w:bCs/>
        </w:rPr>
        <w:t xml:space="preserve">Estimates of the importance of sign/symptoms, historical elements, and imaging findings were all similarly accurate, while test results agreed less closely with reported estimates. </w:t>
      </w:r>
    </w:p>
    <w:p w14:paraId="032B7C6C" w14:textId="77777777" w:rsidR="000338A7" w:rsidRDefault="000338A7" w:rsidP="00BC5475">
      <w:pPr>
        <w:rPr>
          <w:bCs/>
        </w:rPr>
      </w:pPr>
    </w:p>
    <w:p w14:paraId="47A1F3DB" w14:textId="77777777" w:rsidR="00DA3633" w:rsidRDefault="00DA3633" w:rsidP="00BC5475">
      <w:pPr>
        <w:rPr>
          <w:bCs/>
        </w:rPr>
      </w:pPr>
    </w:p>
    <w:p w14:paraId="3D80CB7D" w14:textId="0114F069" w:rsidR="000338A7" w:rsidRDefault="000338A7" w:rsidP="00DA3633">
      <w:pPr>
        <w:rPr>
          <w:b/>
        </w:rPr>
      </w:pPr>
      <w:r w:rsidRPr="00DA3633">
        <w:rPr>
          <w:bCs/>
          <w:noProof/>
        </w:rPr>
        <w:drawing>
          <wp:inline distT="0" distB="0" distL="0" distR="0" wp14:anchorId="1B579D13" wp14:editId="0B31ACD6">
            <wp:extent cx="5943600" cy="7414260"/>
            <wp:effectExtent l="0" t="0" r="0" b="2540"/>
            <wp:docPr id="125118474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84741" name="Picture 1" descr="A screenshot of a graph&#10;&#10;AI-generated content may be incorrect."/>
                    <pic:cNvPicPr/>
                  </pic:nvPicPr>
                  <pic:blipFill>
                    <a:blip r:embed="rId14"/>
                    <a:stretch>
                      <a:fillRect/>
                    </a:stretch>
                  </pic:blipFill>
                  <pic:spPr>
                    <a:xfrm>
                      <a:off x="0" y="0"/>
                      <a:ext cx="5943600" cy="7414260"/>
                    </a:xfrm>
                    <a:prstGeom prst="rect">
                      <a:avLst/>
                    </a:prstGeom>
                  </pic:spPr>
                </pic:pic>
              </a:graphicData>
            </a:graphic>
          </wp:inline>
        </w:drawing>
      </w:r>
    </w:p>
    <w:p w14:paraId="7CAB95E6" w14:textId="77777777" w:rsidR="000338A7" w:rsidRDefault="000338A7" w:rsidP="00DA3633">
      <w:pPr>
        <w:rPr>
          <w:b/>
        </w:rPr>
      </w:pPr>
    </w:p>
    <w:p w14:paraId="678A0090" w14:textId="692E52DA" w:rsidR="00DA3633" w:rsidRPr="00DA3633" w:rsidRDefault="00DA3633" w:rsidP="00DA3633">
      <w:pPr>
        <w:rPr>
          <w:b/>
          <w:bCs/>
        </w:rPr>
      </w:pPr>
      <w:r w:rsidRPr="00E519AE">
        <w:rPr>
          <w:b/>
        </w:rPr>
        <w:t>Figure</w:t>
      </w:r>
      <w:r>
        <w:rPr>
          <w:b/>
        </w:rPr>
        <w:t xml:space="preserve"> 3</w:t>
      </w:r>
      <w:r w:rsidRPr="00E519AE">
        <w:rPr>
          <w:b/>
        </w:rPr>
        <w:t xml:space="preserve">: </w:t>
      </w:r>
      <w:r>
        <w:rPr>
          <w:b/>
          <w:bCs/>
        </w:rPr>
        <w:t xml:space="preserve">Agreement between LLM-estimated and literature-reported likelihood ratios </w:t>
      </w:r>
      <w:r w:rsidRPr="00DA3633">
        <w:t>b</w:t>
      </w:r>
      <w:r>
        <w:t xml:space="preserve">y type of clinical finding. Rows represent clinical finding categories (laboratory, imaging, history, sign-symptom, and diagnosis); columns represent LLM versions (GPT-4o, o3, and GPT-5). Categories were assigned by manual review, and likelihood ratios could be categorized as multiple types (e.g. scores integrating multiple findings). </w:t>
      </w:r>
    </w:p>
    <w:p w14:paraId="2B4DD5BD" w14:textId="409C83DD" w:rsidR="00DA3633" w:rsidRDefault="00DA3633" w:rsidP="00BC5475">
      <w:pPr>
        <w:rPr>
          <w:bCs/>
        </w:rPr>
      </w:pPr>
    </w:p>
    <w:p w14:paraId="5263E3BA" w14:textId="77777777" w:rsidR="00BC5475" w:rsidRDefault="00BC5475" w:rsidP="00BC5475">
      <w:pPr>
        <w:rPr>
          <w:bCs/>
        </w:rPr>
      </w:pPr>
    </w:p>
    <w:p w14:paraId="050F59CC" w14:textId="1A502E92" w:rsidR="00BC5475" w:rsidRDefault="00DA3633" w:rsidP="00BC5475">
      <w:pPr>
        <w:rPr>
          <w:bCs/>
        </w:rPr>
      </w:pPr>
      <w:r>
        <w:rPr>
          <w:bCs/>
        </w:rPr>
        <w:t>When analyzed by the direction of evidence, patterns differed between models</w:t>
      </w:r>
      <w:r w:rsidR="005B2D10">
        <w:rPr>
          <w:bCs/>
        </w:rPr>
        <w:t xml:space="preserve"> (Supplemental Figure 2)</w:t>
      </w:r>
      <w:r>
        <w:rPr>
          <w:bCs/>
        </w:rPr>
        <w:t xml:space="preserve">. </w:t>
      </w:r>
      <w:r w:rsidR="005B2D10">
        <w:rPr>
          <w:bCs/>
        </w:rPr>
        <w:t>For GPT-4o, mean bias differed between negative (</w:t>
      </w:r>
      <w:proofErr w:type="spellStart"/>
      <w:r w:rsidR="005B2D10">
        <w:rPr>
          <w:bCs/>
        </w:rPr>
        <w:t>LR</w:t>
      </w:r>
      <w:r w:rsidR="005B2D10" w:rsidRPr="003D5436">
        <w:rPr>
          <w:bCs/>
          <w:vertAlign w:val="subscript"/>
        </w:rPr>
        <w:t>reported</w:t>
      </w:r>
      <w:proofErr w:type="spellEnd"/>
      <w:r w:rsidR="005B2D10">
        <w:rPr>
          <w:bCs/>
        </w:rPr>
        <w:t xml:space="preserve"> &lt; 1) evidence (mean 1.13x) vs. p</w:t>
      </w:r>
      <w:r>
        <w:rPr>
          <w:bCs/>
        </w:rPr>
        <w:t xml:space="preserve">ositive </w:t>
      </w:r>
      <w:r w:rsidR="00BC5475">
        <w:rPr>
          <w:bCs/>
        </w:rPr>
        <w:t>(</w:t>
      </w:r>
      <w:proofErr w:type="spellStart"/>
      <w:r w:rsidR="00BC5475">
        <w:rPr>
          <w:bCs/>
        </w:rPr>
        <w:t>LR</w:t>
      </w:r>
      <w:r w:rsidR="00BC5475" w:rsidRPr="003D5436">
        <w:rPr>
          <w:bCs/>
          <w:vertAlign w:val="subscript"/>
        </w:rPr>
        <w:t>reported</w:t>
      </w:r>
      <w:proofErr w:type="spellEnd"/>
      <w:r w:rsidR="00BC5475">
        <w:rPr>
          <w:bCs/>
        </w:rPr>
        <w:t xml:space="preserve"> &gt; 1)</w:t>
      </w:r>
      <w:r w:rsidR="005B2D10">
        <w:rPr>
          <w:bCs/>
        </w:rPr>
        <w:t xml:space="preserve"> findings (mean 0.92x, </w:t>
      </w:r>
      <w:r w:rsidR="005B2D10" w:rsidRPr="005B2D10">
        <w:rPr>
          <w:bCs/>
          <w:i/>
          <w:iCs/>
        </w:rPr>
        <w:t>P</w:t>
      </w:r>
      <w:r w:rsidR="005B2D10">
        <w:rPr>
          <w:bCs/>
        </w:rPr>
        <w:t xml:space="preserve"> &lt; .001)</w:t>
      </w:r>
      <w:r w:rsidR="00BC5475">
        <w:rPr>
          <w:bCs/>
        </w:rPr>
        <w:t>.</w:t>
      </w:r>
      <w:r w:rsidR="005B2D10">
        <w:rPr>
          <w:bCs/>
        </w:rPr>
        <w:t xml:space="preserve"> No difference in mean bias was observed for o3 (0.95x vs. 1.03x; </w:t>
      </w:r>
      <w:r w:rsidR="005B2D10" w:rsidRPr="005B2D10">
        <w:rPr>
          <w:bCs/>
          <w:i/>
          <w:iCs/>
        </w:rPr>
        <w:t>P</w:t>
      </w:r>
      <w:r w:rsidR="005B2D10">
        <w:rPr>
          <w:bCs/>
        </w:rPr>
        <w:t xml:space="preserve"> = 0.15). GPT-5 showed the opposite pattern of mean bias (negative evidence 0.88x vs positive evidence 1.12x; </w:t>
      </w:r>
      <w:r w:rsidR="005B2D10" w:rsidRPr="005B2D10">
        <w:rPr>
          <w:bCs/>
          <w:i/>
          <w:iCs/>
        </w:rPr>
        <w:t>P</w:t>
      </w:r>
      <w:r w:rsidR="005B2D10">
        <w:rPr>
          <w:bCs/>
        </w:rPr>
        <w:t xml:space="preserve"> &lt; .001). The width of the limits of agreement did not differ by evidence direction for any of the models (GPT-4o </w:t>
      </w:r>
      <w:r w:rsidR="005B2D10" w:rsidRPr="00D6245A">
        <w:rPr>
          <w:bCs/>
          <w:i/>
          <w:iCs/>
        </w:rPr>
        <w:t>P</w:t>
      </w:r>
      <w:r w:rsidR="005B2D10">
        <w:rPr>
          <w:bCs/>
        </w:rPr>
        <w:t xml:space="preserve"> = .11; o3 </w:t>
      </w:r>
      <w:r w:rsidR="005B2D10" w:rsidRPr="00D6245A">
        <w:rPr>
          <w:bCs/>
          <w:i/>
          <w:iCs/>
        </w:rPr>
        <w:t>P</w:t>
      </w:r>
      <w:r w:rsidR="005B2D10">
        <w:rPr>
          <w:bCs/>
        </w:rPr>
        <w:t xml:space="preserve"> = .40</w:t>
      </w:r>
      <w:r w:rsidR="00D6245A">
        <w:rPr>
          <w:bCs/>
        </w:rPr>
        <w:t xml:space="preserve">; GPT-5 </w:t>
      </w:r>
      <w:r w:rsidR="00D6245A" w:rsidRPr="00D6245A">
        <w:rPr>
          <w:bCs/>
          <w:i/>
          <w:iCs/>
        </w:rPr>
        <w:t>P</w:t>
      </w:r>
      <w:r w:rsidR="00D6245A">
        <w:rPr>
          <w:bCs/>
        </w:rPr>
        <w:t xml:space="preserve"> = .37). </w:t>
      </w:r>
      <w:r w:rsidR="00BC5475">
        <w:rPr>
          <w:bCs/>
        </w:rPr>
        <w:t xml:space="preserve"> </w:t>
      </w:r>
      <w:r w:rsidR="002B4346">
        <w:rPr>
          <w:bCs/>
        </w:rPr>
        <w:t>For all 3 models, the calibration slope of predictions on the logarithmic scale suggested predictions were slightly less extreme than literature reported values (Supplemental Figures 2a-c)</w:t>
      </w:r>
    </w:p>
    <w:p w14:paraId="2BE032F0" w14:textId="77777777" w:rsidR="00AE1451" w:rsidRDefault="00AE1451" w:rsidP="00AE1451">
      <w:pPr>
        <w:rPr>
          <w:bCs/>
        </w:rPr>
      </w:pPr>
    </w:p>
    <w:p w14:paraId="27EE5AEB" w14:textId="622ED6AA" w:rsidR="008E1E7B" w:rsidRDefault="008E1E7B" w:rsidP="00AE1451">
      <w:r>
        <w:rPr>
          <w:bCs/>
        </w:rPr>
        <w:t>Agreement between qualitative evidence categories was moderate for all models</w:t>
      </w:r>
      <w:r w:rsidR="002B4346">
        <w:rPr>
          <w:bCs/>
        </w:rPr>
        <w:t xml:space="preserve"> (Supplemental Figures 3a-c)</w:t>
      </w:r>
      <w:r>
        <w:rPr>
          <w:bCs/>
        </w:rPr>
        <w:t xml:space="preserve">. </w:t>
      </w:r>
      <w:r w:rsidR="002B4346">
        <w:rPr>
          <w:bCs/>
        </w:rPr>
        <w:t xml:space="preserve">The quadratic-weighted Cohen’s </w:t>
      </w:r>
      <w:r w:rsidR="002B4346">
        <w:t xml:space="preserve">κ for GPT-5 was highest (0.775, 95% CI 0.728-0.821), followed by o3 (0.745, 95% CI 0.702 – 0.789), and GPT4o (0.734, 95% CI 0.691 – 0.778). </w:t>
      </w:r>
    </w:p>
    <w:p w14:paraId="0736E722" w14:textId="49722DC6" w:rsidR="00573BE1" w:rsidRDefault="00573BE1">
      <w:pPr>
        <w:spacing w:after="160" w:line="278" w:lineRule="auto"/>
        <w:rPr>
          <w:rFonts w:cstheme="majorBidi"/>
          <w:b/>
          <w:color w:val="0D0D0D" w:themeColor="text1" w:themeTint="F2"/>
          <w:szCs w:val="40"/>
        </w:rPr>
      </w:pPr>
    </w:p>
    <w:p w14:paraId="530EDC9B" w14:textId="08F702E6" w:rsidR="00AE1451" w:rsidRDefault="00AE1451" w:rsidP="00E519AE">
      <w:pPr>
        <w:pStyle w:val="Heading1"/>
        <w:rPr>
          <w:rFonts w:eastAsia="Times New Roman"/>
          <w:bCs/>
        </w:rPr>
      </w:pPr>
      <w:r>
        <w:rPr>
          <w:rFonts w:eastAsia="Times New Roman"/>
        </w:rPr>
        <w:t>Discussion:</w:t>
      </w:r>
    </w:p>
    <w:p w14:paraId="7492E335" w14:textId="77777777" w:rsidR="0029691D" w:rsidRDefault="0029691D" w:rsidP="00AE1451">
      <w:pPr>
        <w:rPr>
          <w:bCs/>
        </w:rPr>
      </w:pPr>
    </w:p>
    <w:p w14:paraId="57579F0F" w14:textId="5013AF3D" w:rsidR="00D905E5" w:rsidRDefault="00AE1451" w:rsidP="00AE1451">
      <w:pPr>
        <w:rPr>
          <w:ins w:id="51" w:author="Rohlfsen, Cory J" w:date="2025-08-29T22:10:00Z" w16du:dateUtc="2025-08-30T03:10:00Z"/>
          <w:bCs/>
        </w:rPr>
      </w:pPr>
      <w:r w:rsidRPr="00054773">
        <w:rPr>
          <w:bCs/>
        </w:rPr>
        <w:t xml:space="preserve">Our findings demonstrate that large language models (LLMs) can estimate likelihood ratios </w:t>
      </w:r>
      <w:ins w:id="52" w:author="Rohlfsen, Cory J" w:date="2025-08-29T21:38:00Z" w16du:dateUtc="2025-08-30T02:38:00Z">
        <w:r w:rsidR="00FA5955">
          <w:rPr>
            <w:bCs/>
          </w:rPr>
          <w:t xml:space="preserve">(LRs) </w:t>
        </w:r>
      </w:ins>
      <w:r w:rsidRPr="00054773">
        <w:rPr>
          <w:bCs/>
        </w:rPr>
        <w:t xml:space="preserve">for clinical diagnosis with reasonable accuracy, and that newer and more advanced models produce estimates more closely aligned with empirically reported literature standards. These results indicate significant potential for integrating generative AI into </w:t>
      </w:r>
      <w:del w:id="53" w:author="Rohlfsen, Cory J" w:date="2025-08-29T21:54:00Z" w16du:dateUtc="2025-08-30T02:54:00Z">
        <w:r w:rsidRPr="00054773" w:rsidDel="000B2F02">
          <w:rPr>
            <w:bCs/>
          </w:rPr>
          <w:delText>clinical</w:delText>
        </w:r>
      </w:del>
      <w:r w:rsidRPr="00054773">
        <w:rPr>
          <w:bCs/>
        </w:rPr>
        <w:t xml:space="preserve"> diagnostic </w:t>
      </w:r>
      <w:ins w:id="54" w:author="Rohlfsen, Cory J" w:date="2025-08-29T21:53:00Z" w16du:dateUtc="2025-08-30T02:53:00Z">
        <w:r w:rsidR="000B2F02">
          <w:rPr>
            <w:bCs/>
          </w:rPr>
          <w:t xml:space="preserve">and educational </w:t>
        </w:r>
      </w:ins>
      <w:r w:rsidRPr="00054773">
        <w:rPr>
          <w:bCs/>
        </w:rPr>
        <w:t xml:space="preserve">workflows, particularly in situations where </w:t>
      </w:r>
      <w:commentRangeStart w:id="55"/>
      <w:commentRangeStart w:id="56"/>
      <w:r w:rsidRPr="00054773">
        <w:rPr>
          <w:bCs/>
        </w:rPr>
        <w:t xml:space="preserve">empirical data is limited, outdated, or </w:t>
      </w:r>
      <w:del w:id="57" w:author="Rohlfsen, Cory J" w:date="2025-08-29T21:38:00Z" w16du:dateUtc="2025-08-30T02:38:00Z">
        <w:r w:rsidRPr="00054773" w:rsidDel="00FA5955">
          <w:rPr>
            <w:bCs/>
          </w:rPr>
          <w:delText xml:space="preserve">entirely </w:delText>
        </w:r>
      </w:del>
      <w:r w:rsidRPr="00054773">
        <w:rPr>
          <w:bCs/>
        </w:rPr>
        <w:t>unavailable</w:t>
      </w:r>
      <w:commentRangeEnd w:id="55"/>
      <w:r w:rsidR="00BC13B7">
        <w:rPr>
          <w:rStyle w:val="CommentReference"/>
        </w:rPr>
        <w:commentReference w:id="55"/>
      </w:r>
      <w:commentRangeEnd w:id="56"/>
      <w:r w:rsidR="00CA027E">
        <w:rPr>
          <w:rStyle w:val="CommentReference"/>
        </w:rPr>
        <w:commentReference w:id="56"/>
      </w:r>
      <w:r w:rsidRPr="00054773">
        <w:rPr>
          <w:bCs/>
        </w:rPr>
        <w:t xml:space="preserve">. </w:t>
      </w:r>
    </w:p>
    <w:p w14:paraId="50C9176B" w14:textId="77777777" w:rsidR="00D905E5" w:rsidDel="006100A4" w:rsidRDefault="00D905E5" w:rsidP="00AE1451">
      <w:pPr>
        <w:rPr>
          <w:del w:id="58" w:author="Chong, Paul C" w:date="2025-09-05T17:39:00Z" w16du:dateUtc="2025-09-05T21:39:00Z"/>
          <w:bCs/>
        </w:rPr>
      </w:pPr>
    </w:p>
    <w:p w14:paraId="4AB75E38" w14:textId="7291BF49" w:rsidR="006100A4" w:rsidDel="006100A4" w:rsidRDefault="006100A4" w:rsidP="00AE1451">
      <w:pPr>
        <w:rPr>
          <w:del w:id="59" w:author="Chong, Paul C" w:date="2025-09-05T17:39:00Z" w16du:dateUtc="2025-09-05T21:39:00Z"/>
          <w:bCs/>
        </w:rPr>
      </w:pPr>
    </w:p>
    <w:p w14:paraId="452D52F2" w14:textId="77777777" w:rsidR="006100A4" w:rsidRDefault="006100A4" w:rsidP="00AE1451">
      <w:pPr>
        <w:rPr>
          <w:ins w:id="60" w:author="Rohlfsen, Cory J" w:date="2025-08-29T22:10:00Z" w16du:dateUtc="2025-08-30T03:10:00Z"/>
          <w:bCs/>
        </w:rPr>
      </w:pPr>
    </w:p>
    <w:p w14:paraId="1197EBA7" w14:textId="745E31A3" w:rsidR="000D3B98" w:rsidRDefault="000B2F02" w:rsidP="00AE1451">
      <w:pPr>
        <w:rPr>
          <w:ins w:id="61" w:author="Rohlfsen, Cory J" w:date="2025-08-29T22:21:00Z" w16du:dateUtc="2025-08-30T03:21:00Z"/>
          <w:bCs/>
        </w:rPr>
      </w:pPr>
      <w:ins w:id="62" w:author="Rohlfsen, Cory J" w:date="2025-08-29T21:55:00Z" w16du:dateUtc="2025-08-30T02:55:00Z">
        <w:r>
          <w:rPr>
            <w:bCs/>
          </w:rPr>
          <w:t>By serving as a bridge to Bayesian estimates that are “fit for purpose</w:t>
        </w:r>
      </w:ins>
      <w:ins w:id="63" w:author="Rohlfsen, Cory J" w:date="2025-08-29T22:49:00Z" w16du:dateUtc="2025-08-30T03:49:00Z">
        <w:r w:rsidR="00430282">
          <w:rPr>
            <w:bCs/>
          </w:rPr>
          <w:t>,</w:t>
        </w:r>
      </w:ins>
      <w:ins w:id="64" w:author="Rohlfsen, Cory J" w:date="2025-08-29T21:55:00Z" w16du:dateUtc="2025-08-30T02:55:00Z">
        <w:r>
          <w:rPr>
            <w:bCs/>
          </w:rPr>
          <w:t xml:space="preserve">” </w:t>
        </w:r>
      </w:ins>
      <w:r w:rsidR="00AE1451" w:rsidRPr="00054773">
        <w:rPr>
          <w:bCs/>
        </w:rPr>
        <w:t xml:space="preserve">LLM-derived </w:t>
      </w:r>
      <w:ins w:id="65" w:author="Rohlfsen, Cory J" w:date="2025-08-29T21:38:00Z" w16du:dateUtc="2025-08-30T02:38:00Z">
        <w:r w:rsidR="00FA5955">
          <w:rPr>
            <w:bCs/>
          </w:rPr>
          <w:t>LRs</w:t>
        </w:r>
      </w:ins>
      <w:del w:id="66" w:author="Rohlfsen, Cory J" w:date="2025-08-29T21:38:00Z" w16du:dateUtc="2025-08-30T02:38:00Z">
        <w:r w:rsidR="00AE1451" w:rsidRPr="00054773" w:rsidDel="00FA5955">
          <w:rPr>
            <w:bCs/>
          </w:rPr>
          <w:delText>likelihood ratios</w:delText>
        </w:r>
      </w:del>
      <w:del w:id="67" w:author="Rohlfsen, Cory J" w:date="2025-08-29T21:47:00Z" w16du:dateUtc="2025-08-30T02:47:00Z">
        <w:r w:rsidR="00AE1451" w:rsidRPr="00054773" w:rsidDel="000B2F02">
          <w:rPr>
            <w:bCs/>
          </w:rPr>
          <w:delText xml:space="preserve"> </w:delText>
        </w:r>
        <w:r w:rsidR="00C61E8A" w:rsidDel="000B2F02">
          <w:rPr>
            <w:bCs/>
          </w:rPr>
          <w:delText>might also</w:delText>
        </w:r>
      </w:del>
      <w:ins w:id="68" w:author="Rohlfsen, Cory J" w:date="2025-08-29T21:53:00Z" w16du:dateUtc="2025-08-30T02:53:00Z">
        <w:r>
          <w:rPr>
            <w:bCs/>
          </w:rPr>
          <w:t xml:space="preserve"> can serve</w:t>
        </w:r>
      </w:ins>
      <w:del w:id="69" w:author="Rohlfsen, Cory J" w:date="2025-08-29T21:53:00Z" w16du:dateUtc="2025-08-30T02:53:00Z">
        <w:r w:rsidR="00AE1451" w:rsidRPr="00054773" w:rsidDel="000B2F02">
          <w:rPr>
            <w:bCs/>
          </w:rPr>
          <w:delText xml:space="preserve"> provid</w:delText>
        </w:r>
      </w:del>
      <w:del w:id="70" w:author="Rohlfsen, Cory J" w:date="2025-08-29T21:54:00Z" w16du:dateUtc="2025-08-30T02:54:00Z">
        <w:r w:rsidR="00AE1451" w:rsidRPr="00054773" w:rsidDel="000B2F02">
          <w:rPr>
            <w:bCs/>
          </w:rPr>
          <w:delText>e</w:delText>
        </w:r>
      </w:del>
      <w:r w:rsidR="00AE1451" w:rsidRPr="00054773">
        <w:rPr>
          <w:bCs/>
        </w:rPr>
        <w:t xml:space="preserve"> a</w:t>
      </w:r>
      <w:ins w:id="71" w:author="Rohlfsen, Cory J" w:date="2025-08-29T21:54:00Z" w16du:dateUtc="2025-08-30T02:54:00Z">
        <w:r>
          <w:rPr>
            <w:bCs/>
          </w:rPr>
          <w:t>s a</w:t>
        </w:r>
      </w:ins>
      <w:ins w:id="72" w:author="Rohlfsen, Cory J" w:date="2025-08-29T21:48:00Z" w16du:dateUtc="2025-08-30T02:48:00Z">
        <w:r>
          <w:rPr>
            <w:bCs/>
          </w:rPr>
          <w:t xml:space="preserve"> standardized</w:t>
        </w:r>
      </w:ins>
      <w:r w:rsidR="00C61E8A">
        <w:rPr>
          <w:bCs/>
        </w:rPr>
        <w:t xml:space="preserve"> method for</w:t>
      </w:r>
      <w:r w:rsidR="004C5DE3">
        <w:rPr>
          <w:bCs/>
        </w:rPr>
        <w:t xml:space="preserve"> </w:t>
      </w:r>
      <w:del w:id="73" w:author="Rohlfsen, Cory J" w:date="2025-08-29T21:56:00Z" w16du:dateUtc="2025-08-30T02:56:00Z">
        <w:r w:rsidR="00C61E8A" w:rsidDel="000B2F02">
          <w:rPr>
            <w:bCs/>
          </w:rPr>
          <w:delText xml:space="preserve"> generating </w:delText>
        </w:r>
      </w:del>
      <w:del w:id="74" w:author="Rohlfsen, Cory J" w:date="2025-08-29T21:41:00Z" w16du:dateUtc="2025-08-30T02:41:00Z">
        <w:r w:rsidR="00C61E8A" w:rsidDel="00FA5955">
          <w:rPr>
            <w:bCs/>
          </w:rPr>
          <w:delText>usable</w:delText>
        </w:r>
      </w:del>
      <w:del w:id="75" w:author="Rohlfsen, Cory J" w:date="2025-08-29T21:56:00Z" w16du:dateUtc="2025-08-30T02:56:00Z">
        <w:r w:rsidR="00C61E8A" w:rsidDel="000B2F02">
          <w:rPr>
            <w:bCs/>
          </w:rPr>
          <w:delText xml:space="preserve"> estimates </w:delText>
        </w:r>
      </w:del>
      <w:del w:id="76" w:author="Rohlfsen, Cory J" w:date="2025-08-29T21:41:00Z" w16du:dateUtc="2025-08-30T02:41:00Z">
        <w:r w:rsidR="00C61E8A" w:rsidDel="00FA5955">
          <w:rPr>
            <w:bCs/>
          </w:rPr>
          <w:delText xml:space="preserve">for </w:delText>
        </w:r>
      </w:del>
      <w:r w:rsidR="00C61E8A">
        <w:rPr>
          <w:bCs/>
        </w:rPr>
        <w:t xml:space="preserve">supporting </w:t>
      </w:r>
      <w:del w:id="77" w:author="Rohlfsen, Cory J" w:date="2025-08-29T22:17:00Z" w16du:dateUtc="2025-08-30T03:17:00Z">
        <w:r w:rsidR="00AE1451" w:rsidRPr="00054773" w:rsidDel="00D905E5">
          <w:rPr>
            <w:bCs/>
          </w:rPr>
          <w:delText>the quantitative rigor</w:delText>
        </w:r>
      </w:del>
      <w:del w:id="78" w:author="Rohlfsen, Cory J" w:date="2025-08-29T21:48:00Z" w16du:dateUtc="2025-08-30T02:48:00Z">
        <w:r w:rsidR="00AE1451" w:rsidRPr="00054773" w:rsidDel="000B2F02">
          <w:rPr>
            <w:bCs/>
          </w:rPr>
          <w:delText xml:space="preserve"> and transparency</w:delText>
        </w:r>
      </w:del>
      <w:del w:id="79" w:author="Rohlfsen, Cory J" w:date="2025-08-29T22:17:00Z" w16du:dateUtc="2025-08-30T03:17:00Z">
        <w:r w:rsidR="00AE1451" w:rsidRPr="00054773" w:rsidDel="00D905E5">
          <w:rPr>
            <w:bCs/>
          </w:rPr>
          <w:delText xml:space="preserve"> </w:delText>
        </w:r>
      </w:del>
      <w:ins w:id="80" w:author="Rohlfsen, Cory J" w:date="2025-08-29T22:17:00Z" w16du:dateUtc="2025-08-30T03:17:00Z">
        <w:r w:rsidR="00D905E5">
          <w:rPr>
            <w:bCs/>
          </w:rPr>
          <w:t xml:space="preserve"> how </w:t>
        </w:r>
      </w:ins>
      <w:ins w:id="81" w:author="Rohlfsen, Cory J" w:date="2025-08-29T21:41:00Z" w16du:dateUtc="2025-08-30T02:41:00Z">
        <w:r w:rsidR="00FA5955">
          <w:rPr>
            <w:bCs/>
          </w:rPr>
          <w:t>probabilistic inference</w:t>
        </w:r>
      </w:ins>
      <w:ins w:id="82" w:author="Rohlfsen, Cory J" w:date="2025-08-29T21:54:00Z" w16du:dateUtc="2025-08-30T02:54:00Z">
        <w:r>
          <w:rPr>
            <w:bCs/>
          </w:rPr>
          <w:t>s are</w:t>
        </w:r>
      </w:ins>
      <w:ins w:id="83" w:author="Rohlfsen, Cory J" w:date="2025-08-29T21:41:00Z" w16du:dateUtc="2025-08-30T02:41:00Z">
        <w:r w:rsidR="00FA5955">
          <w:rPr>
            <w:bCs/>
          </w:rPr>
          <w:t xml:space="preserve"> </w:t>
        </w:r>
      </w:ins>
      <w:ins w:id="84" w:author="Rohlfsen, Cory J" w:date="2025-08-29T21:42:00Z" w16du:dateUtc="2025-08-30T02:42:00Z">
        <w:r w:rsidR="00FA5955">
          <w:rPr>
            <w:bCs/>
          </w:rPr>
          <w:t xml:space="preserve">communicated and improved upon. </w:t>
        </w:r>
      </w:ins>
      <w:del w:id="85" w:author="Rohlfsen, Cory J" w:date="2025-08-29T21:42:00Z" w16du:dateUtc="2025-08-30T02:42:00Z">
        <w:r w:rsidR="00AE1451" w:rsidRPr="00054773" w:rsidDel="00FA5955">
          <w:rPr>
            <w:bCs/>
          </w:rPr>
          <w:delText>of diagnostic reasoning</w:delText>
        </w:r>
        <w:r w:rsidR="00C61E8A" w:rsidDel="00FA5955">
          <w:rPr>
            <w:bCs/>
          </w:rPr>
          <w:delText xml:space="preserve"> instruction</w:delText>
        </w:r>
        <w:r w:rsidR="00AE1451" w:rsidRPr="00054773" w:rsidDel="00FA5955">
          <w:rPr>
            <w:bCs/>
          </w:rPr>
          <w:delText xml:space="preserve">, </w:delText>
        </w:r>
        <w:r w:rsidR="00C61E8A" w:rsidDel="00FA5955">
          <w:rPr>
            <w:bCs/>
          </w:rPr>
          <w:delText>thereby</w:delText>
        </w:r>
      </w:del>
      <w:ins w:id="86" w:author="Rohlfsen, Cory J" w:date="2025-08-29T21:42:00Z" w16du:dateUtc="2025-08-30T02:42:00Z">
        <w:r w:rsidR="00FA5955">
          <w:rPr>
            <w:bCs/>
          </w:rPr>
          <w:t xml:space="preserve"> For </w:t>
        </w:r>
      </w:ins>
      <w:ins w:id="87" w:author="Rohlfsen, Cory J" w:date="2025-08-29T21:44:00Z" w16du:dateUtc="2025-08-30T02:44:00Z">
        <w:r w:rsidR="00FA5955">
          <w:rPr>
            <w:bCs/>
          </w:rPr>
          <w:t>the</w:t>
        </w:r>
      </w:ins>
      <w:ins w:id="88" w:author="Rohlfsen, Cory J" w:date="2025-08-29T21:42:00Z" w16du:dateUtc="2025-08-30T02:42:00Z">
        <w:r w:rsidR="00FA5955">
          <w:rPr>
            <w:bCs/>
          </w:rPr>
          <w:t xml:space="preserve"> clinician interested </w:t>
        </w:r>
      </w:ins>
      <w:ins w:id="89" w:author="Rohlfsen, Cory J" w:date="2025-08-29T21:43:00Z" w16du:dateUtc="2025-08-30T02:43:00Z">
        <w:r w:rsidR="00FA5955">
          <w:rPr>
            <w:bCs/>
          </w:rPr>
          <w:t>in</w:t>
        </w:r>
      </w:ins>
      <w:ins w:id="90" w:author="Rohlfsen, Cory J" w:date="2025-08-29T21:42:00Z" w16du:dateUtc="2025-08-30T02:42:00Z">
        <w:r w:rsidR="00FA5955">
          <w:rPr>
            <w:bCs/>
          </w:rPr>
          <w:t xml:space="preserve"> </w:t>
        </w:r>
      </w:ins>
      <w:ins w:id="91" w:author="Rohlfsen, Cory J" w:date="2025-08-29T22:31:00Z" w16du:dateUtc="2025-08-30T03:31:00Z">
        <w:r w:rsidR="00D31592">
          <w:rPr>
            <w:bCs/>
          </w:rPr>
          <w:t>optimizing</w:t>
        </w:r>
      </w:ins>
      <w:ins w:id="92" w:author="Rohlfsen, Cory J" w:date="2025-08-29T21:42:00Z" w16du:dateUtc="2025-08-30T02:42:00Z">
        <w:r w:rsidR="00FA5955">
          <w:rPr>
            <w:bCs/>
          </w:rPr>
          <w:t xml:space="preserve"> their diagnostic accuracy</w:t>
        </w:r>
      </w:ins>
      <w:ins w:id="93" w:author="Rohlfsen, Cory J" w:date="2025-08-29T21:43:00Z" w16du:dateUtc="2025-08-30T02:43:00Z">
        <w:r w:rsidR="00FA5955">
          <w:rPr>
            <w:bCs/>
          </w:rPr>
          <w:t>, th</w:t>
        </w:r>
      </w:ins>
      <w:ins w:id="94" w:author="Rohlfsen, Cory J" w:date="2025-08-29T22:31:00Z" w16du:dateUtc="2025-08-30T03:31:00Z">
        <w:r w:rsidR="00D31592">
          <w:rPr>
            <w:bCs/>
          </w:rPr>
          <w:t>e</w:t>
        </w:r>
      </w:ins>
      <w:ins w:id="95" w:author="Rohlfsen, Cory J" w:date="2025-08-29T21:43:00Z" w16du:dateUtc="2025-08-30T02:43:00Z">
        <w:r w:rsidR="00FA5955">
          <w:rPr>
            <w:bCs/>
          </w:rPr>
          <w:t xml:space="preserve"> </w:t>
        </w:r>
      </w:ins>
      <w:del w:id="96" w:author="Rohlfsen, Cory J" w:date="2025-08-29T21:43:00Z" w16du:dateUtc="2025-08-30T02:43:00Z">
        <w:r w:rsidR="00C61E8A" w:rsidDel="00FA5955">
          <w:rPr>
            <w:bCs/>
          </w:rPr>
          <w:delText xml:space="preserve"> providing a </w:delText>
        </w:r>
      </w:del>
      <w:ins w:id="97" w:author="Rohlfsen, Cory J" w:date="2025-08-29T21:43:00Z" w16du:dateUtc="2025-08-30T02:43:00Z">
        <w:r w:rsidR="00FA5955">
          <w:rPr>
            <w:bCs/>
          </w:rPr>
          <w:t xml:space="preserve"> quantifi</w:t>
        </w:r>
      </w:ins>
      <w:ins w:id="98" w:author="Rohlfsen, Cory J" w:date="2025-08-29T21:58:00Z" w16du:dateUtc="2025-08-30T02:58:00Z">
        <w:r w:rsidR="000D3B98">
          <w:rPr>
            <w:bCs/>
          </w:rPr>
          <w:t>cation of diagnostic odds</w:t>
        </w:r>
      </w:ins>
      <w:ins w:id="99" w:author="Rohlfsen, Cory J" w:date="2025-08-29T21:59:00Z" w16du:dateUtc="2025-08-30T02:59:00Z">
        <w:r w:rsidR="000D3B98">
          <w:rPr>
            <w:bCs/>
          </w:rPr>
          <w:t xml:space="preserve"> </w:t>
        </w:r>
      </w:ins>
      <w:del w:id="100" w:author="Rohlfsen, Cory J" w:date="2025-08-29T21:59:00Z" w16du:dateUtc="2025-08-30T02:59:00Z">
        <w:r w:rsidR="00C61E8A" w:rsidDel="000D3B98">
          <w:rPr>
            <w:bCs/>
          </w:rPr>
          <w:delText>mechanism for systematic improve</w:delText>
        </w:r>
      </w:del>
      <w:del w:id="101" w:author="Rohlfsen, Cory J" w:date="2025-08-29T21:58:00Z" w16du:dateUtc="2025-08-30T02:58:00Z">
        <w:r w:rsidR="00C61E8A" w:rsidDel="000D3B98">
          <w:rPr>
            <w:bCs/>
          </w:rPr>
          <w:delText xml:space="preserve">ment </w:delText>
        </w:r>
      </w:del>
      <w:ins w:id="102" w:author="Rohlfsen, Cory J" w:date="2025-08-29T21:44:00Z" w16du:dateUtc="2025-08-30T02:44:00Z">
        <w:r w:rsidR="00FA5955">
          <w:rPr>
            <w:bCs/>
          </w:rPr>
          <w:t xml:space="preserve">offers a </w:t>
        </w:r>
      </w:ins>
      <w:ins w:id="103" w:author="Rohlfsen, Cory J" w:date="2025-08-29T21:58:00Z" w16du:dateUtc="2025-08-30T02:58:00Z">
        <w:r w:rsidR="000D3B98">
          <w:rPr>
            <w:bCs/>
          </w:rPr>
          <w:t xml:space="preserve">reproducible </w:t>
        </w:r>
      </w:ins>
      <w:ins w:id="104" w:author="Rohlfsen, Cory J" w:date="2025-08-29T21:44:00Z" w16du:dateUtc="2025-08-30T02:44:00Z">
        <w:r w:rsidR="00FA5955">
          <w:rPr>
            <w:bCs/>
          </w:rPr>
          <w:t xml:space="preserve">pathway for </w:t>
        </w:r>
      </w:ins>
      <w:ins w:id="105" w:author="Rohlfsen, Cory J" w:date="2025-08-29T22:04:00Z" w16du:dateUtc="2025-08-30T03:04:00Z">
        <w:r w:rsidR="000D3B98">
          <w:rPr>
            <w:bCs/>
          </w:rPr>
          <w:t xml:space="preserve">AI-human hybridization, </w:t>
        </w:r>
      </w:ins>
      <w:ins w:id="106" w:author="Rohlfsen, Cory J" w:date="2025-08-29T21:44:00Z" w16du:dateUtc="2025-08-30T02:44:00Z">
        <w:r w:rsidR="00FA5955">
          <w:rPr>
            <w:bCs/>
          </w:rPr>
          <w:t>reflective practice</w:t>
        </w:r>
      </w:ins>
      <w:ins w:id="107" w:author="Rohlfsen, Cory J" w:date="2025-08-29T22:04:00Z" w16du:dateUtc="2025-08-30T03:04:00Z">
        <w:r w:rsidR="000D3B98">
          <w:rPr>
            <w:bCs/>
          </w:rPr>
          <w:t>,</w:t>
        </w:r>
      </w:ins>
      <w:ins w:id="108" w:author="Rohlfsen, Cory J" w:date="2025-08-29T21:58:00Z" w16du:dateUtc="2025-08-30T02:58:00Z">
        <w:r w:rsidR="000D3B98">
          <w:rPr>
            <w:bCs/>
          </w:rPr>
          <w:t xml:space="preserve"> and </w:t>
        </w:r>
      </w:ins>
      <w:ins w:id="109" w:author="Rohlfsen, Cory J" w:date="2025-08-29T22:18:00Z" w16du:dateUtc="2025-08-30T03:18:00Z">
        <w:r w:rsidR="00737981">
          <w:rPr>
            <w:bCs/>
          </w:rPr>
          <w:t xml:space="preserve">fine-tuning of </w:t>
        </w:r>
      </w:ins>
      <w:ins w:id="110" w:author="Rohlfsen, Cory J" w:date="2025-08-29T22:19:00Z" w16du:dateUtc="2025-08-30T03:19:00Z">
        <w:r w:rsidR="00737981">
          <w:rPr>
            <w:bCs/>
          </w:rPr>
          <w:t>pre-</w:t>
        </w:r>
      </w:ins>
      <w:ins w:id="111" w:author="Rohlfsen, Cory J" w:date="2025-08-29T22:18:00Z" w16du:dateUtc="2025-08-30T03:18:00Z">
        <w:r w:rsidR="00737981">
          <w:rPr>
            <w:bCs/>
          </w:rPr>
          <w:t>calibrated action threshol</w:t>
        </w:r>
      </w:ins>
      <w:ins w:id="112" w:author="Rohlfsen, Cory J" w:date="2025-08-29T22:19:00Z" w16du:dateUtc="2025-08-30T03:19:00Z">
        <w:r w:rsidR="00737981">
          <w:rPr>
            <w:bCs/>
          </w:rPr>
          <w:t>ds</w:t>
        </w:r>
      </w:ins>
      <w:ins w:id="113" w:author="Rohlfsen, Cory J" w:date="2025-08-29T21:44:00Z" w16du:dateUtc="2025-08-30T02:44:00Z">
        <w:r w:rsidR="00FA5955">
          <w:rPr>
            <w:bCs/>
          </w:rPr>
          <w:t>.</w:t>
        </w:r>
      </w:ins>
      <w:ins w:id="114" w:author="Rohlfsen, Cory J" w:date="2025-08-29T21:49:00Z" w16du:dateUtc="2025-08-30T02:49:00Z">
        <w:r>
          <w:rPr>
            <w:bCs/>
          </w:rPr>
          <w:t xml:space="preserve"> For the </w:t>
        </w:r>
      </w:ins>
      <w:ins w:id="115" w:author="Rohlfsen, Cory J" w:date="2025-08-29T22:20:00Z" w16du:dateUtc="2025-08-30T03:20:00Z">
        <w:r w:rsidR="00737981">
          <w:rPr>
            <w:bCs/>
          </w:rPr>
          <w:t xml:space="preserve">frustrated </w:t>
        </w:r>
      </w:ins>
      <w:ins w:id="116" w:author="Rohlfsen, Cory J" w:date="2025-08-29T21:49:00Z" w16du:dateUtc="2025-08-30T02:49:00Z">
        <w:r>
          <w:rPr>
            <w:bCs/>
          </w:rPr>
          <w:t xml:space="preserve">trainee who is stumped by an onslaught of ambiguous </w:t>
        </w:r>
      </w:ins>
      <w:ins w:id="117" w:author="Rohlfsen, Cory J" w:date="2025-08-29T21:50:00Z" w16du:dateUtc="2025-08-30T02:50:00Z">
        <w:r>
          <w:rPr>
            <w:bCs/>
          </w:rPr>
          <w:t xml:space="preserve">features in a clinical unknown, LLM-derived LRs </w:t>
        </w:r>
      </w:ins>
      <w:ins w:id="118" w:author="Rohlfsen, Cory J" w:date="2025-08-29T22:19:00Z" w16du:dateUtc="2025-08-30T03:19:00Z">
        <w:r w:rsidR="00737981">
          <w:rPr>
            <w:bCs/>
          </w:rPr>
          <w:t xml:space="preserve">can </w:t>
        </w:r>
      </w:ins>
      <w:ins w:id="119" w:author="Rohlfsen, Cory J" w:date="2025-08-29T21:50:00Z" w16du:dateUtc="2025-08-30T02:50:00Z">
        <w:r>
          <w:rPr>
            <w:bCs/>
          </w:rPr>
          <w:t xml:space="preserve">provide validation of </w:t>
        </w:r>
      </w:ins>
      <w:ins w:id="120" w:author="Rohlfsen, Cory J" w:date="2025-08-29T22:05:00Z" w16du:dateUtc="2025-08-30T03:05:00Z">
        <w:r w:rsidR="000D3B98">
          <w:rPr>
            <w:bCs/>
          </w:rPr>
          <w:t>c</w:t>
        </w:r>
      </w:ins>
      <w:ins w:id="121" w:author="Rohlfsen, Cory J" w:date="2025-08-29T21:50:00Z" w16du:dateUtc="2025-08-30T02:50:00Z">
        <w:r>
          <w:rPr>
            <w:bCs/>
          </w:rPr>
          <w:t>lini</w:t>
        </w:r>
      </w:ins>
      <w:ins w:id="122" w:author="Rohlfsen, Cory J" w:date="2025-08-29T21:51:00Z" w16du:dateUtc="2025-08-30T02:51:00Z">
        <w:r>
          <w:rPr>
            <w:bCs/>
          </w:rPr>
          <w:t>cal uncertainty</w:t>
        </w:r>
      </w:ins>
      <w:ins w:id="123" w:author="Rohlfsen, Cory J" w:date="2025-08-29T22:05:00Z" w16du:dateUtc="2025-08-30T03:05:00Z">
        <w:r w:rsidR="000D3B98">
          <w:rPr>
            <w:bCs/>
          </w:rPr>
          <w:t xml:space="preserve"> that </w:t>
        </w:r>
      </w:ins>
      <w:ins w:id="124" w:author="Rohlfsen, Cory J" w:date="2025-08-29T22:19:00Z" w16du:dateUtc="2025-08-30T03:19:00Z">
        <w:r w:rsidR="00737981">
          <w:rPr>
            <w:bCs/>
          </w:rPr>
          <w:t>is</w:t>
        </w:r>
      </w:ins>
      <w:ins w:id="125" w:author="Rohlfsen, Cory J" w:date="2025-08-29T22:20:00Z" w16du:dateUtc="2025-08-30T03:20:00Z">
        <w:r w:rsidR="00737981">
          <w:rPr>
            <w:bCs/>
          </w:rPr>
          <w:t>, in fact,</w:t>
        </w:r>
      </w:ins>
      <w:ins w:id="126" w:author="Rohlfsen, Cory J" w:date="2025-08-29T22:05:00Z" w16du:dateUtc="2025-08-30T03:05:00Z">
        <w:r w:rsidR="000D3B98">
          <w:rPr>
            <w:bCs/>
          </w:rPr>
          <w:t xml:space="preserve"> irreducible</w:t>
        </w:r>
      </w:ins>
      <w:ins w:id="127" w:author="Rohlfsen, Cory J" w:date="2025-08-29T21:51:00Z" w16du:dateUtc="2025-08-30T02:51:00Z">
        <w:r>
          <w:rPr>
            <w:bCs/>
          </w:rPr>
          <w:t xml:space="preserve">. </w:t>
        </w:r>
      </w:ins>
      <w:ins w:id="128" w:author="Rohlfsen, Cory J" w:date="2025-08-29T21:44:00Z" w16du:dateUtc="2025-08-30T02:44:00Z">
        <w:r w:rsidR="00FA5955">
          <w:rPr>
            <w:bCs/>
          </w:rPr>
          <w:t xml:space="preserve">For the </w:t>
        </w:r>
      </w:ins>
      <w:ins w:id="129" w:author="Rohlfsen, Cory J" w:date="2025-08-29T21:52:00Z" w16du:dateUtc="2025-08-30T02:52:00Z">
        <w:r>
          <w:rPr>
            <w:bCs/>
          </w:rPr>
          <w:t xml:space="preserve">master </w:t>
        </w:r>
      </w:ins>
      <w:ins w:id="130" w:author="Rohlfsen, Cory J" w:date="2025-08-29T22:00:00Z" w16du:dateUtc="2025-08-30T03:00:00Z">
        <w:r w:rsidR="000D3B98">
          <w:rPr>
            <w:bCs/>
          </w:rPr>
          <w:t>diagnostician</w:t>
        </w:r>
      </w:ins>
      <w:ins w:id="131" w:author="Rohlfsen, Cory J" w:date="2025-08-29T21:44:00Z" w16du:dateUtc="2025-08-30T02:44:00Z">
        <w:r w:rsidR="00FA5955">
          <w:rPr>
            <w:bCs/>
          </w:rPr>
          <w:t xml:space="preserve"> who wishes to de-m</w:t>
        </w:r>
      </w:ins>
      <w:ins w:id="132" w:author="Rohlfsen, Cory J" w:date="2025-08-29T21:45:00Z" w16du:dateUtc="2025-08-30T02:45:00Z">
        <w:r w:rsidR="00FA5955">
          <w:rPr>
            <w:bCs/>
          </w:rPr>
          <w:t>ystify their</w:t>
        </w:r>
      </w:ins>
      <w:ins w:id="133" w:author="Rohlfsen, Cory J" w:date="2025-08-29T21:46:00Z" w16du:dateUtc="2025-08-30T02:46:00Z">
        <w:r w:rsidR="00FA5955">
          <w:rPr>
            <w:bCs/>
          </w:rPr>
          <w:t xml:space="preserve"> </w:t>
        </w:r>
      </w:ins>
      <w:del w:id="134" w:author="Rohlfsen, Cory J" w:date="2025-08-29T21:45:00Z" w16du:dateUtc="2025-08-30T02:45:00Z">
        <w:r w:rsidR="00C61E8A" w:rsidDel="00FA5955">
          <w:rPr>
            <w:bCs/>
          </w:rPr>
          <w:delText xml:space="preserve">of </w:delText>
        </w:r>
      </w:del>
      <w:r w:rsidR="00C61E8A">
        <w:rPr>
          <w:bCs/>
        </w:rPr>
        <w:t xml:space="preserve">clinical </w:t>
      </w:r>
      <w:ins w:id="135" w:author="Rohlfsen, Cory J" w:date="2025-08-29T21:51:00Z" w16du:dateUtc="2025-08-30T02:51:00Z">
        <w:r>
          <w:rPr>
            <w:bCs/>
          </w:rPr>
          <w:t>gestalt</w:t>
        </w:r>
      </w:ins>
      <w:del w:id="136" w:author="Rohlfsen, Cory J" w:date="2025-08-29T21:51:00Z" w16du:dateUtc="2025-08-30T02:51:00Z">
        <w:r w:rsidR="00C61E8A" w:rsidDel="000B2F02">
          <w:rPr>
            <w:bCs/>
          </w:rPr>
          <w:delText>intuition</w:delText>
        </w:r>
      </w:del>
      <w:ins w:id="137" w:author="Rohlfsen, Cory J" w:date="2025-08-29T22:00:00Z" w16du:dateUtc="2025-08-30T03:00:00Z">
        <w:r w:rsidR="000D3B98">
          <w:rPr>
            <w:bCs/>
          </w:rPr>
          <w:t xml:space="preserve"> for medical trainees, </w:t>
        </w:r>
      </w:ins>
      <w:ins w:id="138" w:author="Rohlfsen, Cory J" w:date="2025-08-29T21:52:00Z" w16du:dateUtc="2025-08-30T02:52:00Z">
        <w:r>
          <w:rPr>
            <w:bCs/>
          </w:rPr>
          <w:t>LLM-derived LRs</w:t>
        </w:r>
      </w:ins>
      <w:ins w:id="139" w:author="Rohlfsen, Cory J" w:date="2025-08-29T21:45:00Z" w16du:dateUtc="2025-08-30T02:45:00Z">
        <w:r w:rsidR="00FA5955">
          <w:rPr>
            <w:bCs/>
          </w:rPr>
          <w:t xml:space="preserve"> offer </w:t>
        </w:r>
      </w:ins>
      <w:ins w:id="140" w:author="Rohlfsen, Cory J" w:date="2025-08-29T22:02:00Z" w16du:dateUtc="2025-08-30T03:02:00Z">
        <w:r w:rsidR="000D3B98">
          <w:rPr>
            <w:bCs/>
          </w:rPr>
          <w:t xml:space="preserve">a </w:t>
        </w:r>
      </w:ins>
      <w:ins w:id="141" w:author="Rohlfsen, Cory J" w:date="2025-08-29T21:45:00Z" w16du:dateUtc="2025-08-30T02:45:00Z">
        <w:r w:rsidR="00FA5955">
          <w:rPr>
            <w:bCs/>
          </w:rPr>
          <w:t xml:space="preserve">pathway for </w:t>
        </w:r>
      </w:ins>
      <w:ins w:id="142" w:author="Rohlfsen, Cory J" w:date="2025-08-29T21:46:00Z" w16du:dateUtc="2025-08-30T02:46:00Z">
        <w:r w:rsidR="00FA5955">
          <w:rPr>
            <w:bCs/>
          </w:rPr>
          <w:t xml:space="preserve">more </w:t>
        </w:r>
      </w:ins>
      <w:ins w:id="143" w:author="Rohlfsen, Cory J" w:date="2025-08-29T21:45:00Z" w16du:dateUtc="2025-08-30T02:45:00Z">
        <w:r w:rsidR="00FA5955">
          <w:rPr>
            <w:bCs/>
          </w:rPr>
          <w:t xml:space="preserve">explicit </w:t>
        </w:r>
      </w:ins>
      <w:ins w:id="144" w:author="Rohlfsen, Cory J" w:date="2025-08-29T21:46:00Z" w16du:dateUtc="2025-08-30T02:46:00Z">
        <w:r w:rsidR="00FA5955">
          <w:rPr>
            <w:bCs/>
          </w:rPr>
          <w:t xml:space="preserve">and transparent </w:t>
        </w:r>
      </w:ins>
      <w:ins w:id="145" w:author="Rohlfsen, Cory J" w:date="2025-08-29T22:02:00Z" w16du:dateUtc="2025-08-30T03:02:00Z">
        <w:r w:rsidR="000D3B98">
          <w:rPr>
            <w:bCs/>
          </w:rPr>
          <w:t>synthesis</w:t>
        </w:r>
      </w:ins>
      <w:ins w:id="146" w:author="Rohlfsen, Cory J" w:date="2025-08-29T22:01:00Z" w16du:dateUtc="2025-08-30T03:01:00Z">
        <w:r w:rsidR="000D3B98">
          <w:rPr>
            <w:bCs/>
          </w:rPr>
          <w:t xml:space="preserve"> o</w:t>
        </w:r>
      </w:ins>
      <w:ins w:id="147" w:author="Rohlfsen, Cory J" w:date="2025-08-29T22:02:00Z" w16du:dateUtc="2025-08-30T03:02:00Z">
        <w:r w:rsidR="000D3B98">
          <w:rPr>
            <w:bCs/>
          </w:rPr>
          <w:t>f</w:t>
        </w:r>
      </w:ins>
      <w:ins w:id="148" w:author="Rohlfsen, Cory J" w:date="2025-08-29T22:01:00Z" w16du:dateUtc="2025-08-30T03:01:00Z">
        <w:r w:rsidR="000D3B98">
          <w:rPr>
            <w:bCs/>
          </w:rPr>
          <w:t xml:space="preserve"> prioritized (or de-prioritized) data inputs</w:t>
        </w:r>
      </w:ins>
      <w:r w:rsidR="00AE1451" w:rsidRPr="00054773">
        <w:rPr>
          <w:bCs/>
        </w:rPr>
        <w:t>.</w:t>
      </w:r>
      <w:r w:rsidR="00C61E8A">
        <w:rPr>
          <w:bCs/>
        </w:rPr>
        <w:t xml:space="preserve"> </w:t>
      </w:r>
    </w:p>
    <w:p w14:paraId="134066D6" w14:textId="77777777" w:rsidR="00737981" w:rsidRDefault="00737981" w:rsidP="00AE1451">
      <w:pPr>
        <w:rPr>
          <w:ins w:id="149" w:author="Rohlfsen, Cory J" w:date="2025-08-29T22:21:00Z" w16du:dateUtc="2025-08-30T03:21:00Z"/>
          <w:bCs/>
        </w:rPr>
      </w:pPr>
    </w:p>
    <w:p w14:paraId="18D22FB5" w14:textId="20A54904" w:rsidR="00737981" w:rsidRDefault="00737981" w:rsidP="00AE1451">
      <w:pPr>
        <w:rPr>
          <w:ins w:id="150" w:author="Rohlfsen, Cory J" w:date="2025-08-29T22:03:00Z" w16du:dateUtc="2025-08-30T03:03:00Z"/>
          <w:bCs/>
        </w:rPr>
      </w:pPr>
      <w:commentRangeStart w:id="151"/>
      <w:ins w:id="152" w:author="Rohlfsen, Cory J" w:date="2025-08-29T22:21:00Z" w16du:dateUtc="2025-08-30T03:21:00Z">
        <w:r>
          <w:rPr>
            <w:bCs/>
          </w:rPr>
          <w:t xml:space="preserve">The traditional approach by which trainees learn </w:t>
        </w:r>
      </w:ins>
      <w:ins w:id="153" w:author="Rohlfsen, Cory J" w:date="2025-08-29T22:22:00Z" w16du:dateUtc="2025-08-30T03:22:00Z">
        <w:r>
          <w:rPr>
            <w:bCs/>
          </w:rPr>
          <w:t xml:space="preserve">the </w:t>
        </w:r>
      </w:ins>
      <w:ins w:id="154" w:author="Rohlfsen, Cory J" w:date="2025-08-29T22:23:00Z" w16du:dateUtc="2025-08-30T03:23:00Z">
        <w:r>
          <w:rPr>
            <w:bCs/>
          </w:rPr>
          <w:t>“</w:t>
        </w:r>
      </w:ins>
      <w:ins w:id="155" w:author="Rohlfsen, Cory J" w:date="2025-08-29T22:22:00Z" w16du:dateUtc="2025-08-30T03:22:00Z">
        <w:r>
          <w:rPr>
            <w:bCs/>
          </w:rPr>
          <w:t>art</w:t>
        </w:r>
      </w:ins>
      <w:ins w:id="156" w:author="Rohlfsen, Cory J" w:date="2025-08-29T22:23:00Z" w16du:dateUtc="2025-08-30T03:23:00Z">
        <w:r>
          <w:rPr>
            <w:bCs/>
          </w:rPr>
          <w:t>”</w:t>
        </w:r>
      </w:ins>
      <w:ins w:id="157" w:author="Rohlfsen, Cory J" w:date="2025-08-29T22:22:00Z" w16du:dateUtc="2025-08-30T03:22:00Z">
        <w:r>
          <w:rPr>
            <w:bCs/>
          </w:rPr>
          <w:t xml:space="preserve"> of </w:t>
        </w:r>
      </w:ins>
      <w:ins w:id="158" w:author="Rohlfsen, Cory J" w:date="2025-08-29T22:21:00Z" w16du:dateUtc="2025-08-30T03:21:00Z">
        <w:r>
          <w:rPr>
            <w:bCs/>
          </w:rPr>
          <w:t>diagnos</w:t>
        </w:r>
      </w:ins>
      <w:ins w:id="159" w:author="Rohlfsen, Cory J" w:date="2025-08-29T22:22:00Z" w16du:dateUtc="2025-08-30T03:22:00Z">
        <w:r>
          <w:rPr>
            <w:bCs/>
          </w:rPr>
          <w:t>tic reasoning</w:t>
        </w:r>
      </w:ins>
      <w:ins w:id="160" w:author="Rohlfsen, Cory J" w:date="2025-08-29T22:28:00Z" w16du:dateUtc="2025-08-30T03:28:00Z">
        <w:r w:rsidR="00D31592">
          <w:rPr>
            <w:bCs/>
          </w:rPr>
          <w:t xml:space="preserve"> </w:t>
        </w:r>
      </w:ins>
      <w:ins w:id="161" w:author="Rohlfsen, Cory J" w:date="2025-08-29T22:21:00Z" w16du:dateUtc="2025-08-30T03:21:00Z">
        <w:r>
          <w:rPr>
            <w:bCs/>
          </w:rPr>
          <w:t>is calle</w:t>
        </w:r>
      </w:ins>
      <w:ins w:id="162" w:author="Rohlfsen, Cory J" w:date="2025-08-29T22:22:00Z" w16du:dateUtc="2025-08-30T03:22:00Z">
        <w:r>
          <w:rPr>
            <w:bCs/>
          </w:rPr>
          <w:t>d the “cognitive apprenticeship</w:t>
        </w:r>
      </w:ins>
      <w:ins w:id="163" w:author="Rohlfsen, Cory J" w:date="2025-08-29T22:28:00Z" w16du:dateUtc="2025-08-30T03:28:00Z">
        <w:r w:rsidR="00D31592">
          <w:rPr>
            <w:bCs/>
          </w:rPr>
          <w:t>” model</w:t>
        </w:r>
      </w:ins>
      <w:commentRangeEnd w:id="151"/>
      <w:ins w:id="164" w:author="Rohlfsen, Cory J" w:date="2025-08-29T22:51:00Z" w16du:dateUtc="2025-08-30T03:51:00Z">
        <w:r w:rsidR="00430282">
          <w:rPr>
            <w:rStyle w:val="CommentReference"/>
          </w:rPr>
          <w:commentReference w:id="151"/>
        </w:r>
      </w:ins>
      <w:ins w:id="165" w:author="Rohlfsen, Cory J" w:date="2025-08-29T22:32:00Z" w16du:dateUtc="2025-08-30T03:32:00Z">
        <w:r w:rsidR="00D31592">
          <w:rPr>
            <w:bCs/>
          </w:rPr>
          <w:t>.</w:t>
        </w:r>
      </w:ins>
      <w:r w:rsidR="004C5DE3">
        <w:rPr>
          <w:bCs/>
        </w:rPr>
        <w:fldChar w:fldCharType="begin"/>
      </w:r>
      <w:r w:rsidR="002C36AA">
        <w:rPr>
          <w:bCs/>
        </w:rPr>
        <w:instrText xml:space="preserve"> ADDIN ZOTERO_ITEM CSL_CITATION {"citationID":"e8fj2tvT","properties":{"formattedCitation":"\\super 25\\nosupersub{}","plainCitation":"25","noteIndex":0},"citationItems":[{"id":7546,"uris":["http://zotero.org/groups/6032284/items/5WYDAEP9"],"itemData":{"id":7546,"type":"article-journal","abstract":"Teaching clinical reasoning has long challenged educators because it requires familiarity with reasoning concepts, experience with describing thinking, and comfort with exposing uncertainty and error. We propose that teachers adopt the cognitive apprenticeship model and a method of disclosing uncertainty known as intellectual streaking. These approaches reflect a shift in the educator’s mindset from transmitting medical knowledge to broadcasting cognition. We provide several examples to guide the adoption of these strategies and make recommendations for teachers and training programs to improve the teaching of clinical reasoning.","container-title":"Diagnosis","DOI":"10.1515/dx-2022-0043","ISSN":"2194-802X","issue":"1","language":"en","license":"De Gruyter expressly reserves the right to use all content for commercial text and data mining within the meaning of Section 44b of the German Copyright Act.","note":"publisher: De Gruyter\nPMID: 36450097","page":"9-12","source":"www.degruyterbrill.com","title":"The cognitive apprenticeship: advancing reasoning education by thinking aloud","title-short":"The cognitive apprenticeship","volume":"10","author":[{"family":"Jagannath","given":"Anand D."},{"family":"Dreicer","given":"Jessica J."},{"family":"Penner","given":"John C."},{"family":"Dhaliwal","given":"Gurpreet"}],"issued":{"date-parts":[["2023",2,1]]}}}],"schema":"https://github.com/citation-style-language/schema/raw/master/csl-citation.json"} </w:instrText>
      </w:r>
      <w:r w:rsidR="004C5DE3">
        <w:rPr>
          <w:bCs/>
        </w:rPr>
        <w:fldChar w:fldCharType="separate"/>
      </w:r>
      <w:r w:rsidR="002C36AA" w:rsidRPr="002C36AA">
        <w:rPr>
          <w:rFonts w:eastAsiaTheme="minorHAnsi"/>
          <w:vertAlign w:val="superscript"/>
          <w14:ligatures w14:val="standardContextual"/>
        </w:rPr>
        <w:t>25</w:t>
      </w:r>
      <w:r w:rsidR="004C5DE3">
        <w:rPr>
          <w:bCs/>
        </w:rPr>
        <w:fldChar w:fldCharType="end"/>
      </w:r>
      <w:ins w:id="166" w:author="Rohlfsen, Cory J" w:date="2025-08-29T22:28:00Z" w16du:dateUtc="2025-08-30T03:28:00Z">
        <w:r w:rsidR="00D31592">
          <w:rPr>
            <w:bCs/>
          </w:rPr>
          <w:t xml:space="preserve"> </w:t>
        </w:r>
      </w:ins>
      <w:ins w:id="167" w:author="Rohlfsen, Cory J" w:date="2025-08-29T22:22:00Z" w16du:dateUtc="2025-08-30T03:22:00Z">
        <w:r>
          <w:rPr>
            <w:bCs/>
          </w:rPr>
          <w:t xml:space="preserve">A pitfall of this approach is how much it hinges on </w:t>
        </w:r>
      </w:ins>
      <w:ins w:id="168" w:author="Rohlfsen, Cory J" w:date="2025-08-29T22:24:00Z" w16du:dateUtc="2025-08-30T03:24:00Z">
        <w:r>
          <w:rPr>
            <w:bCs/>
          </w:rPr>
          <w:t>well-trained</w:t>
        </w:r>
      </w:ins>
      <w:ins w:id="169" w:author="Rohlfsen, Cory J" w:date="2025-08-29T22:22:00Z" w16du:dateUtc="2025-08-30T03:22:00Z">
        <w:r>
          <w:rPr>
            <w:bCs/>
          </w:rPr>
          <w:t xml:space="preserve"> faculty</w:t>
        </w:r>
      </w:ins>
      <w:ins w:id="170" w:author="Rohlfsen, Cory J" w:date="2025-08-29T22:23:00Z" w16du:dateUtc="2025-08-30T03:23:00Z">
        <w:r>
          <w:rPr>
            <w:bCs/>
          </w:rPr>
          <w:t xml:space="preserve"> who </w:t>
        </w:r>
      </w:ins>
      <w:ins w:id="171" w:author="Rohlfsen, Cory J" w:date="2025-08-29T22:32:00Z" w16du:dateUtc="2025-08-30T03:32:00Z">
        <w:r w:rsidR="00D31592">
          <w:rPr>
            <w:bCs/>
          </w:rPr>
          <w:t xml:space="preserve">boast </w:t>
        </w:r>
      </w:ins>
      <w:ins w:id="172" w:author="Rohlfsen, Cory J" w:date="2025-08-29T22:24:00Z" w16du:dateUtc="2025-08-30T03:24:00Z">
        <w:r>
          <w:rPr>
            <w:bCs/>
          </w:rPr>
          <w:t xml:space="preserve">the skills of </w:t>
        </w:r>
      </w:ins>
      <w:ins w:id="173" w:author="Rohlfsen, Cory J" w:date="2025-08-29T22:32:00Z" w16du:dateUtc="2025-08-30T03:32:00Z">
        <w:r w:rsidR="00D31592" w:rsidRPr="002C3C52">
          <w:rPr>
            <w:bCs/>
            <w:i/>
            <w:iCs/>
            <w:rPrChange w:id="174" w:author="Rohlfsen, Cory J" w:date="2025-08-29T22:38:00Z" w16du:dateUtc="2025-08-30T03:38:00Z">
              <w:rPr>
                <w:bCs/>
              </w:rPr>
            </w:rPrChange>
          </w:rPr>
          <w:t>both</w:t>
        </w:r>
        <w:r w:rsidR="00D31592">
          <w:rPr>
            <w:bCs/>
          </w:rPr>
          <w:t xml:space="preserve"> </w:t>
        </w:r>
      </w:ins>
      <w:ins w:id="175" w:author="Rohlfsen, Cory J" w:date="2025-08-29T22:24:00Z" w16du:dateUtc="2025-08-30T03:24:00Z">
        <w:r>
          <w:rPr>
            <w:bCs/>
          </w:rPr>
          <w:t xml:space="preserve">a master </w:t>
        </w:r>
      </w:ins>
      <w:ins w:id="176" w:author="Rohlfsen, Cory J" w:date="2025-08-29T22:38:00Z" w16du:dateUtc="2025-08-30T03:38:00Z">
        <w:r w:rsidR="002C3C52">
          <w:rPr>
            <w:bCs/>
          </w:rPr>
          <w:t>diagnostician</w:t>
        </w:r>
      </w:ins>
      <w:ins w:id="177" w:author="Rohlfsen, Cory J" w:date="2025-08-29T22:24:00Z" w16du:dateUtc="2025-08-30T03:24:00Z">
        <w:r w:rsidRPr="00D31592">
          <w:rPr>
            <w:bCs/>
            <w:i/>
            <w:iCs/>
            <w:rPrChange w:id="178" w:author="Rohlfsen, Cory J" w:date="2025-08-29T22:28:00Z" w16du:dateUtc="2025-08-30T03:28:00Z">
              <w:rPr>
                <w:bCs/>
              </w:rPr>
            </w:rPrChange>
          </w:rPr>
          <w:t xml:space="preserve"> </w:t>
        </w:r>
      </w:ins>
      <w:ins w:id="179" w:author="Rohlfsen, Cory J" w:date="2025-08-29T22:25:00Z" w16du:dateUtc="2025-08-30T03:25:00Z">
        <w:r w:rsidRPr="00D31592">
          <w:rPr>
            <w:bCs/>
          </w:rPr>
          <w:t xml:space="preserve">and </w:t>
        </w:r>
      </w:ins>
      <w:ins w:id="180" w:author="Rohlfsen, Cory J" w:date="2025-08-29T22:29:00Z" w16du:dateUtc="2025-08-30T03:29:00Z">
        <w:r w:rsidR="00D31592">
          <w:rPr>
            <w:bCs/>
          </w:rPr>
          <w:t xml:space="preserve">an educator. </w:t>
        </w:r>
      </w:ins>
      <w:ins w:id="181" w:author="Rohlfsen, Cory J" w:date="2025-08-29T22:54:00Z" w16du:dateUtc="2025-08-30T03:54:00Z">
        <w:r w:rsidR="00430282">
          <w:rPr>
            <w:bCs/>
          </w:rPr>
          <w:t xml:space="preserve">Clinician educators also </w:t>
        </w:r>
        <w:proofErr w:type="gramStart"/>
        <w:r w:rsidR="00430282">
          <w:rPr>
            <w:bCs/>
          </w:rPr>
          <w:t>have to</w:t>
        </w:r>
        <w:proofErr w:type="gramEnd"/>
        <w:r w:rsidR="00430282">
          <w:rPr>
            <w:bCs/>
          </w:rPr>
          <w:t xml:space="preserve"> “think out loud” to make the</w:t>
        </w:r>
      </w:ins>
      <w:ins w:id="182" w:author="Rohlfsen, Cory J" w:date="2025-08-29T23:14:00Z" w16du:dateUtc="2025-08-30T04:14:00Z">
        <w:r w:rsidR="00AF1C71">
          <w:rPr>
            <w:bCs/>
          </w:rPr>
          <w:t>ir</w:t>
        </w:r>
      </w:ins>
      <w:ins w:id="183" w:author="Rohlfsen, Cory J" w:date="2025-08-29T22:54:00Z" w16du:dateUtc="2025-08-30T03:54:00Z">
        <w:r w:rsidR="00430282">
          <w:rPr>
            <w:bCs/>
          </w:rPr>
          <w:t xml:space="preserve"> uncertainty tolerance </w:t>
        </w:r>
      </w:ins>
      <w:ins w:id="184" w:author="Rohlfsen, Cory J" w:date="2025-08-29T23:14:00Z" w16du:dateUtc="2025-08-30T04:14:00Z">
        <w:r w:rsidR="00AF1C71">
          <w:rPr>
            <w:bCs/>
          </w:rPr>
          <w:t xml:space="preserve">and train of thought </w:t>
        </w:r>
      </w:ins>
      <w:ins w:id="185" w:author="Rohlfsen, Cory J" w:date="2025-08-29T22:54:00Z" w16du:dateUtc="2025-08-30T03:54:00Z">
        <w:r w:rsidR="00430282">
          <w:rPr>
            <w:bCs/>
          </w:rPr>
          <w:t xml:space="preserve">transparent. </w:t>
        </w:r>
      </w:ins>
      <w:ins w:id="186" w:author="Rohlfsen, Cory J" w:date="2025-08-29T22:29:00Z" w16du:dateUtc="2025-08-30T03:29:00Z">
        <w:r w:rsidR="00D31592">
          <w:rPr>
            <w:bCs/>
          </w:rPr>
          <w:t xml:space="preserve">After all, </w:t>
        </w:r>
      </w:ins>
      <w:ins w:id="187" w:author="Rohlfsen, Cory J" w:date="2025-08-29T22:25:00Z" w16du:dateUtc="2025-08-30T03:25:00Z">
        <w:r>
          <w:rPr>
            <w:bCs/>
          </w:rPr>
          <w:t xml:space="preserve">the ability to </w:t>
        </w:r>
      </w:ins>
      <w:ins w:id="188" w:author="Rohlfsen, Cory J" w:date="2025-08-29T22:29:00Z" w16du:dateUtc="2025-08-30T03:29:00Z">
        <w:r w:rsidR="00D31592">
          <w:rPr>
            <w:bCs/>
          </w:rPr>
          <w:t xml:space="preserve">consistently make </w:t>
        </w:r>
      </w:ins>
      <w:ins w:id="189" w:author="Rohlfsen, Cory J" w:date="2025-08-29T22:38:00Z" w16du:dateUtc="2025-08-30T03:38:00Z">
        <w:r w:rsidR="002C3C52">
          <w:rPr>
            <w:bCs/>
          </w:rPr>
          <w:t>an ac</w:t>
        </w:r>
      </w:ins>
      <w:ins w:id="190" w:author="Rohlfsen, Cory J" w:date="2025-08-29T22:39:00Z" w16du:dateUtc="2025-08-30T03:39:00Z">
        <w:r w:rsidR="002C3C52">
          <w:rPr>
            <w:bCs/>
          </w:rPr>
          <w:t>curate</w:t>
        </w:r>
      </w:ins>
      <w:ins w:id="191" w:author="Rohlfsen, Cory J" w:date="2025-08-29T22:29:00Z" w16du:dateUtc="2025-08-30T03:29:00Z">
        <w:r w:rsidR="00D31592">
          <w:rPr>
            <w:bCs/>
          </w:rPr>
          <w:t xml:space="preserve"> diagnosis does</w:t>
        </w:r>
      </w:ins>
      <w:ins w:id="192" w:author="Rohlfsen, Cory J" w:date="2025-08-29T23:15:00Z" w16du:dateUtc="2025-08-30T04:15:00Z">
        <w:r w:rsidR="00AF1C71">
          <w:rPr>
            <w:bCs/>
          </w:rPr>
          <w:t xml:space="preserve"> no</w:t>
        </w:r>
      </w:ins>
      <w:ins w:id="193" w:author="Rohlfsen, Cory J" w:date="2025-08-29T22:29:00Z" w16du:dateUtc="2025-08-30T03:29:00Z">
        <w:r w:rsidR="00D31592">
          <w:rPr>
            <w:bCs/>
          </w:rPr>
          <w:t xml:space="preserve">t help a </w:t>
        </w:r>
      </w:ins>
      <w:ins w:id="194" w:author="Rohlfsen, Cory J" w:date="2025-08-29T22:39:00Z" w16du:dateUtc="2025-08-30T03:39:00Z">
        <w:r w:rsidR="002C3C52">
          <w:rPr>
            <w:bCs/>
          </w:rPr>
          <w:t xml:space="preserve">team of </w:t>
        </w:r>
      </w:ins>
      <w:ins w:id="195" w:author="Rohlfsen, Cory J" w:date="2025-08-29T22:29:00Z" w16du:dateUtc="2025-08-30T03:29:00Z">
        <w:r w:rsidR="00D31592">
          <w:rPr>
            <w:bCs/>
          </w:rPr>
          <w:t>learner</w:t>
        </w:r>
      </w:ins>
      <w:ins w:id="196" w:author="Rohlfsen, Cory J" w:date="2025-08-29T22:39:00Z" w16du:dateUtc="2025-08-30T03:39:00Z">
        <w:r w:rsidR="002C3C52">
          <w:rPr>
            <w:bCs/>
          </w:rPr>
          <w:t>s</w:t>
        </w:r>
      </w:ins>
      <w:ins w:id="197" w:author="Rohlfsen, Cory J" w:date="2025-08-29T22:29:00Z" w16du:dateUtc="2025-08-30T03:29:00Z">
        <w:r w:rsidR="00D31592">
          <w:rPr>
            <w:bCs/>
          </w:rPr>
          <w:t xml:space="preserve"> if these</w:t>
        </w:r>
      </w:ins>
      <w:ins w:id="198" w:author="Rohlfsen, Cory J" w:date="2025-08-29T22:55:00Z" w16du:dateUtc="2025-08-30T03:55:00Z">
        <w:r w:rsidR="00430282">
          <w:rPr>
            <w:bCs/>
          </w:rPr>
          <w:t xml:space="preserve"> nuanced</w:t>
        </w:r>
      </w:ins>
      <w:ins w:id="199" w:author="Rohlfsen, Cory J" w:date="2025-08-29T22:29:00Z" w16du:dateUtc="2025-08-30T03:29:00Z">
        <w:r w:rsidR="00D31592">
          <w:rPr>
            <w:bCs/>
          </w:rPr>
          <w:t xml:space="preserve"> </w:t>
        </w:r>
      </w:ins>
      <w:ins w:id="200" w:author="Rohlfsen, Cory J" w:date="2025-08-29T22:30:00Z" w16du:dateUtc="2025-08-30T03:30:00Z">
        <w:r w:rsidR="00D31592">
          <w:rPr>
            <w:bCs/>
          </w:rPr>
          <w:t>skills are</w:t>
        </w:r>
      </w:ins>
      <w:ins w:id="201" w:author="Rohlfsen, Cory J" w:date="2025-08-29T22:55:00Z" w16du:dateUtc="2025-08-30T03:55:00Z">
        <w:r w:rsidR="00430282">
          <w:rPr>
            <w:bCs/>
          </w:rPr>
          <w:t xml:space="preserve"> </w:t>
        </w:r>
      </w:ins>
      <w:ins w:id="202" w:author="Rohlfsen, Cory J" w:date="2025-08-29T23:15:00Z" w16du:dateUtc="2025-08-30T04:15:00Z">
        <w:r w:rsidR="00AF1C71">
          <w:rPr>
            <w:bCs/>
          </w:rPr>
          <w:t>in</w:t>
        </w:r>
      </w:ins>
      <w:ins w:id="203" w:author="Rohlfsen, Cory J" w:date="2025-08-29T22:30:00Z" w16du:dateUtc="2025-08-30T03:30:00Z">
        <w:r w:rsidR="00D31592">
          <w:rPr>
            <w:bCs/>
          </w:rPr>
          <w:t xml:space="preserve">effectively </w:t>
        </w:r>
      </w:ins>
      <w:ins w:id="204" w:author="Rohlfsen, Cory J" w:date="2025-08-29T22:33:00Z" w16du:dateUtc="2025-08-30T03:33:00Z">
        <w:r w:rsidR="00D31592">
          <w:rPr>
            <w:bCs/>
          </w:rPr>
          <w:t xml:space="preserve">taught </w:t>
        </w:r>
      </w:ins>
      <w:ins w:id="205" w:author="Rohlfsen, Cory J" w:date="2025-08-29T23:15:00Z" w16du:dateUtc="2025-08-30T04:15:00Z">
        <w:r w:rsidR="00AF1C71">
          <w:rPr>
            <w:bCs/>
          </w:rPr>
          <w:t xml:space="preserve">or poorly </w:t>
        </w:r>
      </w:ins>
      <w:ins w:id="206" w:author="Rohlfsen, Cory J" w:date="2025-08-29T22:25:00Z" w16du:dateUtc="2025-08-30T03:25:00Z">
        <w:r>
          <w:rPr>
            <w:bCs/>
          </w:rPr>
          <w:t>communicate</w:t>
        </w:r>
      </w:ins>
      <w:ins w:id="207" w:author="Rohlfsen, Cory J" w:date="2025-08-29T22:33:00Z" w16du:dateUtc="2025-08-30T03:33:00Z">
        <w:r w:rsidR="00D31592">
          <w:rPr>
            <w:bCs/>
          </w:rPr>
          <w:t>d</w:t>
        </w:r>
      </w:ins>
      <w:ins w:id="208" w:author="Rohlfsen, Cory J" w:date="2025-08-29T22:26:00Z" w16du:dateUtc="2025-08-30T03:26:00Z">
        <w:r>
          <w:rPr>
            <w:bCs/>
          </w:rPr>
          <w:t xml:space="preserve">. </w:t>
        </w:r>
      </w:ins>
      <w:ins w:id="209" w:author="Rohlfsen, Cory J" w:date="2025-08-29T22:27:00Z" w16du:dateUtc="2025-08-30T03:27:00Z">
        <w:r>
          <w:rPr>
            <w:bCs/>
          </w:rPr>
          <w:t xml:space="preserve">For </w:t>
        </w:r>
      </w:ins>
      <w:ins w:id="210" w:author="Rohlfsen, Cory J" w:date="2025-08-29T22:30:00Z" w16du:dateUtc="2025-08-30T03:30:00Z">
        <w:r w:rsidR="00D31592">
          <w:rPr>
            <w:bCs/>
          </w:rPr>
          <w:t>trainees</w:t>
        </w:r>
      </w:ins>
      <w:ins w:id="211" w:author="Rohlfsen, Cory J" w:date="2025-08-29T22:27:00Z" w16du:dateUtc="2025-08-30T03:27:00Z">
        <w:r>
          <w:rPr>
            <w:bCs/>
          </w:rPr>
          <w:t xml:space="preserve"> who may not share</w:t>
        </w:r>
      </w:ins>
      <w:ins w:id="212" w:author="Rohlfsen, Cory J" w:date="2025-08-29T22:34:00Z" w16du:dateUtc="2025-08-30T03:34:00Z">
        <w:r w:rsidR="00D31592">
          <w:rPr>
            <w:bCs/>
          </w:rPr>
          <w:t xml:space="preserve"> the same priors (e.g. past clinical </w:t>
        </w:r>
      </w:ins>
      <w:ins w:id="213" w:author="Rohlfsen, Cory J" w:date="2025-08-29T22:27:00Z" w16du:dateUtc="2025-08-30T03:27:00Z">
        <w:r>
          <w:rPr>
            <w:bCs/>
          </w:rPr>
          <w:t xml:space="preserve">experiences or </w:t>
        </w:r>
      </w:ins>
      <w:ins w:id="214" w:author="Rohlfsen, Cory J" w:date="2025-08-29T22:39:00Z" w16du:dateUtc="2025-08-30T03:39:00Z">
        <w:r w:rsidR="002C3C52">
          <w:rPr>
            <w:bCs/>
          </w:rPr>
          <w:t xml:space="preserve">baseline </w:t>
        </w:r>
      </w:ins>
      <w:ins w:id="215" w:author="Rohlfsen, Cory J" w:date="2025-08-29T22:27:00Z" w16du:dateUtc="2025-08-30T03:27:00Z">
        <w:r>
          <w:rPr>
            <w:bCs/>
          </w:rPr>
          <w:t>assumptions</w:t>
        </w:r>
      </w:ins>
      <w:ins w:id="216" w:author="Rohlfsen, Cory J" w:date="2025-08-29T22:34:00Z" w16du:dateUtc="2025-08-30T03:34:00Z">
        <w:r w:rsidR="00D31592">
          <w:rPr>
            <w:bCs/>
          </w:rPr>
          <w:t>)</w:t>
        </w:r>
      </w:ins>
      <w:ins w:id="217" w:author="Rohlfsen, Cory J" w:date="2025-08-29T22:27:00Z" w16du:dateUtc="2025-08-30T03:27:00Z">
        <w:r>
          <w:rPr>
            <w:bCs/>
          </w:rPr>
          <w:t xml:space="preserve">, passing on </w:t>
        </w:r>
      </w:ins>
      <w:ins w:id="218" w:author="Rohlfsen, Cory J" w:date="2025-08-29T22:53:00Z" w16du:dateUtc="2025-08-30T03:53:00Z">
        <w:r w:rsidR="00430282">
          <w:rPr>
            <w:bCs/>
          </w:rPr>
          <w:t xml:space="preserve">an “embrace of uncertainty” </w:t>
        </w:r>
      </w:ins>
      <w:ins w:id="219" w:author="Rohlfsen, Cory J" w:date="2025-08-29T22:28:00Z" w16du:dateUtc="2025-08-30T03:28:00Z">
        <w:r w:rsidR="00D31592">
          <w:rPr>
            <w:bCs/>
          </w:rPr>
          <w:t xml:space="preserve">can be </w:t>
        </w:r>
      </w:ins>
      <w:ins w:id="220" w:author="Rohlfsen, Cory J" w:date="2025-08-29T22:33:00Z" w16du:dateUtc="2025-08-30T03:33:00Z">
        <w:r w:rsidR="00D31592">
          <w:rPr>
            <w:bCs/>
          </w:rPr>
          <w:t xml:space="preserve">especially </w:t>
        </w:r>
      </w:ins>
      <w:ins w:id="221" w:author="Rohlfsen, Cory J" w:date="2025-08-29T22:28:00Z" w16du:dateUtc="2025-08-30T03:28:00Z">
        <w:r w:rsidR="00D31592">
          <w:rPr>
            <w:bCs/>
          </w:rPr>
          <w:t>challeng</w:t>
        </w:r>
      </w:ins>
      <w:ins w:id="222" w:author="Rohlfsen, Cory J" w:date="2025-08-29T22:33:00Z" w16du:dateUtc="2025-08-30T03:33:00Z">
        <w:r w:rsidR="00D31592">
          <w:rPr>
            <w:bCs/>
          </w:rPr>
          <w:t>ing</w:t>
        </w:r>
      </w:ins>
      <w:ins w:id="223" w:author="Rohlfsen, Cory J" w:date="2025-08-29T22:28:00Z" w16du:dateUtc="2025-08-30T03:28:00Z">
        <w:r w:rsidR="00D31592">
          <w:rPr>
            <w:bCs/>
          </w:rPr>
          <w:t xml:space="preserve">. </w:t>
        </w:r>
      </w:ins>
      <w:ins w:id="224" w:author="Rohlfsen, Cory J" w:date="2025-08-29T22:34:00Z" w16du:dateUtc="2025-08-30T03:34:00Z">
        <w:r w:rsidR="00D31592">
          <w:rPr>
            <w:bCs/>
          </w:rPr>
          <w:t xml:space="preserve">Likewise, </w:t>
        </w:r>
      </w:ins>
      <w:ins w:id="225" w:author="Rohlfsen, Cory J" w:date="2025-08-29T22:36:00Z" w16du:dateUtc="2025-08-30T03:36:00Z">
        <w:r w:rsidR="00D31592">
          <w:rPr>
            <w:bCs/>
          </w:rPr>
          <w:t>the</w:t>
        </w:r>
      </w:ins>
      <w:ins w:id="226" w:author="Rohlfsen, Cory J" w:date="2025-08-29T22:35:00Z" w16du:dateUtc="2025-08-30T03:35:00Z">
        <w:r w:rsidR="00D31592">
          <w:rPr>
            <w:bCs/>
          </w:rPr>
          <w:t xml:space="preserve"> educator</w:t>
        </w:r>
      </w:ins>
      <w:ins w:id="227" w:author="Rohlfsen, Cory J" w:date="2025-08-29T22:34:00Z" w16du:dateUtc="2025-08-30T03:34:00Z">
        <w:r w:rsidR="00D31592">
          <w:rPr>
            <w:bCs/>
          </w:rPr>
          <w:t xml:space="preserve"> who </w:t>
        </w:r>
      </w:ins>
      <w:ins w:id="228" w:author="Rohlfsen, Cory J" w:date="2025-08-29T22:36:00Z" w16du:dateUtc="2025-08-30T03:36:00Z">
        <w:r w:rsidR="00D31592">
          <w:rPr>
            <w:bCs/>
          </w:rPr>
          <w:t>models</w:t>
        </w:r>
      </w:ins>
      <w:ins w:id="229" w:author="Rohlfsen, Cory J" w:date="2025-08-29T22:34:00Z" w16du:dateUtc="2025-08-30T03:34:00Z">
        <w:r w:rsidR="00D31592">
          <w:rPr>
            <w:bCs/>
          </w:rPr>
          <w:t xml:space="preserve"> the</w:t>
        </w:r>
      </w:ins>
      <w:ins w:id="230" w:author="Rohlfsen, Cory J" w:date="2025-08-29T22:35:00Z" w16du:dateUtc="2025-08-30T03:35:00Z">
        <w:r w:rsidR="00D31592">
          <w:rPr>
            <w:bCs/>
          </w:rPr>
          <w:t>ir availability</w:t>
        </w:r>
      </w:ins>
      <w:ins w:id="231" w:author="Rohlfsen, Cory J" w:date="2025-08-29T22:39:00Z" w16du:dateUtc="2025-08-30T03:39:00Z">
        <w:r w:rsidR="002C3C52">
          <w:rPr>
            <w:bCs/>
          </w:rPr>
          <w:t xml:space="preserve"> bias</w:t>
        </w:r>
      </w:ins>
      <w:ins w:id="232" w:author="Rohlfsen, Cory J" w:date="2025-08-29T22:35:00Z" w16du:dateUtc="2025-08-30T03:35:00Z">
        <w:r w:rsidR="00D31592">
          <w:rPr>
            <w:bCs/>
          </w:rPr>
          <w:t>, recency</w:t>
        </w:r>
      </w:ins>
      <w:ins w:id="233" w:author="Rohlfsen, Cory J" w:date="2025-08-29T22:39:00Z" w16du:dateUtc="2025-08-30T03:39:00Z">
        <w:r w:rsidR="002C3C52">
          <w:rPr>
            <w:bCs/>
          </w:rPr>
          <w:t xml:space="preserve"> bias</w:t>
        </w:r>
      </w:ins>
      <w:ins w:id="234" w:author="Rohlfsen, Cory J" w:date="2025-08-29T22:35:00Z" w16du:dateUtc="2025-08-30T03:35:00Z">
        <w:r w:rsidR="00D31592">
          <w:rPr>
            <w:bCs/>
          </w:rPr>
          <w:t xml:space="preserve">, </w:t>
        </w:r>
      </w:ins>
      <w:ins w:id="235" w:author="Rohlfsen, Cory J" w:date="2025-08-29T22:39:00Z" w16du:dateUtc="2025-08-30T03:39:00Z">
        <w:r w:rsidR="002C3C52">
          <w:rPr>
            <w:bCs/>
          </w:rPr>
          <w:t>or</w:t>
        </w:r>
      </w:ins>
      <w:ins w:id="236" w:author="Rohlfsen, Cory J" w:date="2025-08-29T22:35:00Z" w16du:dateUtc="2025-08-30T03:35:00Z">
        <w:r w:rsidR="00D31592">
          <w:rPr>
            <w:bCs/>
          </w:rPr>
          <w:t xml:space="preserve"> anchoring bias only amplifies these diagnost</w:t>
        </w:r>
      </w:ins>
      <w:ins w:id="237" w:author="Rohlfsen, Cory J" w:date="2025-08-29T22:36:00Z" w16du:dateUtc="2025-08-30T03:36:00Z">
        <w:r w:rsidR="00D31592">
          <w:rPr>
            <w:bCs/>
          </w:rPr>
          <w:t>ic pitfall</w:t>
        </w:r>
      </w:ins>
      <w:ins w:id="238" w:author="Rohlfsen, Cory J" w:date="2025-08-29T22:37:00Z" w16du:dateUtc="2025-08-30T03:37:00Z">
        <w:r w:rsidR="00D31592">
          <w:rPr>
            <w:bCs/>
          </w:rPr>
          <w:t xml:space="preserve">s, </w:t>
        </w:r>
      </w:ins>
      <w:ins w:id="239" w:author="Rohlfsen, Cory J" w:date="2025-08-29T22:40:00Z" w16du:dateUtc="2025-08-30T03:40:00Z">
        <w:r w:rsidR="002C3C52">
          <w:rPr>
            <w:bCs/>
          </w:rPr>
          <w:t>further</w:t>
        </w:r>
      </w:ins>
      <w:ins w:id="240" w:author="Rohlfsen, Cory J" w:date="2025-08-29T22:37:00Z" w16du:dateUtc="2025-08-30T03:37:00Z">
        <w:r w:rsidR="00D31592">
          <w:rPr>
            <w:bCs/>
          </w:rPr>
          <w:t xml:space="preserve"> perpetuati</w:t>
        </w:r>
      </w:ins>
      <w:ins w:id="241" w:author="Rohlfsen, Cory J" w:date="2025-08-29T22:40:00Z" w16du:dateUtc="2025-08-30T03:40:00Z">
        <w:r w:rsidR="002C3C52">
          <w:rPr>
            <w:bCs/>
          </w:rPr>
          <w:t>ng</w:t>
        </w:r>
      </w:ins>
      <w:ins w:id="242" w:author="Rohlfsen, Cory J" w:date="2025-08-29T22:41:00Z" w16du:dateUtc="2025-08-30T03:41:00Z">
        <w:r w:rsidR="002C3C52">
          <w:rPr>
            <w:bCs/>
          </w:rPr>
          <w:t xml:space="preserve"> habits of </w:t>
        </w:r>
      </w:ins>
      <w:ins w:id="243" w:author="Rohlfsen, Cory J" w:date="2025-08-29T22:37:00Z" w16du:dateUtc="2025-08-30T03:37:00Z">
        <w:r w:rsidR="00D31592">
          <w:rPr>
            <w:bCs/>
          </w:rPr>
          <w:t>diagnostic inertia, rooted in false assumptions.</w:t>
        </w:r>
      </w:ins>
    </w:p>
    <w:p w14:paraId="14AE7ED5" w14:textId="77777777" w:rsidR="000D3B98" w:rsidRDefault="000D3B98" w:rsidP="00AE1451">
      <w:pPr>
        <w:rPr>
          <w:ins w:id="244" w:author="Rohlfsen, Cory J" w:date="2025-08-29T22:41:00Z" w16du:dateUtc="2025-08-30T03:41:00Z"/>
          <w:bCs/>
        </w:rPr>
      </w:pPr>
    </w:p>
    <w:p w14:paraId="2E1990A2" w14:textId="5C343C40" w:rsidR="002C3C52" w:rsidRDefault="002C3C52" w:rsidP="00AE1451">
      <w:pPr>
        <w:rPr>
          <w:ins w:id="245" w:author="Rohlfsen, Cory J" w:date="2025-08-29T22:44:00Z" w16du:dateUtc="2025-08-30T03:44:00Z"/>
          <w:bCs/>
        </w:rPr>
      </w:pPr>
      <w:ins w:id="246" w:author="Rohlfsen, Cory J" w:date="2025-08-29T22:41:00Z" w16du:dateUtc="2025-08-30T03:41:00Z">
        <w:r>
          <w:rPr>
            <w:bCs/>
          </w:rPr>
          <w:t xml:space="preserve">LLM-derived LRs </w:t>
        </w:r>
      </w:ins>
      <w:ins w:id="247" w:author="Rohlfsen, Cory J" w:date="2025-08-29T22:57:00Z" w16du:dateUtc="2025-08-30T03:57:00Z">
        <w:r w:rsidR="00430282">
          <w:rPr>
            <w:bCs/>
          </w:rPr>
          <w:t>c</w:t>
        </w:r>
      </w:ins>
      <w:ins w:id="248" w:author="Rohlfsen, Cory J" w:date="2025-08-29T23:16:00Z" w16du:dateUtc="2025-08-30T04:16:00Z">
        <w:r w:rsidR="00AF1C71">
          <w:rPr>
            <w:bCs/>
          </w:rPr>
          <w:t>an</w:t>
        </w:r>
      </w:ins>
      <w:ins w:id="249" w:author="Rohlfsen, Cory J" w:date="2025-08-29T22:57:00Z" w16du:dateUtc="2025-08-30T03:57:00Z">
        <w:r w:rsidR="00430282">
          <w:rPr>
            <w:bCs/>
          </w:rPr>
          <w:t xml:space="preserve"> </w:t>
        </w:r>
      </w:ins>
      <w:ins w:id="250" w:author="Rohlfsen, Cory J" w:date="2025-08-29T22:41:00Z" w16du:dateUtc="2025-08-30T03:41:00Z">
        <w:r>
          <w:rPr>
            <w:bCs/>
          </w:rPr>
          <w:t>transcend</w:t>
        </w:r>
      </w:ins>
      <w:ins w:id="251" w:author="Rohlfsen, Cory J" w:date="2025-08-29T22:56:00Z" w16du:dateUtc="2025-08-30T03:56:00Z">
        <w:r w:rsidR="00430282">
          <w:rPr>
            <w:bCs/>
          </w:rPr>
          <w:t xml:space="preserve"> the</w:t>
        </w:r>
      </w:ins>
      <w:ins w:id="252" w:author="Rohlfsen, Cory J" w:date="2025-08-29T22:57:00Z" w16du:dateUtc="2025-08-30T03:57:00Z">
        <w:r w:rsidR="00430282">
          <w:rPr>
            <w:bCs/>
          </w:rPr>
          <w:t>se limitations by</w:t>
        </w:r>
      </w:ins>
      <w:ins w:id="253" w:author="Rohlfsen, Cory J" w:date="2025-08-29T22:56:00Z" w16du:dateUtc="2025-08-30T03:56:00Z">
        <w:r w:rsidR="00430282">
          <w:rPr>
            <w:bCs/>
          </w:rPr>
          <w:t xml:space="preserve"> </w:t>
        </w:r>
      </w:ins>
      <w:ins w:id="254" w:author="Rohlfsen, Cory J" w:date="2025-08-29T22:43:00Z" w16du:dateUtc="2025-08-30T03:43:00Z">
        <w:r>
          <w:rPr>
            <w:bCs/>
          </w:rPr>
          <w:t>making the</w:t>
        </w:r>
      </w:ins>
      <w:ins w:id="255" w:author="Rohlfsen, Cory J" w:date="2025-08-29T22:45:00Z" w16du:dateUtc="2025-08-30T03:45:00Z">
        <w:r>
          <w:rPr>
            <w:bCs/>
          </w:rPr>
          <w:t xml:space="preserve"> </w:t>
        </w:r>
      </w:ins>
      <w:ins w:id="256" w:author="Rohlfsen, Cory J" w:date="2025-08-29T23:16:00Z" w16du:dateUtc="2025-08-30T04:16:00Z">
        <w:r w:rsidR="00AF1C71">
          <w:rPr>
            <w:bCs/>
          </w:rPr>
          <w:t>chain</w:t>
        </w:r>
      </w:ins>
      <w:ins w:id="257" w:author="Rohlfsen, Cory J" w:date="2025-08-29T22:45:00Z" w16du:dateUtc="2025-08-30T03:45:00Z">
        <w:r>
          <w:rPr>
            <w:bCs/>
          </w:rPr>
          <w:t xml:space="preserve"> of</w:t>
        </w:r>
      </w:ins>
      <w:ins w:id="258" w:author="Rohlfsen, Cory J" w:date="2025-08-29T22:43:00Z" w16du:dateUtc="2025-08-30T03:43:00Z">
        <w:r>
          <w:rPr>
            <w:bCs/>
          </w:rPr>
          <w:t xml:space="preserve"> probabilistic inference</w:t>
        </w:r>
      </w:ins>
      <w:ins w:id="259" w:author="Rohlfsen, Cory J" w:date="2025-08-29T23:16:00Z" w16du:dateUtc="2025-08-30T04:16:00Z">
        <w:r w:rsidR="00AF1C71">
          <w:rPr>
            <w:bCs/>
          </w:rPr>
          <w:t>s and belief updates</w:t>
        </w:r>
      </w:ins>
      <w:ins w:id="260" w:author="Rohlfsen, Cory J" w:date="2025-08-29T22:43:00Z" w16du:dateUtc="2025-08-30T03:43:00Z">
        <w:r>
          <w:rPr>
            <w:bCs/>
          </w:rPr>
          <w:t xml:space="preserve"> more accessi</w:t>
        </w:r>
      </w:ins>
      <w:ins w:id="261" w:author="Rohlfsen, Cory J" w:date="2025-08-29T22:44:00Z" w16du:dateUtc="2025-08-30T03:44:00Z">
        <w:r>
          <w:rPr>
            <w:bCs/>
          </w:rPr>
          <w:t>ble</w:t>
        </w:r>
      </w:ins>
      <w:ins w:id="262" w:author="Rohlfsen, Cory J" w:date="2025-08-29T22:57:00Z" w16du:dateUtc="2025-08-30T03:57:00Z">
        <w:r w:rsidR="00430282">
          <w:rPr>
            <w:bCs/>
          </w:rPr>
          <w:t xml:space="preserve"> to learners and </w:t>
        </w:r>
      </w:ins>
      <w:ins w:id="263" w:author="Rohlfsen, Cory J" w:date="2025-08-29T22:58:00Z" w16du:dateUtc="2025-08-30T03:58:00Z">
        <w:r w:rsidR="00430282">
          <w:rPr>
            <w:bCs/>
          </w:rPr>
          <w:t xml:space="preserve">unskilled </w:t>
        </w:r>
      </w:ins>
      <w:ins w:id="264" w:author="Rohlfsen, Cory J" w:date="2025-08-29T22:57:00Z" w16du:dateUtc="2025-08-30T03:57:00Z">
        <w:r w:rsidR="00430282">
          <w:rPr>
            <w:bCs/>
          </w:rPr>
          <w:t>faculty alike</w:t>
        </w:r>
      </w:ins>
      <w:ins w:id="265" w:author="Rohlfsen, Cory J" w:date="2025-08-29T22:44:00Z" w16du:dateUtc="2025-08-30T03:44:00Z">
        <w:r>
          <w:rPr>
            <w:bCs/>
          </w:rPr>
          <w:t xml:space="preserve">. </w:t>
        </w:r>
      </w:ins>
      <w:ins w:id="266" w:author="Rohlfsen, Cory J" w:date="2025-08-29T22:59:00Z" w16du:dateUtc="2025-08-30T03:59:00Z">
        <w:r w:rsidR="009A6324">
          <w:rPr>
            <w:bCs/>
          </w:rPr>
          <w:t xml:space="preserve">AI hybridization offloads the cognitive burden </w:t>
        </w:r>
      </w:ins>
      <w:ins w:id="267" w:author="Rohlfsen, Cory J" w:date="2025-08-29T23:02:00Z" w16du:dateUtc="2025-08-30T04:02:00Z">
        <w:r w:rsidR="009A6324">
          <w:rPr>
            <w:bCs/>
          </w:rPr>
          <w:t>associated with complex mathematical formulas</w:t>
        </w:r>
      </w:ins>
      <w:ins w:id="268" w:author="Rohlfsen, Cory J" w:date="2025-08-29T23:03:00Z" w16du:dateUtc="2025-08-30T04:03:00Z">
        <w:r w:rsidR="009A6324">
          <w:rPr>
            <w:bCs/>
          </w:rPr>
          <w:t>, allowing clinicians to more easily engage in structured Bayesian reasoning. Such a shift benefit</w:t>
        </w:r>
      </w:ins>
      <w:ins w:id="269" w:author="Rohlfsen, Cory J" w:date="2025-08-29T23:16:00Z" w16du:dateUtc="2025-08-30T04:16:00Z">
        <w:r w:rsidR="00AF1C71">
          <w:rPr>
            <w:bCs/>
          </w:rPr>
          <w:t>s</w:t>
        </w:r>
      </w:ins>
      <w:ins w:id="270" w:author="Rohlfsen, Cory J" w:date="2025-08-29T23:03:00Z" w16du:dateUtc="2025-08-30T04:03:00Z">
        <w:r w:rsidR="009A6324">
          <w:rPr>
            <w:bCs/>
          </w:rPr>
          <w:t xml:space="preserve"> clinicians across all stages of training</w:t>
        </w:r>
      </w:ins>
      <w:ins w:id="271" w:author="Rohlfsen, Cory J" w:date="2025-08-29T23:04:00Z" w16du:dateUtc="2025-08-30T04:04:00Z">
        <w:r w:rsidR="009A6324">
          <w:rPr>
            <w:bCs/>
          </w:rPr>
          <w:t xml:space="preserve">, from early learners developing foundational diagnostic skills to experienced practitioners refining their diagnostic accuracy and consistency. By lowering the point of entry </w:t>
        </w:r>
      </w:ins>
      <w:ins w:id="272" w:author="Rohlfsen, Cory J" w:date="2025-08-29T23:05:00Z" w16du:dateUtc="2025-08-30T04:05:00Z">
        <w:r w:rsidR="009A6324">
          <w:rPr>
            <w:bCs/>
          </w:rPr>
          <w:t xml:space="preserve">for </w:t>
        </w:r>
      </w:ins>
      <w:ins w:id="273" w:author="Rohlfsen, Cory J" w:date="2025-08-29T23:08:00Z" w16du:dateUtc="2025-08-30T04:08:00Z">
        <w:r w:rsidR="001E3381">
          <w:rPr>
            <w:bCs/>
          </w:rPr>
          <w:t xml:space="preserve">more routine application of </w:t>
        </w:r>
      </w:ins>
      <w:ins w:id="274" w:author="Rohlfsen, Cory J" w:date="2025-08-29T22:59:00Z" w16du:dateUtc="2025-08-30T03:59:00Z">
        <w:r w:rsidR="009A6324">
          <w:rPr>
            <w:bCs/>
          </w:rPr>
          <w:t xml:space="preserve">Bayes theorem, </w:t>
        </w:r>
      </w:ins>
      <w:ins w:id="275" w:author="Rohlfsen, Cory J" w:date="2025-08-29T23:08:00Z" w16du:dateUtc="2025-08-30T04:08:00Z">
        <w:r w:rsidR="001E3381">
          <w:rPr>
            <w:bCs/>
          </w:rPr>
          <w:t xml:space="preserve">LLM-derived LRs can democratize the </w:t>
        </w:r>
      </w:ins>
      <w:ins w:id="276" w:author="Rohlfsen, Cory J" w:date="2025-08-29T22:58:00Z" w16du:dateUtc="2025-08-30T03:58:00Z">
        <w:r w:rsidR="009A6324">
          <w:rPr>
            <w:bCs/>
          </w:rPr>
          <w:t xml:space="preserve">upskilling </w:t>
        </w:r>
      </w:ins>
      <w:ins w:id="277" w:author="Rohlfsen, Cory J" w:date="2025-08-29T23:17:00Z" w16du:dateUtc="2025-08-30T04:17:00Z">
        <w:r w:rsidR="00AF1C71">
          <w:rPr>
            <w:bCs/>
          </w:rPr>
          <w:t xml:space="preserve">of </w:t>
        </w:r>
      </w:ins>
      <w:ins w:id="278" w:author="Rohlfsen, Cory J" w:date="2025-08-29T23:09:00Z" w16du:dateUtc="2025-08-30T04:09:00Z">
        <w:r w:rsidR="001E3381">
          <w:rPr>
            <w:bCs/>
          </w:rPr>
          <w:t xml:space="preserve">probabilistic inference amongst </w:t>
        </w:r>
      </w:ins>
      <w:ins w:id="279" w:author="Rohlfsen, Cory J" w:date="2025-08-29T22:58:00Z" w16du:dateUtc="2025-08-30T03:58:00Z">
        <w:r w:rsidR="009A6324">
          <w:rPr>
            <w:bCs/>
          </w:rPr>
          <w:t>clinicians across the board</w:t>
        </w:r>
      </w:ins>
      <w:ins w:id="280" w:author="Rohlfsen, Cory J" w:date="2025-08-29T23:09:00Z" w16du:dateUtc="2025-08-30T04:09:00Z">
        <w:r w:rsidR="001E3381">
          <w:rPr>
            <w:bCs/>
          </w:rPr>
          <w:t xml:space="preserve">. </w:t>
        </w:r>
      </w:ins>
      <w:ins w:id="281" w:author="Rohlfsen, Cory J" w:date="2025-08-29T23:18:00Z" w16du:dateUtc="2025-08-30T04:18:00Z">
        <w:r w:rsidR="00AF1C71">
          <w:rPr>
            <w:bCs/>
          </w:rPr>
          <w:t>Ultimately, w</w:t>
        </w:r>
      </w:ins>
      <w:ins w:id="282" w:author="Rohlfsen, Cory J" w:date="2025-08-29T23:17:00Z" w16du:dateUtc="2025-08-30T04:17:00Z">
        <w:r w:rsidR="00AF1C71">
          <w:rPr>
            <w:bCs/>
          </w:rPr>
          <w:t>hen the</w:t>
        </w:r>
      </w:ins>
      <w:ins w:id="283" w:author="Rohlfsen, Cory J" w:date="2025-08-29T23:09:00Z" w16du:dateUtc="2025-08-30T04:09:00Z">
        <w:r w:rsidR="001E3381">
          <w:rPr>
            <w:bCs/>
          </w:rPr>
          <w:t xml:space="preserve"> cognitive apprenticeship</w:t>
        </w:r>
      </w:ins>
      <w:ins w:id="284" w:author="Rohlfsen, Cory J" w:date="2025-08-29T23:18:00Z" w16du:dateUtc="2025-08-30T04:18:00Z">
        <w:r w:rsidR="00AF1C71">
          <w:rPr>
            <w:bCs/>
          </w:rPr>
          <w:t xml:space="preserve"> is</w:t>
        </w:r>
      </w:ins>
      <w:ins w:id="285" w:author="Rohlfsen, Cory J" w:date="2025-08-29T23:09:00Z" w16du:dateUtc="2025-08-30T04:09:00Z">
        <w:r w:rsidR="001E3381">
          <w:rPr>
            <w:bCs/>
          </w:rPr>
          <w:t xml:space="preserve"> strengthened</w:t>
        </w:r>
      </w:ins>
      <w:ins w:id="286" w:author="Rohlfsen, Cory J" w:date="2025-08-29T23:17:00Z" w16du:dateUtc="2025-08-30T04:17:00Z">
        <w:r w:rsidR="00AF1C71">
          <w:rPr>
            <w:bCs/>
          </w:rPr>
          <w:t xml:space="preserve">, </w:t>
        </w:r>
      </w:ins>
      <w:ins w:id="287" w:author="Rohlfsen, Cory J" w:date="2025-08-29T22:58:00Z" w16du:dateUtc="2025-08-30T03:58:00Z">
        <w:r w:rsidR="009A6324">
          <w:rPr>
            <w:bCs/>
          </w:rPr>
          <w:t xml:space="preserve">both </w:t>
        </w:r>
      </w:ins>
      <w:ins w:id="288" w:author="Rohlfsen, Cory J" w:date="2025-08-29T23:00:00Z" w16du:dateUtc="2025-08-30T04:00:00Z">
        <w:r w:rsidR="009A6324">
          <w:rPr>
            <w:bCs/>
          </w:rPr>
          <w:t xml:space="preserve">trainees and </w:t>
        </w:r>
      </w:ins>
      <w:ins w:id="289" w:author="Rohlfsen, Cory J" w:date="2025-08-29T22:58:00Z" w16du:dateUtc="2025-08-30T03:58:00Z">
        <w:r w:rsidR="009A6324">
          <w:rPr>
            <w:bCs/>
          </w:rPr>
          <w:t xml:space="preserve">patients </w:t>
        </w:r>
      </w:ins>
      <w:ins w:id="290" w:author="Rohlfsen, Cory J" w:date="2025-08-29T22:59:00Z" w16du:dateUtc="2025-08-30T03:59:00Z">
        <w:r w:rsidR="009A6324">
          <w:rPr>
            <w:bCs/>
          </w:rPr>
          <w:t xml:space="preserve">benefit. </w:t>
        </w:r>
      </w:ins>
    </w:p>
    <w:p w14:paraId="5EDFB04F" w14:textId="77777777" w:rsidR="002C3C52" w:rsidRDefault="002C3C52" w:rsidP="00AE1451">
      <w:pPr>
        <w:rPr>
          <w:ins w:id="291" w:author="Rohlfsen, Cory J" w:date="2025-08-29T22:03:00Z" w16du:dateUtc="2025-08-30T03:03:00Z"/>
          <w:bCs/>
        </w:rPr>
      </w:pPr>
    </w:p>
    <w:p w14:paraId="7C3201B8" w14:textId="624CFDAD" w:rsidR="00AE1451" w:rsidRPr="00054773" w:rsidDel="002C3C52" w:rsidRDefault="00C61E8A" w:rsidP="00AE1451">
      <w:pPr>
        <w:rPr>
          <w:del w:id="292" w:author="Rohlfsen, Cory J" w:date="2025-08-29T22:47:00Z" w16du:dateUtc="2025-08-30T03:47:00Z"/>
          <w:bCs/>
        </w:rPr>
      </w:pPr>
      <w:del w:id="293" w:author="Rohlfsen, Cory J" w:date="2025-08-29T22:47:00Z" w16du:dateUtc="2025-08-30T03:47:00Z">
        <w:r w:rsidDel="002C3C52">
          <w:rPr>
            <w:bCs/>
          </w:rPr>
          <w:delText xml:space="preserve">However, the width of the limits of agreement, particularly if near-certainty (ie. a high LoA) is required, suggest they must be thoughtfully integrated into systems with human oversight, rather than trusted outright. </w:delText>
        </w:r>
      </w:del>
    </w:p>
    <w:p w14:paraId="2578E0C3" w14:textId="77777777" w:rsidR="00AE1451" w:rsidRPr="00054773" w:rsidDel="00737981" w:rsidRDefault="00AE1451" w:rsidP="00AE1451">
      <w:pPr>
        <w:rPr>
          <w:del w:id="294" w:author="Rohlfsen, Cory J" w:date="2025-08-29T22:21:00Z" w16du:dateUtc="2025-08-30T03:21:00Z"/>
          <w:bCs/>
        </w:rPr>
      </w:pPr>
    </w:p>
    <w:p w14:paraId="2953687E" w14:textId="7CFD68CC" w:rsidR="00AE1451" w:rsidDel="002C3C52" w:rsidRDefault="00AE1451" w:rsidP="00AE1451">
      <w:pPr>
        <w:rPr>
          <w:del w:id="295" w:author="Rohlfsen, Cory J" w:date="2025-08-29T22:47:00Z" w16du:dateUtc="2025-08-30T03:47:00Z"/>
          <w:bCs/>
        </w:rPr>
      </w:pPr>
      <w:del w:id="296" w:author="Rohlfsen, Cory J" w:date="2025-08-29T22:47:00Z" w16du:dateUtc="2025-08-30T03:47:00Z">
        <w:r w:rsidRPr="00054773" w:rsidDel="002C3C52">
          <w:rPr>
            <w:bCs/>
          </w:rPr>
          <w:delText xml:space="preserve">Traditionally, medical decision-making has heavily depended on gestalt intuition, a holistic and heuristic approach to estimating disease probability based on clinicians’ prior experiences and assumptions. Although intuitive reasoning remains vital in clinical practice, it is inherently susceptible to a variety of cognitive biases such as availability bias, </w:delText>
        </w:r>
      </w:del>
      <w:del w:id="297" w:author="Rohlfsen, Cory J" w:date="2025-08-29T22:07:00Z" w16du:dateUtc="2025-08-30T03:07:00Z">
        <w:r w:rsidRPr="00054773" w:rsidDel="00D905E5">
          <w:rPr>
            <w:bCs/>
          </w:rPr>
          <w:delText>anchor</w:delText>
        </w:r>
      </w:del>
      <w:del w:id="298" w:author="Rohlfsen, Cory J" w:date="2025-08-29T22:08:00Z" w16du:dateUtc="2025-08-30T03:08:00Z">
        <w:r w:rsidRPr="00054773" w:rsidDel="00D905E5">
          <w:rPr>
            <w:bCs/>
          </w:rPr>
          <w:delText>ing,</w:delText>
        </w:r>
      </w:del>
      <w:del w:id="299" w:author="Rohlfsen, Cory J" w:date="2025-08-29T22:47:00Z" w16du:dateUtc="2025-08-30T03:47:00Z">
        <w:r w:rsidRPr="00054773" w:rsidDel="002C3C52">
          <w:rPr>
            <w:bCs/>
          </w:rPr>
          <w:delText xml:space="preserve"> and premature closure, ultimately affecting diagnostic accuracy and patient outcomes. The adoption of explicit </w:delText>
        </w:r>
      </w:del>
      <w:del w:id="300" w:author="Rohlfsen, Cory J" w:date="2025-08-29T22:06:00Z" w16du:dateUtc="2025-08-30T03:06:00Z">
        <w:r w:rsidRPr="00054773" w:rsidDel="000D3B98">
          <w:rPr>
            <w:bCs/>
          </w:rPr>
          <w:delText>likelihood ratio</w:delText>
        </w:r>
      </w:del>
      <w:del w:id="301" w:author="Rohlfsen, Cory J" w:date="2025-08-29T22:47:00Z" w16du:dateUtc="2025-08-30T03:47:00Z">
        <w:r w:rsidRPr="00054773" w:rsidDel="002C3C52">
          <w:rPr>
            <w:bCs/>
          </w:rPr>
          <w:delText xml:space="preserve"> frameworks and Bayesian reasoning in clinical practice remains limited primarily due to the</w:delText>
        </w:r>
        <w:r w:rsidR="00C61E8A" w:rsidDel="002C3C52">
          <w:rPr>
            <w:bCs/>
          </w:rPr>
          <w:delText xml:space="preserve"> limited availability of quality diagnostic test accuracy data and the</w:delText>
        </w:r>
        <w:r w:rsidRPr="00054773" w:rsidDel="002C3C52">
          <w:rPr>
            <w:bCs/>
          </w:rPr>
          <w:delText xml:space="preserve"> cognitive load</w:delText>
        </w:r>
        <w:r w:rsidR="00C61E8A" w:rsidDel="002C3C52">
          <w:rPr>
            <w:bCs/>
          </w:rPr>
          <w:delText xml:space="preserve"> associated with using Bayes theorem</w:delText>
        </w:r>
        <w:r w:rsidRPr="00054773" w:rsidDel="002C3C52">
          <w:rPr>
            <w:bCs/>
          </w:rPr>
          <w:delText>.</w:delText>
        </w:r>
      </w:del>
    </w:p>
    <w:p w14:paraId="7FDC6078" w14:textId="77777777" w:rsidR="00AE1451" w:rsidRPr="00054773" w:rsidRDefault="00AE1451" w:rsidP="00AE1451">
      <w:pPr>
        <w:rPr>
          <w:bCs/>
        </w:rPr>
      </w:pPr>
    </w:p>
    <w:p w14:paraId="446DCC5C" w14:textId="6FA72C58" w:rsidR="00AE1451" w:rsidRPr="00054773" w:rsidDel="001E3381" w:rsidRDefault="00AE1451" w:rsidP="00AE1451">
      <w:pPr>
        <w:rPr>
          <w:del w:id="302" w:author="Rohlfsen, Cory J" w:date="2025-08-29T23:10:00Z" w16du:dateUtc="2025-08-30T04:10:00Z"/>
          <w:bCs/>
        </w:rPr>
      </w:pPr>
      <w:del w:id="303" w:author="Rohlfsen, Cory J" w:date="2025-08-29T23:10:00Z" w16du:dateUtc="2025-08-30T04:10:00Z">
        <w:r w:rsidRPr="00054773" w:rsidDel="001E3381">
          <w:rPr>
            <w:bCs/>
          </w:rPr>
          <w:delText xml:space="preserve">By </w:delText>
        </w:r>
      </w:del>
      <w:del w:id="304" w:author="Rohlfsen, Cory J" w:date="2025-08-29T22:47:00Z" w16du:dateUtc="2025-08-30T03:47:00Z">
        <w:r w:rsidRPr="00054773" w:rsidDel="002C3C52">
          <w:rPr>
            <w:bCs/>
          </w:rPr>
          <w:delText xml:space="preserve">contrast, </w:delText>
        </w:r>
      </w:del>
      <w:del w:id="305" w:author="Rohlfsen, Cory J" w:date="2025-08-29T23:10:00Z" w16du:dateUtc="2025-08-30T04:10:00Z">
        <w:r w:rsidRPr="00054773" w:rsidDel="001E3381">
          <w:rPr>
            <w:bCs/>
          </w:rPr>
          <w:delText>integrating generative AI into clinical reasoning can transform diagnostic decision-making into a more explicit, reproducible, and rigorous practice. Leveraging LLM-generated likelihood ratios could offload cognitive burdens associated with complex probabilistic calculations, allowing clinicians to more easily engage in structured Bayesian reasoning</w:delText>
        </w:r>
        <w:commentRangeStart w:id="306"/>
        <w:r w:rsidRPr="00054773" w:rsidDel="001E3381">
          <w:rPr>
            <w:bCs/>
          </w:rPr>
          <w:delText>. Such a shift could particularly benefit clinicians across all training stages</w:delText>
        </w:r>
        <w:r w:rsidDel="001E3381">
          <w:rPr>
            <w:bCs/>
          </w:rPr>
          <w:delText xml:space="preserve">, </w:delText>
        </w:r>
        <w:r w:rsidRPr="00054773" w:rsidDel="001E3381">
          <w:rPr>
            <w:bCs/>
          </w:rPr>
          <w:delText xml:space="preserve">from early learners </w:delText>
        </w:r>
        <w:commentRangeEnd w:id="306"/>
        <w:r w:rsidR="006A3610" w:rsidDel="001E3381">
          <w:rPr>
            <w:rStyle w:val="CommentReference"/>
          </w:rPr>
          <w:commentReference w:id="306"/>
        </w:r>
        <w:r w:rsidRPr="00054773" w:rsidDel="001E3381">
          <w:rPr>
            <w:bCs/>
          </w:rPr>
          <w:delText>developing foundational diagnostic skills to experienced practitioners refining their diagnostic accuracy and consistency.</w:delText>
        </w:r>
      </w:del>
    </w:p>
    <w:p w14:paraId="4345CD7F" w14:textId="77777777" w:rsidR="00AE1451" w:rsidRPr="00054773" w:rsidRDefault="00AE1451" w:rsidP="00AE1451">
      <w:pPr>
        <w:rPr>
          <w:bCs/>
        </w:rPr>
      </w:pPr>
    </w:p>
    <w:p w14:paraId="67E96670" w14:textId="355BF7A6" w:rsidR="00AE1451" w:rsidRDefault="00AE1451" w:rsidP="00AE1451">
      <w:pPr>
        <w:rPr>
          <w:bCs/>
        </w:rPr>
      </w:pPr>
      <w:commentRangeStart w:id="307"/>
      <w:r w:rsidRPr="00054773">
        <w:rPr>
          <w:bCs/>
        </w:rPr>
        <w:t>Moreover</w:t>
      </w:r>
      <w:commentRangeEnd w:id="307"/>
      <w:r w:rsidR="004B2302">
        <w:rPr>
          <w:rStyle w:val="CommentReference"/>
        </w:rPr>
        <w:commentReference w:id="307"/>
      </w:r>
      <w:r w:rsidRPr="00054773">
        <w:rPr>
          <w:bCs/>
        </w:rPr>
        <w:t xml:space="preserve">, coupling generative AI capabilities with databases such as the Number Needed to Treat (NNT) database could create a "living" repository </w:t>
      </w:r>
      <w:proofErr w:type="spellStart"/>
      <w:r w:rsidRPr="00054773">
        <w:rPr>
          <w:bCs/>
        </w:rPr>
        <w:t>of</w:t>
      </w:r>
      <w:del w:id="308" w:author="Rohlfsen, Cory J" w:date="2025-08-29T23:19:00Z" w16du:dateUtc="2025-08-30T04:19:00Z">
        <w:r w:rsidRPr="00054773" w:rsidDel="00356582">
          <w:rPr>
            <w:bCs/>
          </w:rPr>
          <w:delText xml:space="preserve"> likelihood ratios</w:delText>
        </w:r>
      </w:del>
      <w:ins w:id="309" w:author="Rohlfsen, Cory J" w:date="2025-08-29T23:19:00Z" w16du:dateUtc="2025-08-30T04:19:00Z">
        <w:r w:rsidR="00356582">
          <w:rPr>
            <w:bCs/>
          </w:rPr>
          <w:t>LRs</w:t>
        </w:r>
      </w:ins>
      <w:proofErr w:type="spellEnd"/>
      <w:r>
        <w:rPr>
          <w:bCs/>
        </w:rPr>
        <w:t xml:space="preserve">, </w:t>
      </w:r>
      <w:r w:rsidRPr="00054773">
        <w:rPr>
          <w:bCs/>
        </w:rPr>
        <w:t xml:space="preserve">a dynamic, continuously updated resource that responds to evolving clinical evidence and real-time clinician feedback. This approach not only facilitates immediate clinical reasoning improvements but also supports long-term skill development in probabilistic reasoning through deliberate, repeated practice and exposure. Just as musicians progressively internalize and master complex scales through systematic practice, clinicians could similarly internalize </w:t>
      </w:r>
      <w:ins w:id="310" w:author="Rohlfsen, Cory J" w:date="2025-08-29T23:11:00Z" w16du:dateUtc="2025-08-30T04:11:00Z">
        <w:r w:rsidR="001E3381">
          <w:rPr>
            <w:bCs/>
          </w:rPr>
          <w:t xml:space="preserve">a </w:t>
        </w:r>
      </w:ins>
      <w:r w:rsidRPr="00054773">
        <w:rPr>
          <w:bCs/>
        </w:rPr>
        <w:t>robust</w:t>
      </w:r>
      <w:ins w:id="311" w:author="Rohlfsen, Cory J" w:date="2025-08-29T23:11:00Z" w16du:dateUtc="2025-08-30T04:11:00Z">
        <w:r w:rsidR="001E3381">
          <w:rPr>
            <w:bCs/>
          </w:rPr>
          <w:t>, hybridized approach to</w:t>
        </w:r>
      </w:ins>
      <w:r w:rsidRPr="00054773">
        <w:rPr>
          <w:bCs/>
        </w:rPr>
        <w:t xml:space="preserve"> Bayesian inference </w:t>
      </w:r>
      <w:del w:id="312" w:author="Rohlfsen, Cory J" w:date="2025-08-29T23:11:00Z" w16du:dateUtc="2025-08-30T04:11:00Z">
        <w:r w:rsidRPr="00054773" w:rsidDel="001E3381">
          <w:rPr>
            <w:bCs/>
          </w:rPr>
          <w:delText>skills</w:delText>
        </w:r>
      </w:del>
      <w:r w:rsidRPr="00054773">
        <w:rPr>
          <w:bCs/>
        </w:rPr>
        <w:t xml:space="preserve"> through iterative use of AI-supported diagnostic tools.</w:t>
      </w:r>
      <w:ins w:id="313" w:author="Rohlfsen, Cory J" w:date="2025-08-29T23:35:00Z" w16du:dateUtc="2025-08-30T04:35:00Z">
        <w:r w:rsidR="008C0D59">
          <w:rPr>
            <w:bCs/>
          </w:rPr>
          <w:t xml:space="preserve"> </w:t>
        </w:r>
        <w:commentRangeStart w:id="314"/>
        <w:r w:rsidR="008C0D59">
          <w:rPr>
            <w:bCs/>
          </w:rPr>
          <w:t>Put simply, LLM-generated LRs provide a path towards AI-enhanced adaptiv</w:t>
        </w:r>
      </w:ins>
      <w:ins w:id="315" w:author="Rohlfsen, Cory J" w:date="2025-08-29T23:36:00Z" w16du:dateUtc="2025-08-30T04:36:00Z">
        <w:r w:rsidR="008C0D59">
          <w:rPr>
            <w:bCs/>
          </w:rPr>
          <w:t>e practice.</w:t>
        </w:r>
      </w:ins>
      <w:commentRangeEnd w:id="314"/>
      <w:ins w:id="316" w:author="Rohlfsen, Cory J" w:date="2025-08-29T23:38:00Z" w16du:dateUtc="2025-08-30T04:38:00Z">
        <w:r w:rsidR="004F3215">
          <w:rPr>
            <w:rStyle w:val="CommentReference"/>
          </w:rPr>
          <w:commentReference w:id="314"/>
        </w:r>
      </w:ins>
      <w:r w:rsidR="004C5DE3">
        <w:rPr>
          <w:bCs/>
        </w:rPr>
        <w:fldChar w:fldCharType="begin"/>
      </w:r>
      <w:r w:rsidR="002C36AA">
        <w:rPr>
          <w:bCs/>
        </w:rPr>
        <w:instrText xml:space="preserve"> ADDIN ZOTERO_ITEM CSL_CITATION {"citationID":"p8oAIJc5","properties":{"formattedCitation":"\\super 26\\nosupersub{}","plainCitation":"26","noteIndex":0},"citationItems":[{"id":7547,"uris":["http://zotero.org/groups/6032284/items/D9294MTC"],"itemData":{"id":7547,"type":"article-journal","abstract":"Many learners are more facile with the use of large language models in medicine than their supervisors are. The authors provide an approach to clinical supervision that can mitigate the perils and amplify the promise of AI.","container-title":"New England Journal of Medicine","DOI":"10.1056/NEJMra2503232","ISSN":"0028-4793","issue":"8","note":"publisher: Massachusetts Medical Society\n_eprint: https://www.nejm.org/doi/pdf/10.1056/NEJMra2503232\nPMID: 40834302","page":"786-797","source":"Taylor and Francis+NEJM","title":"Educational Strategies for Clinical Supervision of Artificial Intelligence Use","volume":"393","author":[{"family":"Abdulnour","given":"Raja-Elie E."},{"family":"Gin","given":"Brian"},{"family":"Boscardin","given":"Christy K."}],"issued":{"date-parts":[["2025",8,20]]}}}],"schema":"https://github.com/citation-style-language/schema/raw/master/csl-citation.json"} </w:instrText>
      </w:r>
      <w:r w:rsidR="004C5DE3">
        <w:rPr>
          <w:bCs/>
        </w:rPr>
        <w:fldChar w:fldCharType="separate"/>
      </w:r>
      <w:r w:rsidR="002C36AA" w:rsidRPr="002C36AA">
        <w:rPr>
          <w:rFonts w:eastAsiaTheme="minorHAnsi"/>
          <w:vertAlign w:val="superscript"/>
          <w14:ligatures w14:val="standardContextual"/>
        </w:rPr>
        <w:t>26</w:t>
      </w:r>
      <w:r w:rsidR="004C5DE3">
        <w:rPr>
          <w:bCs/>
        </w:rPr>
        <w:fldChar w:fldCharType="end"/>
      </w:r>
    </w:p>
    <w:p w14:paraId="000BC6B6" w14:textId="77777777" w:rsidR="00AE1451" w:rsidRDefault="00AE1451" w:rsidP="00AE1451">
      <w:pPr>
        <w:rPr>
          <w:bCs/>
        </w:rPr>
      </w:pPr>
    </w:p>
    <w:p w14:paraId="461B0D84" w14:textId="425CA7F4" w:rsidR="006A3610" w:rsidRDefault="00AE1451" w:rsidP="006A3610">
      <w:pPr>
        <w:rPr>
          <w:ins w:id="317" w:author="Rohlfsen, Cory J" w:date="2025-08-29T22:07:00Z" w16du:dateUtc="2025-08-30T03:07:00Z"/>
          <w:bCs/>
        </w:rPr>
      </w:pPr>
      <w:r w:rsidRPr="00054773">
        <w:rPr>
          <w:bCs/>
        </w:rPr>
        <w:t xml:space="preserve">Nevertheless, it remains crucial to acknowledge several limitations. First, </w:t>
      </w:r>
      <w:r w:rsidR="006A3610">
        <w:rPr>
          <w:bCs/>
        </w:rPr>
        <w:t xml:space="preserve">reference standard likelihood ratios </w:t>
      </w:r>
      <w:r w:rsidR="00B65EFC">
        <w:rPr>
          <w:bCs/>
        </w:rPr>
        <w:t>must</w:t>
      </w:r>
      <w:r w:rsidR="006A3610">
        <w:rPr>
          <w:bCs/>
        </w:rPr>
        <w:t xml:space="preserve"> be taken from the </w:t>
      </w:r>
      <w:proofErr w:type="gramStart"/>
      <w:r w:rsidR="006A3610">
        <w:rPr>
          <w:bCs/>
        </w:rPr>
        <w:t>literature, and</w:t>
      </w:r>
      <w:proofErr w:type="gramEnd"/>
      <w:r w:rsidR="006A3610">
        <w:rPr>
          <w:bCs/>
        </w:rPr>
        <w:t xml:space="preserve"> therefore could potentially be included in the training data. </w:t>
      </w:r>
      <w:r w:rsidR="006A3610" w:rsidRPr="006A3610">
        <w:rPr>
          <w:bCs/>
        </w:rPr>
        <w:t>Though LLMs generally do a poor job memorizing information</w:t>
      </w:r>
      <w:r w:rsidR="00B65EFC">
        <w:rPr>
          <w:bCs/>
        </w:rPr>
        <w:fldChar w:fldCharType="begin"/>
      </w:r>
      <w:r w:rsidR="002C36AA">
        <w:rPr>
          <w:bCs/>
        </w:rPr>
        <w:instrText xml:space="preserve"> ADDIN ZOTERO_ITEM CSL_CITATION {"citationID":"hbQmeWDP","properties":{"formattedCitation":"\\super 27\\nosupersub{}","plainCitation":"27","noteIndex":0},"citationItems":[{"id":7510,"uris":["http://zotero.org/groups/6032284/items/P6IXB7IC"],"itemData":{"id":7510,"type":"article","abstract":"We propose a new method for estimating how much a model knows about a datapoint and use it to measure the capacity of modern language models. Prior studies of language model memorization have struggled to disentangle memorization from generalization. We formally separate memorization into two components: unintended memorization, the information a model contains about a specific dataset, and generalization, the information a model contains about the true data-generation process. When we completely eliminate generalization, we can compute the total memorization, which provides an estimate of model capacity: our measurements estimate that GPT-style models have a capacity of approximately 3.6 bits per parameter. We train language models on datasets of increasing size and observe that models memorize until their capacity fills, at which point \"grokking\" begins, and unintended memorization decreases as models begin to generalize. We train hundreds of transformer language models ranging from $500K$ to $1.5B$ parameters and produce a series of scaling laws relating model capacity and data size to membership inference.","DOI":"10.48550/arXiv.2505.24832","note":"arXiv:2505.24832 [cs]","number":"arXiv:2505.24832","publisher":"arXiv","source":"arXiv.org","title":"How much do language models memorize?","URL":"http://arxiv.org/abs/2505.24832","author":[{"family":"Morris","given":"John X."},{"family":"Sitawarin","given":"Chawin"},{"family":"Guo","given":"Chuan"},{"family":"Kokhlikyan","given":"Narine"},{"family":"Suh","given":"G. Edward"},{"family":"Rush","given":"Alexander M."},{"family":"Chaudhuri","given":"Kamalika"},{"family":"Mahloujifar","given":"Saeed"}],"accessed":{"date-parts":[["2025",6,19]]},"issued":{"date-parts":[["2025",6,18]]}}}],"schema":"https://github.com/citation-style-language/schema/raw/master/csl-citation.json"} </w:instrText>
      </w:r>
      <w:r w:rsidR="00B65EFC">
        <w:rPr>
          <w:bCs/>
        </w:rPr>
        <w:fldChar w:fldCharType="separate"/>
      </w:r>
      <w:r w:rsidR="002C36AA" w:rsidRPr="002C36AA">
        <w:rPr>
          <w:rFonts w:eastAsiaTheme="minorHAnsi"/>
          <w:vertAlign w:val="superscript"/>
          <w14:ligatures w14:val="standardContextual"/>
        </w:rPr>
        <w:t>27</w:t>
      </w:r>
      <w:r w:rsidR="00B65EFC">
        <w:rPr>
          <w:bCs/>
        </w:rPr>
        <w:fldChar w:fldCharType="end"/>
      </w:r>
      <w:r w:rsidR="006A3610" w:rsidRPr="006A3610">
        <w:rPr>
          <w:bCs/>
        </w:rPr>
        <w:t xml:space="preserve">, this may lead to </w:t>
      </w:r>
      <w:proofErr w:type="spellStart"/>
      <w:r w:rsidR="006A3610" w:rsidRPr="006A3610">
        <w:rPr>
          <w:bCs/>
        </w:rPr>
        <w:t>LR</w:t>
      </w:r>
      <w:r w:rsidR="006A3610" w:rsidRPr="006A3610">
        <w:rPr>
          <w:bCs/>
          <w:vertAlign w:val="subscript"/>
        </w:rPr>
        <w:t>estimated</w:t>
      </w:r>
      <w:proofErr w:type="spellEnd"/>
      <w:r w:rsidR="006A3610" w:rsidRPr="006A3610">
        <w:rPr>
          <w:bCs/>
        </w:rPr>
        <w:t xml:space="preserve"> being closer to empirical estimates </w:t>
      </w:r>
      <w:r w:rsidR="006A3610">
        <w:rPr>
          <w:bCs/>
        </w:rPr>
        <w:t>(</w:t>
      </w:r>
      <w:proofErr w:type="spellStart"/>
      <w:r w:rsidR="006A3610">
        <w:rPr>
          <w:bCs/>
        </w:rPr>
        <w:t>LR</w:t>
      </w:r>
      <w:r w:rsidR="006A3610" w:rsidRPr="006A3610">
        <w:rPr>
          <w:bCs/>
          <w:vertAlign w:val="subscript"/>
        </w:rPr>
        <w:t>reported</w:t>
      </w:r>
      <w:proofErr w:type="spellEnd"/>
      <w:r w:rsidR="006A3610">
        <w:rPr>
          <w:bCs/>
        </w:rPr>
        <w:t xml:space="preserve">) </w:t>
      </w:r>
      <w:r w:rsidR="006A3610" w:rsidRPr="006A3610">
        <w:rPr>
          <w:bCs/>
        </w:rPr>
        <w:t>than</w:t>
      </w:r>
      <w:r w:rsidR="006A3610">
        <w:rPr>
          <w:bCs/>
        </w:rPr>
        <w:t xml:space="preserve"> if</w:t>
      </w:r>
      <w:r w:rsidR="006A3610" w:rsidRPr="006A3610">
        <w:rPr>
          <w:bCs/>
        </w:rPr>
        <w:t xml:space="preserve"> the LLM </w:t>
      </w:r>
      <w:r w:rsidR="006A3610">
        <w:rPr>
          <w:bCs/>
        </w:rPr>
        <w:t>were estimating a hypothetical, unquantified LR. The gradient</w:t>
      </w:r>
      <w:r w:rsidR="00B65EFC">
        <w:rPr>
          <w:bCs/>
        </w:rPr>
        <w:t xml:space="preserve"> of improved performance</w:t>
      </w:r>
      <w:r w:rsidR="006A3610">
        <w:rPr>
          <w:bCs/>
        </w:rPr>
        <w:t xml:space="preserve"> with increasing model complexity (</w:t>
      </w:r>
      <w:r w:rsidR="00B65EFC">
        <w:rPr>
          <w:bCs/>
        </w:rPr>
        <w:t>GPT-</w:t>
      </w:r>
      <w:r w:rsidR="006A3610">
        <w:rPr>
          <w:bCs/>
        </w:rPr>
        <w:t xml:space="preserve">4o &lt; </w:t>
      </w:r>
      <w:r w:rsidR="00B65EFC">
        <w:rPr>
          <w:bCs/>
        </w:rPr>
        <w:t>o3 &lt; GPT-5</w:t>
      </w:r>
      <w:r w:rsidR="006A3610">
        <w:rPr>
          <w:bCs/>
        </w:rPr>
        <w:t>)</w:t>
      </w:r>
      <w:r w:rsidR="00B65EFC">
        <w:rPr>
          <w:bCs/>
        </w:rPr>
        <w:t xml:space="preserve"> further</w:t>
      </w:r>
      <w:r w:rsidR="006A3610">
        <w:rPr>
          <w:bCs/>
        </w:rPr>
        <w:t xml:space="preserve"> argues against simple memorization of </w:t>
      </w:r>
      <w:r w:rsidR="00B65EFC">
        <w:rPr>
          <w:bCs/>
        </w:rPr>
        <w:t xml:space="preserve">LRs in our work. </w:t>
      </w:r>
    </w:p>
    <w:p w14:paraId="2CAECCD3" w14:textId="77777777" w:rsidR="000D3B98" w:rsidRPr="006A3610" w:rsidRDefault="000D3B98" w:rsidP="006A3610">
      <w:pPr>
        <w:rPr>
          <w:bCs/>
        </w:rPr>
      </w:pPr>
    </w:p>
    <w:p w14:paraId="5ED2D66F" w14:textId="6D48DA12" w:rsidR="00AE1451" w:rsidRPr="00054773" w:rsidRDefault="00AE1451" w:rsidP="00AE1451">
      <w:pPr>
        <w:rPr>
          <w:bCs/>
        </w:rPr>
      </w:pPr>
      <w:r w:rsidRPr="00054773">
        <w:rPr>
          <w:bCs/>
        </w:rPr>
        <w:t xml:space="preserve">Second, the accuracy and methodological rigor underlying the literature-sourced likelihood ratios from databases like theNNT.com were not independently assessed in our study, introducing an unknown potential for bias in the reference </w:t>
      </w:r>
      <w:commentRangeStart w:id="318"/>
      <w:commentRangeStart w:id="319"/>
      <w:r w:rsidRPr="00054773">
        <w:rPr>
          <w:bCs/>
        </w:rPr>
        <w:t xml:space="preserve">standards. </w:t>
      </w:r>
      <w:commentRangeEnd w:id="318"/>
      <w:r w:rsidR="004B2302">
        <w:rPr>
          <w:rStyle w:val="CommentReference"/>
        </w:rPr>
        <w:commentReference w:id="318"/>
      </w:r>
      <w:commentRangeEnd w:id="319"/>
      <w:r w:rsidR="004B2302">
        <w:rPr>
          <w:rStyle w:val="CommentReference"/>
        </w:rPr>
        <w:commentReference w:id="319"/>
      </w:r>
      <w:r w:rsidR="006A3610">
        <w:rPr>
          <w:bCs/>
        </w:rPr>
        <w:t>Furthermore, as diagnostic test accuracy depends on the spectrum of patients evaluated</w:t>
      </w:r>
      <w:r w:rsidR="00B65EFC">
        <w:rPr>
          <w:bCs/>
        </w:rPr>
        <w:fldChar w:fldCharType="begin"/>
      </w:r>
      <w:r w:rsidR="00167C55">
        <w:rPr>
          <w:bCs/>
        </w:rPr>
        <w:instrText xml:space="preserve"> ADDIN ZOTERO_ITEM CSL_CITATION {"citationID":"Vv8Sy0YO","properties":{"formattedCitation":"\\super 11\\nosupersub{}","plainCitation":"11","noteIndex":0},"citationItems":[{"id":7491,"uris":["http://zotero.org/groups/6032284/items/4RC89NV8"],"itemData":{"id":7491,"type":"article-journal","container-title":"BMJ","DOI":"10.1136/bmj.i3139","note":"publisher: BMJ Publishing Group Ltd\n_eprint: https://www.bmj.com/content/353/bmj.i3139.full.pdf\nPMID: 27334281\nPMCID: PMC4916916","title":"The spectrum effect in tests for risk prediction, screening, and diagnosis","URL":"https://www.bmj.com/content/353/bmj.i3139","volume":"353","author":[{"family":"Usher-Smith","given":"Juliet A"},{"family":"Sharp","given":"Stephen J","suffix":""},{"family":"Griffin","given":"Simon J"}],"issued":{"date-parts":[["2016"]]}}}],"schema":"https://github.com/citation-style-language/schema/raw/master/csl-citation.json"} </w:instrText>
      </w:r>
      <w:r w:rsidR="00B65EFC">
        <w:rPr>
          <w:bCs/>
        </w:rPr>
        <w:fldChar w:fldCharType="separate"/>
      </w:r>
      <w:r w:rsidR="00167C55" w:rsidRPr="00167C55">
        <w:rPr>
          <w:rFonts w:eastAsiaTheme="minorHAnsi"/>
          <w:vertAlign w:val="superscript"/>
          <w14:ligatures w14:val="standardContextual"/>
        </w:rPr>
        <w:t>11</w:t>
      </w:r>
      <w:r w:rsidR="00B65EFC">
        <w:rPr>
          <w:bCs/>
        </w:rPr>
        <w:fldChar w:fldCharType="end"/>
      </w:r>
      <w:r w:rsidR="006A3610">
        <w:rPr>
          <w:bCs/>
        </w:rPr>
        <w:t xml:space="preserve"> and we could not extract the population of interest from studies that theNNT.com estimates were based on, </w:t>
      </w:r>
      <w:commentRangeStart w:id="320"/>
      <w:r w:rsidR="006A3610">
        <w:rPr>
          <w:bCs/>
        </w:rPr>
        <w:t xml:space="preserve">the LLM was implicitly </w:t>
      </w:r>
      <w:del w:id="321" w:author="Rohlfsen, Cory J" w:date="2025-08-29T22:47:00Z" w16du:dateUtc="2025-08-30T03:47:00Z">
        <w:r w:rsidR="006A3610" w:rsidDel="002C3C52">
          <w:rPr>
            <w:bCs/>
          </w:rPr>
          <w:delText xml:space="preserve">additionally </w:delText>
        </w:r>
      </w:del>
      <w:r w:rsidR="006A3610">
        <w:rPr>
          <w:bCs/>
        </w:rPr>
        <w:t xml:space="preserve">estimating the population to which the test would be implied. </w:t>
      </w:r>
      <w:commentRangeEnd w:id="320"/>
      <w:r w:rsidR="00D905E5">
        <w:rPr>
          <w:rStyle w:val="CommentReference"/>
        </w:rPr>
        <w:commentReference w:id="320"/>
      </w:r>
      <w:r w:rsidR="006A3610">
        <w:rPr>
          <w:bCs/>
        </w:rPr>
        <w:t xml:space="preserve">It’s possible that agreement would be higher if the population of interest were more closely matched to the diagnostic test accuracy studies on which the </w:t>
      </w:r>
      <w:proofErr w:type="spellStart"/>
      <w:r w:rsidR="006A3610">
        <w:rPr>
          <w:bCs/>
        </w:rPr>
        <w:t>LR</w:t>
      </w:r>
      <w:r w:rsidR="006A3610" w:rsidRPr="006A3610">
        <w:rPr>
          <w:bCs/>
          <w:vertAlign w:val="subscript"/>
        </w:rPr>
        <w:t>reported</w:t>
      </w:r>
      <w:proofErr w:type="spellEnd"/>
      <w:r w:rsidR="006A3610">
        <w:rPr>
          <w:bCs/>
        </w:rPr>
        <w:t xml:space="preserve"> is based.</w:t>
      </w:r>
      <w:ins w:id="322" w:author="Rohlfsen, Cory J" w:date="2025-08-29T22:48:00Z" w16du:dateUtc="2025-08-30T03:48:00Z">
        <w:r w:rsidR="00430282">
          <w:rPr>
            <w:bCs/>
          </w:rPr>
          <w:t xml:space="preserve"> The width of the limits of agreement, particularly if near-certainty (</w:t>
        </w:r>
        <w:proofErr w:type="spellStart"/>
        <w:r w:rsidR="00430282">
          <w:rPr>
            <w:bCs/>
          </w:rPr>
          <w:t>ie</w:t>
        </w:r>
        <w:proofErr w:type="spellEnd"/>
        <w:r w:rsidR="00430282">
          <w:rPr>
            <w:bCs/>
          </w:rPr>
          <w:t xml:space="preserve">. a high </w:t>
        </w:r>
        <w:proofErr w:type="spellStart"/>
        <w:r w:rsidR="00430282">
          <w:rPr>
            <w:bCs/>
          </w:rPr>
          <w:t>LoA</w:t>
        </w:r>
        <w:proofErr w:type="spellEnd"/>
        <w:r w:rsidR="00430282">
          <w:rPr>
            <w:bCs/>
          </w:rPr>
          <w:t xml:space="preserve">) is required, suggest they must be thoughtfully integrated into systems with </w:t>
        </w:r>
      </w:ins>
      <w:ins w:id="323" w:author="Rohlfsen, Cory J" w:date="2025-08-29T22:49:00Z" w16du:dateUtc="2025-08-30T03:49:00Z">
        <w:r w:rsidR="00430282">
          <w:rPr>
            <w:bCs/>
          </w:rPr>
          <w:t xml:space="preserve">direct </w:t>
        </w:r>
      </w:ins>
      <w:ins w:id="324" w:author="Rohlfsen, Cory J" w:date="2025-08-29T22:48:00Z" w16du:dateUtc="2025-08-30T03:48:00Z">
        <w:r w:rsidR="00430282">
          <w:rPr>
            <w:bCs/>
          </w:rPr>
          <w:t>human oversight.</w:t>
        </w:r>
      </w:ins>
      <w:r w:rsidR="006A3610">
        <w:rPr>
          <w:bCs/>
        </w:rPr>
        <w:t xml:space="preserve"> </w:t>
      </w:r>
      <w:commentRangeStart w:id="325"/>
      <w:r w:rsidRPr="00054773">
        <w:rPr>
          <w:bCs/>
        </w:rPr>
        <w:t>Lastly, our study did not utilize LLMs explicitly integrated with real-time search capabilities, a factor that could further improve the validity and utility of the generated estimates in clinical context</w:t>
      </w:r>
      <w:r w:rsidR="006A3610">
        <w:rPr>
          <w:bCs/>
        </w:rPr>
        <w:t xml:space="preserve">s, though it would make validation of performance substantially more challenging. </w:t>
      </w:r>
      <w:commentRangeEnd w:id="325"/>
      <w:r w:rsidR="00B65EFC">
        <w:rPr>
          <w:rStyle w:val="CommentReference"/>
        </w:rPr>
        <w:commentReference w:id="325"/>
      </w:r>
    </w:p>
    <w:p w14:paraId="33A84465" w14:textId="77777777" w:rsidR="006A3610" w:rsidRPr="00054773" w:rsidRDefault="006A3610" w:rsidP="00AE1451">
      <w:pPr>
        <w:rPr>
          <w:bCs/>
        </w:rPr>
      </w:pPr>
    </w:p>
    <w:p w14:paraId="1BD2EFE5" w14:textId="0D109DC3" w:rsidR="00AE1451" w:rsidRDefault="00AE1451" w:rsidP="00AE1451">
      <w:pPr>
        <w:rPr>
          <w:bCs/>
        </w:rPr>
      </w:pPr>
      <w:commentRangeStart w:id="326"/>
      <w:r w:rsidRPr="00054773">
        <w:rPr>
          <w:bCs/>
        </w:rPr>
        <w:t>Future work should explore the integration of LLM-generated</w:t>
      </w:r>
      <w:ins w:id="327" w:author="Rohlfsen, Cory J" w:date="2025-08-29T22:14:00Z" w16du:dateUtc="2025-08-30T03:14:00Z">
        <w:r w:rsidR="00D905E5">
          <w:rPr>
            <w:bCs/>
          </w:rPr>
          <w:t xml:space="preserve"> LRs</w:t>
        </w:r>
      </w:ins>
      <w:del w:id="328" w:author="Rohlfsen, Cory J" w:date="2025-08-29T22:14:00Z" w16du:dateUtc="2025-08-30T03:14:00Z">
        <w:r w:rsidRPr="00054773" w:rsidDel="00D905E5">
          <w:rPr>
            <w:bCs/>
          </w:rPr>
          <w:delText xml:space="preserve"> likelihood ratios</w:delText>
        </w:r>
      </w:del>
      <w:r w:rsidRPr="00054773">
        <w:rPr>
          <w:bCs/>
        </w:rPr>
        <w:t xml:space="preserve"> with real-time clinical literature retrieval systems, assessing their direct impact on diagnostic accuracy, clinician cognitive load, and ultimately, patient outcomes. By fostering a systematic, quantitative approach to diagnostic reasoning, the integration of generative AI could substantially enhance diagnostic accuracy, reduce cognitive biases, and advance </w:t>
      </w:r>
      <w:ins w:id="329" w:author="Rohlfsen, Cory J" w:date="2025-08-29T22:15:00Z" w16du:dateUtc="2025-08-30T03:15:00Z">
        <w:r w:rsidR="00D905E5">
          <w:rPr>
            <w:bCs/>
          </w:rPr>
          <w:t xml:space="preserve">the practice of </w:t>
        </w:r>
      </w:ins>
      <w:r w:rsidRPr="00054773">
        <w:rPr>
          <w:bCs/>
        </w:rPr>
        <w:t>clinical</w:t>
      </w:r>
      <w:ins w:id="330" w:author="Rohlfsen, Cory J" w:date="2025-08-29T22:15:00Z" w16du:dateUtc="2025-08-30T03:15:00Z">
        <w:r w:rsidR="00D905E5">
          <w:rPr>
            <w:bCs/>
          </w:rPr>
          <w:t xml:space="preserve"> diagnosis</w:t>
        </w:r>
      </w:ins>
      <w:del w:id="331" w:author="Rohlfsen, Cory J" w:date="2025-08-29T22:15:00Z" w16du:dateUtc="2025-08-30T03:15:00Z">
        <w:r w:rsidRPr="00054773" w:rsidDel="00D905E5">
          <w:rPr>
            <w:bCs/>
          </w:rPr>
          <w:delText xml:space="preserve"> medicine</w:delText>
        </w:r>
      </w:del>
      <w:r w:rsidRPr="00054773">
        <w:rPr>
          <w:bCs/>
        </w:rPr>
        <w:t xml:space="preserve"> towards a more evidence-driven discipline.</w:t>
      </w:r>
      <w:commentRangeEnd w:id="326"/>
      <w:r w:rsidR="00D905E5">
        <w:rPr>
          <w:rStyle w:val="CommentReference"/>
        </w:rPr>
        <w:commentReference w:id="326"/>
      </w:r>
    </w:p>
    <w:p w14:paraId="0649EB9A" w14:textId="77777777" w:rsidR="00AE1451" w:rsidRDefault="00AE1451" w:rsidP="00AE1451">
      <w:pPr>
        <w:rPr>
          <w:bCs/>
        </w:rPr>
      </w:pPr>
    </w:p>
    <w:p w14:paraId="582E4F6E" w14:textId="77777777" w:rsidR="000371AD" w:rsidRDefault="000371AD" w:rsidP="00AE1451">
      <w:pPr>
        <w:rPr>
          <w:bCs/>
        </w:rPr>
      </w:pPr>
    </w:p>
    <w:p w14:paraId="5CE02A64" w14:textId="77777777" w:rsidR="00AE1451" w:rsidRDefault="00AE1451" w:rsidP="00E519AE">
      <w:pPr>
        <w:pStyle w:val="Heading1"/>
        <w:rPr>
          <w:rFonts w:eastAsia="Times New Roman"/>
          <w:bCs/>
        </w:rPr>
      </w:pPr>
      <w:r>
        <w:rPr>
          <w:rFonts w:eastAsia="Times New Roman"/>
        </w:rPr>
        <w:t>Conclusion:</w:t>
      </w:r>
    </w:p>
    <w:p w14:paraId="118449D5" w14:textId="46301C76" w:rsidR="007A3F51" w:rsidRPr="00BC5475" w:rsidRDefault="00AE1451">
      <w:pPr>
        <w:rPr>
          <w:bCs/>
        </w:rPr>
      </w:pPr>
      <w:r w:rsidRPr="00054773">
        <w:rPr>
          <w:bCs/>
        </w:rPr>
        <w:t xml:space="preserve">Large language </w:t>
      </w:r>
      <w:r w:rsidRPr="00226649">
        <w:rPr>
          <w:bCs/>
        </w:rPr>
        <w:t>models show considerable promise in estimating diagnostic likelihood ratios, especially where empirical clinical data are sparse or unavailable. Future research should explore real-time integration with updated clinical literature and investigate the direct impact of LLM-augmented clinical reasoning on patient outcomes.</w:t>
      </w:r>
    </w:p>
    <w:p w14:paraId="607A4BFB" w14:textId="77777777" w:rsidR="00226649" w:rsidRDefault="00226649"/>
    <w:p w14:paraId="29E7C143" w14:textId="77777777" w:rsidR="000338A7" w:rsidRDefault="000338A7" w:rsidP="000338A7">
      <w:pPr>
        <w:rPr>
          <w:bCs/>
        </w:rPr>
      </w:pPr>
    </w:p>
    <w:p w14:paraId="3AEDDDBD" w14:textId="77777777" w:rsidR="000338A7" w:rsidRDefault="000338A7" w:rsidP="000338A7">
      <w:pPr>
        <w:rPr>
          <w:bCs/>
        </w:rPr>
      </w:pPr>
    </w:p>
    <w:p w14:paraId="5260708E" w14:textId="70104946" w:rsidR="000338A7" w:rsidRPr="002761E2" w:rsidRDefault="000338A7" w:rsidP="000338A7">
      <w:pPr>
        <w:rPr>
          <w:bCs/>
        </w:rPr>
      </w:pPr>
      <w:r w:rsidRPr="00054773">
        <w:rPr>
          <w:bCs/>
        </w:rPr>
        <w:t xml:space="preserve">Effective diagnostic reasoning hinges on accurately interpreting clinical </w:t>
      </w:r>
      <w:r>
        <w:rPr>
          <w:bCs/>
        </w:rPr>
        <w:t xml:space="preserve">findings (patient </w:t>
      </w:r>
      <w:r w:rsidRPr="00054773">
        <w:rPr>
          <w:bCs/>
        </w:rPr>
        <w:t>histor</w:t>
      </w:r>
      <w:r>
        <w:rPr>
          <w:bCs/>
        </w:rPr>
        <w:t>y</w:t>
      </w:r>
      <w:r w:rsidRPr="00054773">
        <w:rPr>
          <w:bCs/>
        </w:rPr>
        <w:t>, symptoms,</w:t>
      </w:r>
      <w:r>
        <w:rPr>
          <w:bCs/>
        </w:rPr>
        <w:t xml:space="preserve"> </w:t>
      </w:r>
      <w:r w:rsidRPr="00054773">
        <w:rPr>
          <w:bCs/>
        </w:rPr>
        <w:t>examination and test results</w:t>
      </w:r>
      <w:r>
        <w:rPr>
          <w:bCs/>
        </w:rPr>
        <w:t xml:space="preserve">) </w:t>
      </w:r>
      <w:r w:rsidRPr="00054773">
        <w:rPr>
          <w:bCs/>
        </w:rPr>
        <w:t xml:space="preserve">to </w:t>
      </w:r>
      <w:r>
        <w:rPr>
          <w:bCs/>
        </w:rPr>
        <w:t>refine disease</w:t>
      </w:r>
      <w:r w:rsidRPr="00054773">
        <w:rPr>
          <w:bCs/>
        </w:rPr>
        <w:t xml:space="preserve"> probability </w:t>
      </w:r>
      <w:r>
        <w:rPr>
          <w:bCs/>
        </w:rPr>
        <w:t>estimates</w:t>
      </w:r>
      <w:r w:rsidRPr="00054773">
        <w:rPr>
          <w:bCs/>
        </w:rPr>
        <w:t xml:space="preserve">. </w:t>
      </w:r>
      <w:r>
        <w:rPr>
          <w:bCs/>
        </w:rPr>
        <w:t>Ideally, t</w:t>
      </w:r>
      <w:r w:rsidRPr="00054773">
        <w:rPr>
          <w:bCs/>
        </w:rPr>
        <w:t xml:space="preserve">his </w:t>
      </w:r>
      <w:r>
        <w:rPr>
          <w:bCs/>
        </w:rPr>
        <w:t>process is</w:t>
      </w:r>
      <w:r w:rsidRPr="00054773">
        <w:rPr>
          <w:bCs/>
        </w:rPr>
        <w:t xml:space="preserve"> guided by likelihood ratios (LRs), </w:t>
      </w:r>
      <w:r>
        <w:rPr>
          <w:bCs/>
        </w:rPr>
        <w:t>which</w:t>
      </w:r>
      <w:r w:rsidRPr="00054773">
        <w:rPr>
          <w:bCs/>
        </w:rPr>
        <w:t xml:space="preserve"> quantify how</w:t>
      </w:r>
      <w:r>
        <w:rPr>
          <w:bCs/>
        </w:rPr>
        <w:t xml:space="preserve"> strongly</w:t>
      </w:r>
      <w:r w:rsidRPr="00054773">
        <w:rPr>
          <w:bCs/>
        </w:rPr>
        <w:t xml:space="preserve"> particular finding</w:t>
      </w:r>
      <w:r>
        <w:rPr>
          <w:bCs/>
        </w:rPr>
        <w:t>s</w:t>
      </w:r>
      <w:r w:rsidRPr="00054773">
        <w:rPr>
          <w:bCs/>
        </w:rPr>
        <w:t xml:space="preserve"> influence the </w:t>
      </w:r>
      <w:r>
        <w:rPr>
          <w:bCs/>
        </w:rPr>
        <w:t>odds</w:t>
      </w:r>
      <w:r w:rsidRPr="00054773">
        <w:rPr>
          <w:bCs/>
        </w:rPr>
        <w:t xml:space="preserve"> of </w:t>
      </w:r>
      <w:ins w:id="332" w:author="Rohlfsen, Cory J" w:date="2025-08-29T16:12:00Z" w16du:dateUtc="2025-08-29T21:12:00Z">
        <w:r>
          <w:rPr>
            <w:bCs/>
          </w:rPr>
          <w:t xml:space="preserve">associated </w:t>
        </w:r>
      </w:ins>
      <w:r w:rsidRPr="00054773">
        <w:rPr>
          <w:bCs/>
        </w:rPr>
        <w:t>disease</w:t>
      </w:r>
      <w:ins w:id="333" w:author="Rohlfsen, Cory J" w:date="2025-08-29T16:12:00Z" w16du:dateUtc="2025-08-29T21:12:00Z">
        <w:r>
          <w:rPr>
            <w:bCs/>
          </w:rPr>
          <w:t>s</w:t>
        </w:r>
      </w:ins>
      <w:r>
        <w:rPr>
          <w:bCs/>
        </w:rPr>
        <w:fldChar w:fldCharType="begin"/>
      </w:r>
      <w:r w:rsidR="00167C55">
        <w:rPr>
          <w:bCs/>
        </w:rPr>
        <w:instrText xml:space="preserve"> ADDIN ZOTERO_ITEM CSL_CITATION {"citationID":"GwAUbtin","properties":{"formattedCitation":"\\super 1,4\\nosupersub{}","plainCitation":"1,4","noteIndex":0},"citationItems":[{"id":7493,"uris":["http://zotero.org/groups/6032284/items/XXXD3UQE"],"itemData":{"id":7493,"type":"book","edition":"Fourth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7530,"uris":["http://zotero.org/groups/6032284/items/6A8PJYX2"],"itemData":{"id":7530,"type":"article-journal","abstract":"Summary\nLikelihood ratios can refine clinical diagnosis on the basis of signs and symptoms; however, they are underused for patients' care. A likelihood ratio is the percentage of ill people with a given test result divided by the percentage of well individuals with the same result. Ideally, abnormal test results should be much more typical in ill individuals than in those who are well (high likelihood ratio) and normal test results should be most frequent in well people than in sick people (low likelihood ratio). Likelihood ratios near unity have little effect on decision-making; by contrast, high or low ratios can greatly shift the clinician's estimate of the probability of disease. Likelihood ratios can be calculated not only for dichotomous (positive or negative) tests but also for tests with multiple levels of results, such as creatine kinase or ventilation-perfusion scans. When combined with an accurate clinical diagnosis, likelihood ratios from ancillary tests improve diagnostic accuracy in a synergistic manner.","container-title":"The Lancet","DOI":"10.1016/S0140-6736(05)66422-7","ISSN":"0140-6736","issue":"9469","journalAbbreviation":"The Lancet","note":"PMID: 15850636","page":"1500-1505","title":"Refining clinical diagnosis with likelihood ratios","volume":"365","author":[{"family":"Grimes","given":"David A"},{"family":"Schulz","given":"Kenneth F"}],"issued":{"date-parts":[["2005",4,23]]}}}],"schema":"https://github.com/citation-style-language/schema/raw/master/csl-citation.json"} </w:instrText>
      </w:r>
      <w:r>
        <w:rPr>
          <w:bCs/>
        </w:rPr>
        <w:fldChar w:fldCharType="separate"/>
      </w:r>
      <w:r w:rsidR="00167C55" w:rsidRPr="00167C55">
        <w:rPr>
          <w:rFonts w:eastAsiaTheme="minorHAnsi"/>
          <w:vertAlign w:val="superscript"/>
          <w14:ligatures w14:val="standardContextual"/>
        </w:rPr>
        <w:t>1,4</w:t>
      </w:r>
      <w:r>
        <w:rPr>
          <w:bCs/>
        </w:rPr>
        <w:fldChar w:fldCharType="end"/>
      </w:r>
      <w:r>
        <w:rPr>
          <w:bCs/>
        </w:rPr>
        <w:t>.</w:t>
      </w:r>
      <w:r w:rsidRPr="00054773">
        <w:rPr>
          <w:bCs/>
        </w:rPr>
        <w:t xml:space="preserve"> </w:t>
      </w:r>
      <w:r>
        <w:rPr>
          <w:bCs/>
        </w:rPr>
        <w:t xml:space="preserve">However, </w:t>
      </w:r>
      <w:r w:rsidRPr="00054773">
        <w:rPr>
          <w:bCs/>
        </w:rPr>
        <w:t>empirically</w:t>
      </w:r>
      <w:r>
        <w:rPr>
          <w:bCs/>
        </w:rPr>
        <w:t xml:space="preserve"> derived</w:t>
      </w:r>
      <w:r w:rsidRPr="00054773">
        <w:rPr>
          <w:bCs/>
        </w:rPr>
        <w:t xml:space="preserve"> </w:t>
      </w:r>
      <w:r>
        <w:rPr>
          <w:bCs/>
        </w:rPr>
        <w:t>LR</w:t>
      </w:r>
      <w:r w:rsidRPr="00054773">
        <w:rPr>
          <w:bCs/>
        </w:rPr>
        <w:t>s exist only for a limited subset of clinical findings</w:t>
      </w:r>
      <w:r>
        <w:rPr>
          <w:bCs/>
        </w:rPr>
        <w:t xml:space="preserve">, </w:t>
      </w:r>
      <w:r w:rsidRPr="00054773">
        <w:rPr>
          <w:bCs/>
        </w:rPr>
        <w:t>conditions</w:t>
      </w:r>
      <w:r>
        <w:rPr>
          <w:bCs/>
        </w:rPr>
        <w:t xml:space="preserve">, and contexts, because estimating them </w:t>
      </w:r>
      <w:del w:id="334" w:author="Rohlfsen, Cory J" w:date="2025-08-29T21:16:00Z" w16du:dateUtc="2025-08-30T02:16:00Z">
        <w:r w:rsidDel="009F3B0A">
          <w:rPr>
            <w:bCs/>
          </w:rPr>
          <w:delText>requires</w:delText>
        </w:r>
      </w:del>
      <w:del w:id="335" w:author="Rohlfsen, Cory J" w:date="2025-08-29T17:45:00Z" w16du:dateUtc="2025-08-29T22:45:00Z">
        <w:r w:rsidDel="00C14312">
          <w:rPr>
            <w:bCs/>
          </w:rPr>
          <w:delText xml:space="preserve"> </w:delText>
        </w:r>
      </w:del>
      <w:ins w:id="336" w:author="Rohlfsen, Cory J" w:date="2025-08-29T21:16:00Z" w16du:dateUtc="2025-08-30T02:16:00Z">
        <w:r>
          <w:rPr>
            <w:bCs/>
          </w:rPr>
          <w:t xml:space="preserve">requires collation of </w:t>
        </w:r>
      </w:ins>
      <w:del w:id="337" w:author="Rohlfsen, Cory J" w:date="2025-08-29T17:45:00Z" w16du:dateUtc="2025-08-29T22:45:00Z">
        <w:r w:rsidDel="00C14312">
          <w:rPr>
            <w:bCs/>
          </w:rPr>
          <w:delText>difficult and</w:delText>
        </w:r>
      </w:del>
      <w:r>
        <w:rPr>
          <w:bCs/>
        </w:rPr>
        <w:t xml:space="preserve"> </w:t>
      </w:r>
      <w:del w:id="338" w:author="Rohlfsen, Cory J" w:date="2025-08-29T16:12:00Z" w16du:dateUtc="2025-08-29T21:12:00Z">
        <w:r w:rsidDel="00D91F4E">
          <w:rPr>
            <w:bCs/>
          </w:rPr>
          <w:delText xml:space="preserve"> </w:delText>
        </w:r>
      </w:del>
      <w:r>
        <w:rPr>
          <w:bCs/>
        </w:rPr>
        <w:t>resource-</w:t>
      </w:r>
      <w:r w:rsidRPr="002761E2">
        <w:rPr>
          <w:bCs/>
        </w:rPr>
        <w:t>intensive</w:t>
      </w:r>
      <w:r>
        <w:rPr>
          <w:bCs/>
        </w:rPr>
        <w:t xml:space="preserve"> </w:t>
      </w:r>
      <w:r w:rsidRPr="002761E2">
        <w:rPr>
          <w:bCs/>
        </w:rPr>
        <w:t>diagnostic test accuracy studie</w:t>
      </w:r>
      <w:ins w:id="339" w:author="Rohlfsen, Cory J" w:date="2025-08-29T17:45:00Z" w16du:dateUtc="2025-08-29T22:45:00Z">
        <w:r>
          <w:rPr>
            <w:bCs/>
          </w:rPr>
          <w:t xml:space="preserve">s </w:t>
        </w:r>
      </w:ins>
      <w:ins w:id="340" w:author="Rohlfsen, Cory J" w:date="2025-08-29T17:46:00Z" w16du:dateUtc="2025-08-29T22:46:00Z">
        <w:r>
          <w:rPr>
            <w:bCs/>
          </w:rPr>
          <w:t>across</w:t>
        </w:r>
      </w:ins>
      <w:ins w:id="341" w:author="Rohlfsen, Cory J" w:date="2025-08-29T17:45:00Z" w16du:dateUtc="2025-08-29T22:45:00Z">
        <w:r>
          <w:rPr>
            <w:bCs/>
          </w:rPr>
          <w:t xml:space="preserve"> variable contexts</w:t>
        </w:r>
      </w:ins>
      <w:del w:id="342" w:author="Rohlfsen, Cory J" w:date="2025-08-29T17:45:00Z" w16du:dateUtc="2025-08-29T22:45:00Z">
        <w:r w:rsidRPr="002761E2" w:rsidDel="00C14312">
          <w:rPr>
            <w:bCs/>
          </w:rPr>
          <w:delText>s</w:delText>
        </w:r>
      </w:del>
      <w:r>
        <w:rPr>
          <w:bCs/>
        </w:rPr>
        <w:fldChar w:fldCharType="begin"/>
      </w:r>
      <w:r w:rsidR="002C36AA">
        <w:rPr>
          <w:bCs/>
        </w:rPr>
        <w:instrText xml:space="preserve"> ADDIN ZOTERO_ITEM CSL_CITATION {"citationID":"XqV0Wzrh","properties":{"formattedCitation":"\\super 1,2,28,29\\nosupersub{}","plainCitation":"1,2,28,29","noteIndex":0},"citationItems":[{"id":7493,"uris":["http://zotero.org/groups/6032284/items/XXXD3UQE"],"itemData":{"id":7493,"type":"book","edition":"Fourth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7513,"uris":["http://zotero.org/groups/6032284/items/TN4W3RIM"],"itemData":{"id":7513,"type":"book","ISBN":"1-108-43671-4","publisher":"Cambridge University Press","title":"Evidence-Based Diagnosis: An Introduction to Clinical Epidemiology","author":[{"family":"Newman","given":"Thomas B"},{"family":"Kohn","given":"Michael A"}],"issued":{"date-parts":[["2020"]]}}},{"id":7508,"uris":["http://zotero.org/groups/6032284/items/KLUWNIQW"],"itemData":{"id":7508,"type":"article-journal","abstract":"Purpose \n          The prevailing paradigms of clinical reasoning conceptualize context either as noise that masks, or as external factors that influence, the internal cognitive processes involved in reasoning. The authors reimagined clinical reasoning through the lens of ecological psychology to enable new ways of understanding context-specific manifestations of clinical performance and expertise, and the bidirectional ways in which individuals and their environments interact.\n          Method \n          The authors performed a critical review of foundational and current literature from the field of ecological psychology to explore the concepts of clinical reasoning and context as presented in the health professions education literature.\n          Results \n          Ecological psychology offers several concepts to explore the relationship between an individual and their context, including affordance, effectivity, environment, and niche. Clinical reasoning may be framed as an emergent phenomenon of the interactions between a clinician’s effectivities and the affordances in the clinical environment. Practice niches are the outcomes of historical efforts to optimize practice and are both specialty-specific and geographically diverse.\n          Conclusions \n          In this framework, context specificity may be understood as fundamental to clinical reasoning. This changes the authors’ understanding of expertise, expert decision making, and definition of clinical error, as they depend on both the expert’s actions and the context in which they acted. Training models incorporating effectivities and affordances might allow for antiableist formulations of competence that apply learners’ abilities to solving problems in context. This could offer both new means of training and improve access to training for learners of varying abilities. Rural training programs and distance education can leverage technology to provide comparable experience to remote audiences but may benefit from additional efforts to integrate learners into local practice niches.","container-title":"Academic Medicine","DOI":"10.1097/ACM.0000000000004899","ISSN":"1040-2446","issue":"11S","language":"en-US","note":"PMID: 35947479","page":"S80","source":"journals.lww.com","title":"An Ecological Account of Clinical Reasoning","volume":"97","author":[{"family":"Watsjold","given":"Bjorn K."},{"family":"Ilgen","given":"Jonathan S."},{"family":"Regehr","given":"Glenn"}],"issued":{"date-parts":[["2022",11]]}}},{"id":7521,"uris":["http://zotero.org/groups/6032284/items/7GEWAYZU"],"itemData":{"id":7521,"type":"article-journal","abstract":"Systematic reviews of diagnostic test accuracy (DTA) studies are fundamental to the decision making process in evidence based medicine. Although such studies are regarded as high level evidence, these reviews are not always reported completely and transparently. Suboptimal reporting of DTA systematic reviews compromises their validity and generalisability, and subsequently their value to key stakeholders. An extension of the PRISMA (preferred reporting items for systematic review and meta-analysis) statement was recently developed to improve the reporting quality of DTA systematic reviews. The PRISMA-DTA statement has 27 items, of which eight are unmodified from the original PRISMA statement. This article provides an explanation for the 19 new and modified items, along with their meaning and rationale. Examples of complete reporting are used for each item to illustrate best practices.\n\nThe understanding of diagnostic test performance can be enhanced through diagnostic test accuracy (DTA) systematic reviews. When performed following rigorous methodology, systematic reviews can improve our understanding of a specific intervention or diagnostic test.123 However, published systematic reviews, including DTA reviews, are often insufficiently informative and therefore of limited use.456 Incomplete reporting of systematic reviews prevents stakeholders who rely on health research from critically assessing the quality of evidence and could lead to patient harm, misallocation of resources, and research waste.789\n\nAn extension of the PRISMA (preferred reporting items for systematic review and meta-analysis) statement was recently developed to facilitate complete and transparent reporting of DTA systematic reviews, along with another PRISMA extension for abstracts.101112 The PRISMA-DTA statement includes 27 items; eight of the 27 original PRISMA items were unmodified, 17 original items were modified, two new items were added, and another two were omitted.\n\nThis article is modelled after similar explanation and elaboration documents for other reporting guidelines.13 …","DOI":"10.1136/bmj.m2632","language":"en","license":"Published by the BMJ Publishing Group Limited. For permission to use (where not already granted under a licence) please go to http://group.bmj.com/group/rights-licensing/permissions","note":"publisher: British Medical Journal Publishing Group\nsection: Research Methods &amp;amp; Reporting\nPMID: 32816740","source":"www.bmj.com","title":"Preferred reporting items for systematic review and meta-analysis of diagnostic test accuracy studies (PRISMA-DTA): explanation, elaboration, and checklist","title-short":"Preferred reporting items for systematic review and meta-analysis of diagnostic test accuracy studies (PRISMA-DTA)","URL":"https://www.bmj.com/CONTENT/370/BMJ.M2632.abstract?casa_token=VeaJUgVdsVcAAAAA:AKZHs1YXG-v0DrQLTsPr-4jWYWXFdZEjWu4eSgJmJYZ7Madkl-_jJTcOX2ejmp0R_fEEmg","author":[{"family":"Salameh","given":"Jean-Paul"},{"family":"Bossuyt","given":"Patrick M."},{"family":"McGrath","given":"Trevor A."},{"family":"Thombs","given":"Brett D."},{"family":"Hyde","given":"Christopher J."},{"family":"Macaskill","given":"Petra"},{"family":"Deeks","given":"Jonathan J."},{"family":"Leeflang","given":"Mariska"},{"family":"Korevaar","given":"Daniël A."},{"family":"Whiting","given":"Penny"},{"family":"Takwoingi","given":"Yemisi"},{"family":"Reitsma","given":"Johannes B."},{"family":"Cohen","given":"Jérémie F."},{"family":"Frank","given":"Robert A."},{"family":"Hunt","given":"Harriet A."},{"family":"Hooft","given":"Lotty"},{"family":"Rutjes","given":"Anne W. S."},{"family":"Willis","given":"Brian H."},{"family":"Gatsonis","given":"Constantine"},{"family":"Levis","given":"Brooke"},{"family":"Moher","given":"David"},{"family":"McInnes","given":"Matthew D. F."}],"accessed":{"date-parts":[["2025",6,19]]},"issued":{"date-parts":[["2020",8,14]]}}}],"schema":"https://github.com/citation-style-language/schema/raw/master/csl-citation.json"} </w:instrText>
      </w:r>
      <w:r>
        <w:rPr>
          <w:bCs/>
        </w:rPr>
        <w:fldChar w:fldCharType="separate"/>
      </w:r>
      <w:r w:rsidR="002C36AA" w:rsidRPr="002C36AA">
        <w:rPr>
          <w:rFonts w:eastAsiaTheme="minorHAnsi"/>
          <w:vertAlign w:val="superscript"/>
          <w14:ligatures w14:val="standardContextual"/>
        </w:rPr>
        <w:t>1,2,28,29</w:t>
      </w:r>
      <w:r>
        <w:rPr>
          <w:bCs/>
        </w:rPr>
        <w:fldChar w:fldCharType="end"/>
      </w:r>
      <w:r w:rsidRPr="002761E2">
        <w:rPr>
          <w:bCs/>
        </w:rPr>
        <w:t>.</w:t>
      </w:r>
    </w:p>
    <w:p w14:paraId="58CAC9B5" w14:textId="77777777" w:rsidR="000338A7" w:rsidRPr="00054773" w:rsidRDefault="000338A7" w:rsidP="000338A7">
      <w:pPr>
        <w:rPr>
          <w:bCs/>
        </w:rPr>
      </w:pPr>
    </w:p>
    <w:p w14:paraId="76A90196" w14:textId="259B7F56" w:rsidR="000338A7" w:rsidRPr="00310D6B" w:rsidRDefault="000338A7" w:rsidP="000338A7">
      <w:pPr>
        <w:rPr>
          <w:bCs/>
        </w:rPr>
      </w:pPr>
      <w:ins w:id="343" w:author="Rohlfsen, Cory J" w:date="2025-08-29T18:15:00Z" w16du:dateUtc="2025-08-29T23:15:00Z">
        <w:r>
          <w:rPr>
            <w:bCs/>
          </w:rPr>
          <w:t>The traditional approach by which c</w:t>
        </w:r>
      </w:ins>
      <w:del w:id="344" w:author="Rohlfsen, Cory J" w:date="2025-08-29T18:15:00Z" w16du:dateUtc="2025-08-29T23:15:00Z">
        <w:r w:rsidRPr="00310D6B" w:rsidDel="004A3B07">
          <w:rPr>
            <w:bCs/>
          </w:rPr>
          <w:delText>C</w:delText>
        </w:r>
      </w:del>
      <w:r w:rsidRPr="00310D6B">
        <w:rPr>
          <w:bCs/>
        </w:rPr>
        <w:t xml:space="preserve">linicians </w:t>
      </w:r>
      <w:del w:id="345" w:author="Rohlfsen, Cory J" w:date="2025-08-29T18:15:00Z" w16du:dateUtc="2025-08-29T23:15:00Z">
        <w:r w:rsidRPr="00310D6B" w:rsidDel="004A3B07">
          <w:rPr>
            <w:bCs/>
          </w:rPr>
          <w:delText xml:space="preserve">often </w:delText>
        </w:r>
      </w:del>
      <w:r w:rsidRPr="00310D6B">
        <w:rPr>
          <w:bCs/>
        </w:rPr>
        <w:t xml:space="preserve">reason </w:t>
      </w:r>
      <w:ins w:id="346" w:author="Rohlfsen, Cory J" w:date="2025-08-29T18:15:00Z" w16du:dateUtc="2025-08-29T23:15:00Z">
        <w:r>
          <w:rPr>
            <w:bCs/>
          </w:rPr>
          <w:t>is through</w:t>
        </w:r>
      </w:ins>
      <w:del w:id="347" w:author="Rohlfsen, Cory J" w:date="2025-08-29T18:15:00Z" w16du:dateUtc="2025-08-29T23:15:00Z">
        <w:r w:rsidRPr="00310D6B" w:rsidDel="004A3B07">
          <w:rPr>
            <w:bCs/>
          </w:rPr>
          <w:delText>by</w:delText>
        </w:r>
      </w:del>
      <w:r w:rsidRPr="00310D6B">
        <w:rPr>
          <w:bCs/>
        </w:rPr>
        <w:t xml:space="preserve"> clinical gestalt, relying on intuition</w:t>
      </w:r>
      <w:ins w:id="348" w:author="Rohlfsen, Cory J" w:date="2025-08-29T18:15:00Z" w16du:dateUtc="2025-08-29T23:15:00Z">
        <w:r>
          <w:rPr>
            <w:bCs/>
          </w:rPr>
          <w:t>, heuristics,</w:t>
        </w:r>
      </w:ins>
      <w:r w:rsidRPr="00310D6B">
        <w:rPr>
          <w:bCs/>
        </w:rPr>
        <w:t xml:space="preserve"> and </w:t>
      </w:r>
      <w:ins w:id="349" w:author="Rohlfsen, Cory J" w:date="2025-08-29T18:16:00Z" w16du:dateUtc="2025-08-29T23:16:00Z">
        <w:r>
          <w:rPr>
            <w:bCs/>
          </w:rPr>
          <w:t>pattern recognition</w:t>
        </w:r>
      </w:ins>
      <w:del w:id="350" w:author="Rohlfsen, Cory J" w:date="2025-08-29T18:16:00Z" w16du:dateUtc="2025-08-29T23:16:00Z">
        <w:r w:rsidRPr="00310D6B" w:rsidDel="004A3B07">
          <w:rPr>
            <w:bCs/>
          </w:rPr>
          <w:delText>experience</w:delText>
        </w:r>
      </w:del>
      <w:r>
        <w:rPr>
          <w:bCs/>
        </w:rPr>
        <w:fldChar w:fldCharType="begin"/>
      </w:r>
      <w:r w:rsidR="002C36AA">
        <w:rPr>
          <w:bCs/>
        </w:rPr>
        <w:instrText xml:space="preserve"> ADDIN ZOTERO_ITEM CSL_CITATION {"citationID":"L7iNIYAF","properties":{"formattedCitation":"\\super 7,30\\nosupersub{}","plainCitation":"7,30","noteIndex":0},"citationItems":[{"id":7532,"uris":["http://zotero.org/groups/6032284/items/6CAX6FCG"],"itemData":{"id":7532,"type":"article-journal","container-title":"The American journal of medicine","DOI":"10.1016/S0002-9343(98)00054-0","ISSN":"0002-9343","issue":"4","journalAbbreviation":"The American journal of medicine","note":"publisher: Elsevier\nPMID: 9576412","page":"374-380","title":"Academic calculations versus clinical judgments: practicing physicians’ use of quantitative measures of test accuracy","volume":"104","author":[{"family":"Lane","given":"David A"},{"family":"Feinstein","given":"Alvan R"}],"issued":{"date-parts":[["1998"]]}}},{"id":7534,"uris":["http://zotero.org/groups/6032284/items/2ZDCDHNA"],"itemData":{"id":7534,"type":"article-journal","container-title":"The American journal of medicine","DOI":"10.1016/j.amjmed.2017.01.045","ISSN":"0002-9343","issue":"6","journalAbbreviation":"The American journal of medicine","note":"publisher: Elsevier\nPMID: 28238695","page":"629-634","title":"How expert clinicians intuitively recognize a medical diagnosis","volume":"130","author":[{"family":"Brush Jr","given":"John E"},{"family":"Sherbino","given":"Jonathan"},{"family":"Norman","given":"Geoffrey R"}],"issued":{"date-parts":[["2017"]]}}}],"schema":"https://github.com/citation-style-language/schema/raw/master/csl-citation.json"} </w:instrText>
      </w:r>
      <w:r>
        <w:rPr>
          <w:bCs/>
        </w:rPr>
        <w:fldChar w:fldCharType="separate"/>
      </w:r>
      <w:r w:rsidR="002C36AA" w:rsidRPr="002C36AA">
        <w:rPr>
          <w:rFonts w:eastAsiaTheme="minorHAnsi"/>
          <w:vertAlign w:val="superscript"/>
          <w14:ligatures w14:val="standardContextual"/>
        </w:rPr>
        <w:t>7,30</w:t>
      </w:r>
      <w:r>
        <w:rPr>
          <w:bCs/>
        </w:rPr>
        <w:fldChar w:fldCharType="end"/>
      </w:r>
      <w:r w:rsidRPr="00310D6B">
        <w:rPr>
          <w:bCs/>
        </w:rPr>
        <w:t>. While efficient, gestalt-based reasoning can be biased, inconsistent, and limited by</w:t>
      </w:r>
      <w:ins w:id="351" w:author="Rohlfsen, Cory J" w:date="2025-08-29T19:19:00Z" w16du:dateUtc="2025-08-30T00:19:00Z">
        <w:r>
          <w:rPr>
            <w:bCs/>
          </w:rPr>
          <w:t xml:space="preserve"> an insufficient scope of</w:t>
        </w:r>
      </w:ins>
      <w:r w:rsidRPr="00310D6B">
        <w:rPr>
          <w:bCs/>
        </w:rPr>
        <w:t xml:space="preserve"> personal experience</w:t>
      </w:r>
      <w:ins w:id="352" w:author="Rohlfsen, Cory J" w:date="2025-08-29T19:19:00Z" w16du:dateUtc="2025-08-30T00:19:00Z">
        <w:r>
          <w:rPr>
            <w:bCs/>
          </w:rPr>
          <w:t>s</w:t>
        </w:r>
      </w:ins>
      <w:r w:rsidRPr="00310D6B">
        <w:rPr>
          <w:bCs/>
        </w:rPr>
        <w:t>. When feasible, quantitative reasoning using likelihood ratios (LRs) provides a normative standard that improves diagnostic accuracy</w:t>
      </w:r>
      <w:r>
        <w:rPr>
          <w:bCs/>
        </w:rPr>
        <w:t xml:space="preserve">, </w:t>
      </w:r>
      <w:r w:rsidRPr="00310D6B">
        <w:rPr>
          <w:bCs/>
        </w:rPr>
        <w:t>consistency</w:t>
      </w:r>
      <w:r>
        <w:rPr>
          <w:bCs/>
        </w:rPr>
        <w:t xml:space="preserve">, </w:t>
      </w:r>
      <w:r w:rsidRPr="00310D6B">
        <w:rPr>
          <w:bCs/>
        </w:rPr>
        <w:t xml:space="preserve">and </w:t>
      </w:r>
      <w:r>
        <w:rPr>
          <w:bCs/>
        </w:rPr>
        <w:t>can be used to</w:t>
      </w:r>
      <w:r w:rsidRPr="00310D6B">
        <w:rPr>
          <w:bCs/>
        </w:rPr>
        <w:t xml:space="preserve"> refine clinical gestalt</w:t>
      </w:r>
      <w:r>
        <w:rPr>
          <w:bCs/>
        </w:rPr>
        <w:fldChar w:fldCharType="begin"/>
      </w:r>
      <w:r w:rsidR="00167C55">
        <w:rPr>
          <w:bCs/>
        </w:rPr>
        <w:instrText xml:space="preserve"> ADDIN ZOTERO_ITEM CSL_CITATION {"citationID":"2m1XubG3","properties":{"formattedCitation":"\\super 6\\nosupersub{}","plainCitation":"6","noteIndex":0},"citationItems":[{"id":7535,"uris":["http://zotero.org/groups/6032284/items/9MRI3H8G"],"itemData":{"id":7535,"type":"article-journal","abstract":"Clinicians use probability estimates to make a diagnosis. Teaching students to make more accurate probability estimates could improve the diagnostic process and, ultimately, the quality of medical care.To test whether novice clinicians can be taught to make more accurate bayesian revisions of diagnostic probabilities using teaching methods that apply either explicit conceptual instruction or repeated examples.A randomized clinical trial of 2 methods for teaching bayesian updating and diagnostic reasoning was performed. A web-based platform was used for consent, randomization, intervention, and testing of the effect of the intervention. Participants included 61 medical students at McMaster University and Eastern Virginia Medical School recruited from May 1 to September 30, 2018.Students were randomized to (1) receive explicit conceptual instruction regarding diagnostic testing and bayesian revision (concept group), (2) exposure to repeated examples of cases with feedback regarding posttest probability (experience group), or (3) a control condition with no conceptual instruction or repeated examples.Students in all 3 groups were tested on their ability to update the probability of a diagnosis based on either negative or positive test results. Their probability revisions were compared with posttest probability revisions that were calculated using the Bayes rule and known test sensitivity and specificity.Of the 61 participants, 22 were assigned to the concept group, 20 to the experience group, and 19 to the control group. Approximate age was 25 years. Two participants were first-year; 37, second-year; 12, third-year; and 10, fourth-year students. Mean (SE) probability estimates of students in the concept group were statistically significantly closer to calculated bayesian probability than the other 2 groups (concept, 0.4%; [0.7%]; experience, 3.5% [0.7%]; control, 4.3% [0.7%]; P &amp;lt; .001). Although statistically significant, the differences between groups were relatively modest, and students in all groups performed better than expected, based on prior reports in the literature.The study showed a modest advantage for students who received theoretical instruction on bayesian concepts. All participants’ probability estimates were, on average, close to the bayesian calculation. These findings have implications for how to teach diagnostic reasoning to novice clinicians.ClinicalTrials.gov identifier: NCT04130607","container-title":"JAMA Network Open","DOI":"10.1001/jamanetworkopen.2019.18023","ISSN":"2574-3805","issue":"12","journalAbbreviation":"JAMA Network Open","note":"PMID: 31860107\nPMCID: PMC7027434","page":"e1918023-e1918023","title":"Effect of Teaching Bayesian Methods Using Learning by Concept vs Learning by Example on Medical Students’ Ability to Estimate Probability of a Diagnosis: A Randomized Clinical Trial","volume":"2","author":[{"family":"Brush","given":"John E.","suffix":"Jr"},{"family":"Lee","given":"Mark"},{"family":"Sherbino","given":"Jonathan"},{"family":"Taylor-Fishwick","given":"Judith C."},{"family":"Norman","given":"Geoffrey"}],"issued":{"date-parts":[["2019",12,20]]}}}],"schema":"https://github.com/citation-style-language/schema/raw/master/csl-citation.json"} </w:instrText>
      </w:r>
      <w:r>
        <w:rPr>
          <w:bCs/>
        </w:rPr>
        <w:fldChar w:fldCharType="separate"/>
      </w:r>
      <w:r w:rsidR="00167C55" w:rsidRPr="00167C55">
        <w:rPr>
          <w:rFonts w:eastAsiaTheme="minorHAnsi"/>
          <w:vertAlign w:val="superscript"/>
          <w14:ligatures w14:val="standardContextual"/>
        </w:rPr>
        <w:t>6</w:t>
      </w:r>
      <w:r>
        <w:rPr>
          <w:bCs/>
        </w:rPr>
        <w:fldChar w:fldCharType="end"/>
      </w:r>
      <w:r w:rsidRPr="00310D6B">
        <w:rPr>
          <w:bCs/>
        </w:rPr>
        <w:t>.</w:t>
      </w:r>
      <w:ins w:id="353" w:author="Rohlfsen, Cory J" w:date="2025-08-29T19:20:00Z" w16du:dateUtc="2025-08-30T00:20:00Z">
        <w:r>
          <w:rPr>
            <w:bCs/>
          </w:rPr>
          <w:t xml:space="preserve"> </w:t>
        </w:r>
      </w:ins>
      <w:commentRangeStart w:id="354"/>
      <w:ins w:id="355" w:author="Rohlfsen, Cory J" w:date="2025-08-29T20:33:00Z" w16du:dateUtc="2025-08-30T01:33:00Z">
        <w:r>
          <w:rPr>
            <w:bCs/>
          </w:rPr>
          <w:t xml:space="preserve">This hybrid system </w:t>
        </w:r>
      </w:ins>
      <w:ins w:id="356" w:author="Rohlfsen, Cory J" w:date="2025-08-29T20:34:00Z" w16du:dateUtc="2025-08-30T01:34:00Z">
        <w:r>
          <w:rPr>
            <w:bCs/>
          </w:rPr>
          <w:t>in which</w:t>
        </w:r>
      </w:ins>
      <w:ins w:id="357" w:author="Rohlfsen, Cory J" w:date="2025-08-29T20:33:00Z" w16du:dateUtc="2025-08-30T01:33:00Z">
        <w:r>
          <w:rPr>
            <w:bCs/>
          </w:rPr>
          <w:t xml:space="preserve"> human</w:t>
        </w:r>
      </w:ins>
      <w:ins w:id="358" w:author="Rohlfsen, Cory J" w:date="2025-08-29T20:34:00Z" w16du:dateUtc="2025-08-30T01:34:00Z">
        <w:r>
          <w:rPr>
            <w:bCs/>
          </w:rPr>
          <w:t>s and AI compl</w:t>
        </w:r>
      </w:ins>
      <w:ins w:id="359" w:author="Rohlfsen, Cory J" w:date="2025-08-29T20:35:00Z" w16du:dateUtc="2025-08-30T01:35:00Z">
        <w:r>
          <w:rPr>
            <w:bCs/>
          </w:rPr>
          <w:t>e</w:t>
        </w:r>
      </w:ins>
      <w:ins w:id="360" w:author="Rohlfsen, Cory J" w:date="2025-08-29T20:34:00Z" w16du:dateUtc="2025-08-30T01:34:00Z">
        <w:r>
          <w:rPr>
            <w:bCs/>
          </w:rPr>
          <w:t xml:space="preserve">ment one another </w:t>
        </w:r>
      </w:ins>
      <w:ins w:id="361" w:author="Rohlfsen, Cory J" w:date="2025-08-29T20:47:00Z" w16du:dateUtc="2025-08-30T01:47:00Z">
        <w:r>
          <w:rPr>
            <w:bCs/>
          </w:rPr>
          <w:t>in classification tasks</w:t>
        </w:r>
      </w:ins>
      <w:ins w:id="362" w:author="Rohlfsen, Cory J" w:date="2025-08-29T21:17:00Z" w16du:dateUtc="2025-08-30T02:17:00Z">
        <w:r>
          <w:rPr>
            <w:bCs/>
          </w:rPr>
          <w:t xml:space="preserve">, </w:t>
        </w:r>
      </w:ins>
      <w:ins w:id="363" w:author="Rohlfsen, Cory J" w:date="2025-08-29T20:47:00Z" w16du:dateUtc="2025-08-30T01:47:00Z">
        <w:r>
          <w:rPr>
            <w:bCs/>
          </w:rPr>
          <w:t xml:space="preserve">like </w:t>
        </w:r>
      </w:ins>
      <w:ins w:id="364" w:author="Rohlfsen, Cory J" w:date="2025-08-29T21:17:00Z" w16du:dateUtc="2025-08-30T02:17:00Z">
        <w:r>
          <w:rPr>
            <w:bCs/>
          </w:rPr>
          <w:t xml:space="preserve">clinical </w:t>
        </w:r>
      </w:ins>
      <w:ins w:id="365" w:author="Rohlfsen, Cory J" w:date="2025-08-29T20:47:00Z" w16du:dateUtc="2025-08-30T01:47:00Z">
        <w:r>
          <w:rPr>
            <w:bCs/>
          </w:rPr>
          <w:t>diagnosis</w:t>
        </w:r>
      </w:ins>
      <w:ins w:id="366" w:author="Rohlfsen, Cory J" w:date="2025-08-29T21:17:00Z" w16du:dateUtc="2025-08-30T02:17:00Z">
        <w:r>
          <w:rPr>
            <w:bCs/>
          </w:rPr>
          <w:t xml:space="preserve">, </w:t>
        </w:r>
      </w:ins>
      <w:ins w:id="367" w:author="Rohlfsen, Cory J" w:date="2025-08-29T20:34:00Z" w16du:dateUtc="2025-08-30T01:34:00Z">
        <w:r>
          <w:rPr>
            <w:bCs/>
          </w:rPr>
          <w:t>is not a new ide</w:t>
        </w:r>
      </w:ins>
      <w:ins w:id="368" w:author="Rohlfsen, Cory J" w:date="2025-08-29T20:46:00Z" w16du:dateUtc="2025-08-30T01:46:00Z">
        <w:r>
          <w:rPr>
            <w:bCs/>
          </w:rPr>
          <w:t>a</w:t>
        </w:r>
      </w:ins>
      <w:commentRangeEnd w:id="354"/>
      <w:r>
        <w:rPr>
          <w:bCs/>
        </w:rPr>
        <w:fldChar w:fldCharType="begin"/>
      </w:r>
      <w:r w:rsidR="002C36AA">
        <w:rPr>
          <w:bCs/>
        </w:rPr>
        <w:instrText xml:space="preserve"> ADDIN ZOTERO_ITEM CSL_CITATION {"citationID":"1PvroYb4","properties":{"formattedCitation":"\\super 31\\nosupersub{}","plainCitation":"31","noteIndex":0},"citationItems":[{"id":7540,"uris":["http://zotero.org/groups/6032284/items/99T6YG6J"],"itemData":{"id":7540,"type":"article-journal","abstract":"Artificial intelligence (AI) and machine learning models are being increasingly deployed in real-world applications. In many of these applications, there is strong motivation to develop hybrid systems in which humans and AI algorithms can work together, leveraging their complementary strengths and weaknesses. We develop a Bayesian framework for combining the predictions and different types of confidence scores from humans and machines. The framework allows us to investigate the factors that influence complementarity, where a hybrid combination of human and machine predictions leads to better performance than combinations of human or machine predictions alone. We apply this framework to a large-scale dataset where humans and a variety of convolutional neural networks perform the same challenging image classification task. We show empirically and theoretically that complementarity can be achieved even if the human and machine classifiers perform at different accuracy levels as long as these accuracy differences fall within a bound determined by the latent correlation between human and machine classifier confidence scores. In addition, we demonstrate that hybrid human–machine performance can be improved by differentiating between the errors that humans and machine classifiers make across different class labels. Finally, our results show that eliciting and including human confidence ratings improve hybrid performance in the Bayesian combination model. Our approach is applicable to a wide variety of classification problems involving human and machine algorithms.","container-title":"Proceedings of the National Academy of Sciences","DOI":"10.1073/pnas.2111547119","issue":"11","note":"publisher: Proceedings of the National Academy of Sciences\nPMID: 35275788\nPMCID: PMC8931210","page":"e2111547119","source":"pnas.org (Atypon)","title":"Bayesian modeling of human–AI complementarity","volume":"119","author":[{"family":"Steyvers","given":"Mark"},{"family":"Tejeda","given":"Heliodoro"},{"family":"Kerrigan","given":"Gavin"},{"family":"Smyth","given":"Padhraic"}],"issued":{"date-parts":[["2022",3,15]]}}}],"schema":"https://github.com/citation-style-language/schema/raw/master/csl-citation.json"} </w:instrText>
      </w:r>
      <w:r>
        <w:rPr>
          <w:bCs/>
        </w:rPr>
        <w:fldChar w:fldCharType="separate"/>
      </w:r>
      <w:r w:rsidR="002C36AA" w:rsidRPr="002C36AA">
        <w:rPr>
          <w:rFonts w:eastAsiaTheme="minorHAnsi"/>
          <w:vertAlign w:val="superscript"/>
          <w14:ligatures w14:val="standardContextual"/>
        </w:rPr>
        <w:t>31</w:t>
      </w:r>
      <w:r>
        <w:rPr>
          <w:bCs/>
        </w:rPr>
        <w:fldChar w:fldCharType="end"/>
      </w:r>
      <w:ins w:id="369" w:author="Rohlfsen, Cory J" w:date="2025-08-29T21:18:00Z" w16du:dateUtc="2025-08-30T02:18:00Z">
        <w:r>
          <w:rPr>
            <w:rStyle w:val="CommentReference"/>
          </w:rPr>
          <w:commentReference w:id="354"/>
        </w:r>
      </w:ins>
      <w:ins w:id="370" w:author="Rohlfsen, Cory J" w:date="2025-08-29T20:46:00Z" w16du:dateUtc="2025-08-30T01:46:00Z">
        <w:r>
          <w:rPr>
            <w:bCs/>
          </w:rPr>
          <w:t xml:space="preserve">. In fact, </w:t>
        </w:r>
      </w:ins>
      <w:ins w:id="371" w:author="Rohlfsen, Cory J" w:date="2025-08-29T20:47:00Z" w16du:dateUtc="2025-08-30T01:47:00Z">
        <w:r>
          <w:rPr>
            <w:bCs/>
          </w:rPr>
          <w:t>Bayesian modeling</w:t>
        </w:r>
      </w:ins>
      <w:ins w:id="372" w:author="Rohlfsen, Cory J" w:date="2025-08-29T20:46:00Z" w16du:dateUtc="2025-08-30T01:46:00Z">
        <w:r>
          <w:rPr>
            <w:bCs/>
          </w:rPr>
          <w:t xml:space="preserve"> </w:t>
        </w:r>
      </w:ins>
      <w:ins w:id="373" w:author="Rohlfsen, Cory J" w:date="2025-08-29T20:35:00Z" w16du:dateUtc="2025-08-30T01:35:00Z">
        <w:r>
          <w:rPr>
            <w:bCs/>
          </w:rPr>
          <w:t>show</w:t>
        </w:r>
      </w:ins>
      <w:ins w:id="374" w:author="Rohlfsen, Cory J" w:date="2025-08-29T20:39:00Z" w16du:dateUtc="2025-08-30T01:39:00Z">
        <w:r>
          <w:rPr>
            <w:bCs/>
          </w:rPr>
          <w:t>s prom</w:t>
        </w:r>
      </w:ins>
      <w:ins w:id="375" w:author="Rohlfsen, Cory J" w:date="2025-08-29T20:35:00Z" w16du:dateUtc="2025-08-30T01:35:00Z">
        <w:r>
          <w:rPr>
            <w:bCs/>
          </w:rPr>
          <w:t>ise fo</w:t>
        </w:r>
      </w:ins>
      <w:ins w:id="376" w:author="Rohlfsen, Cory J" w:date="2025-08-29T20:36:00Z" w16du:dateUtc="2025-08-30T01:36:00Z">
        <w:r>
          <w:rPr>
            <w:bCs/>
          </w:rPr>
          <w:t xml:space="preserve">r </w:t>
        </w:r>
      </w:ins>
      <w:ins w:id="377" w:author="Rohlfsen, Cory J" w:date="2025-08-29T20:44:00Z" w16du:dateUtc="2025-08-30T01:44:00Z">
        <w:r>
          <w:rPr>
            <w:bCs/>
          </w:rPr>
          <w:t xml:space="preserve">more </w:t>
        </w:r>
      </w:ins>
      <w:ins w:id="378" w:author="Rohlfsen, Cory J" w:date="2025-08-29T20:42:00Z" w16du:dateUtc="2025-08-30T01:42:00Z">
        <w:r>
          <w:rPr>
            <w:bCs/>
          </w:rPr>
          <w:t xml:space="preserve">generalized </w:t>
        </w:r>
      </w:ins>
      <w:ins w:id="379" w:author="Rohlfsen, Cory J" w:date="2025-08-29T20:36:00Z" w16du:dateUtc="2025-08-30T01:36:00Z">
        <w:r>
          <w:rPr>
            <w:bCs/>
          </w:rPr>
          <w:t>classification problems</w:t>
        </w:r>
      </w:ins>
      <w:ins w:id="380" w:author="Rohlfsen, Cory J" w:date="2025-08-29T20:46:00Z" w16du:dateUtc="2025-08-30T01:46:00Z">
        <w:r>
          <w:rPr>
            <w:bCs/>
          </w:rPr>
          <w:t xml:space="preserve"> because of the diverse </w:t>
        </w:r>
      </w:ins>
      <w:ins w:id="381" w:author="Rohlfsen, Cory J" w:date="2025-08-29T21:18:00Z" w16du:dateUtc="2025-08-30T02:18:00Z">
        <w:r>
          <w:rPr>
            <w:bCs/>
          </w:rPr>
          <w:t xml:space="preserve">data </w:t>
        </w:r>
      </w:ins>
      <w:ins w:id="382" w:author="Rohlfsen, Cory J" w:date="2025-08-29T20:46:00Z" w16du:dateUtc="2025-08-30T01:46:00Z">
        <w:r>
          <w:rPr>
            <w:bCs/>
          </w:rPr>
          <w:t>proce</w:t>
        </w:r>
      </w:ins>
      <w:ins w:id="383" w:author="Rohlfsen, Cory J" w:date="2025-08-29T20:48:00Z" w16du:dateUtc="2025-08-30T01:48:00Z">
        <w:r>
          <w:rPr>
            <w:bCs/>
          </w:rPr>
          <w:t xml:space="preserve">ssing strategies </w:t>
        </w:r>
      </w:ins>
      <w:ins w:id="384" w:author="Rohlfsen, Cory J" w:date="2025-08-29T20:49:00Z" w16du:dateUtc="2025-08-30T01:49:00Z">
        <w:r>
          <w:rPr>
            <w:bCs/>
          </w:rPr>
          <w:t xml:space="preserve">by which </w:t>
        </w:r>
      </w:ins>
      <w:ins w:id="385" w:author="Rohlfsen, Cory J" w:date="2025-08-29T20:50:00Z" w16du:dateUtc="2025-08-30T01:50:00Z">
        <w:r>
          <w:rPr>
            <w:bCs/>
          </w:rPr>
          <w:t>h</w:t>
        </w:r>
      </w:ins>
      <w:ins w:id="386" w:author="Rohlfsen, Cory J" w:date="2025-08-29T20:48:00Z" w16du:dateUtc="2025-08-30T01:48:00Z">
        <w:r>
          <w:rPr>
            <w:bCs/>
          </w:rPr>
          <w:t>uman and</w:t>
        </w:r>
      </w:ins>
      <w:ins w:id="387" w:author="Rohlfsen, Cory J" w:date="2025-08-29T21:18:00Z" w16du:dateUtc="2025-08-30T02:18:00Z">
        <w:r>
          <w:rPr>
            <w:bCs/>
          </w:rPr>
          <w:t xml:space="preserve"> AI</w:t>
        </w:r>
      </w:ins>
      <w:ins w:id="388" w:author="Rohlfsen, Cory J" w:date="2025-08-29T20:48:00Z" w16du:dateUtc="2025-08-30T01:48:00Z">
        <w:r>
          <w:rPr>
            <w:bCs/>
          </w:rPr>
          <w:t xml:space="preserve"> classifiers</w:t>
        </w:r>
      </w:ins>
      <w:r>
        <w:rPr>
          <w:bCs/>
        </w:rPr>
        <w:t xml:space="preserve"> o</w:t>
      </w:r>
      <w:ins w:id="389" w:author="Rohlfsen, Cory J" w:date="2025-08-29T20:50:00Z" w16du:dateUtc="2025-08-30T01:50:00Z">
        <w:r>
          <w:rPr>
            <w:bCs/>
          </w:rPr>
          <w:t>perate</w:t>
        </w:r>
      </w:ins>
      <w:ins w:id="390" w:author="Rohlfsen, Cory J" w:date="2025-08-29T20:39:00Z" w16du:dateUtc="2025-08-30T01:39:00Z">
        <w:r>
          <w:rPr>
            <w:bCs/>
          </w:rPr>
          <w:t xml:space="preserve">. </w:t>
        </w:r>
      </w:ins>
      <w:ins w:id="391" w:author="Rohlfsen, Cory J" w:date="2025-08-29T20:42:00Z" w16du:dateUtc="2025-08-30T01:42:00Z">
        <w:r>
          <w:rPr>
            <w:bCs/>
          </w:rPr>
          <w:t xml:space="preserve">Whether </w:t>
        </w:r>
      </w:ins>
      <w:ins w:id="392" w:author="Rohlfsen, Cory J" w:date="2025-08-29T20:50:00Z" w16du:dateUtc="2025-08-30T01:50:00Z">
        <w:r>
          <w:rPr>
            <w:bCs/>
          </w:rPr>
          <w:t>large language models (LLM</w:t>
        </w:r>
      </w:ins>
      <w:ins w:id="393" w:author="Rohlfsen, Cory J" w:date="2025-08-29T20:51:00Z" w16du:dateUtc="2025-08-30T01:51:00Z">
        <w:r>
          <w:rPr>
            <w:bCs/>
          </w:rPr>
          <w:t>s</w:t>
        </w:r>
      </w:ins>
      <w:ins w:id="394" w:author="Rohlfsen, Cory J" w:date="2025-08-29T20:50:00Z" w16du:dateUtc="2025-08-30T01:50:00Z">
        <w:r>
          <w:rPr>
            <w:bCs/>
          </w:rPr>
          <w:t xml:space="preserve">) can generate </w:t>
        </w:r>
      </w:ins>
      <w:ins w:id="395" w:author="Rohlfsen, Cory J" w:date="2025-08-29T20:42:00Z" w16du:dateUtc="2025-08-30T01:42:00Z">
        <w:r>
          <w:rPr>
            <w:bCs/>
          </w:rPr>
          <w:t xml:space="preserve">LRs </w:t>
        </w:r>
      </w:ins>
      <w:ins w:id="396" w:author="Rohlfsen, Cory J" w:date="2025-08-29T20:43:00Z" w16du:dateUtc="2025-08-30T01:43:00Z">
        <w:r>
          <w:rPr>
            <w:bCs/>
          </w:rPr>
          <w:t xml:space="preserve">to </w:t>
        </w:r>
      </w:ins>
      <w:ins w:id="397" w:author="Rohlfsen, Cory J" w:date="2025-08-29T20:50:00Z" w16du:dateUtc="2025-08-30T01:50:00Z">
        <w:r>
          <w:rPr>
            <w:bCs/>
          </w:rPr>
          <w:t xml:space="preserve">specifically </w:t>
        </w:r>
      </w:ins>
      <w:ins w:id="398" w:author="Rohlfsen, Cory J" w:date="2025-08-29T20:42:00Z" w16du:dateUtc="2025-08-30T01:42:00Z">
        <w:r>
          <w:rPr>
            <w:bCs/>
          </w:rPr>
          <w:t xml:space="preserve">improve </w:t>
        </w:r>
      </w:ins>
      <w:ins w:id="399" w:author="Rohlfsen, Cory J" w:date="2025-08-29T20:50:00Z" w16du:dateUtc="2025-08-30T01:50:00Z">
        <w:r>
          <w:rPr>
            <w:bCs/>
          </w:rPr>
          <w:t xml:space="preserve">upon </w:t>
        </w:r>
      </w:ins>
      <w:ins w:id="400" w:author="Rohlfsen, Cory J" w:date="2025-08-29T20:43:00Z" w16du:dateUtc="2025-08-30T01:43:00Z">
        <w:r>
          <w:rPr>
            <w:bCs/>
          </w:rPr>
          <w:t xml:space="preserve">human </w:t>
        </w:r>
      </w:ins>
      <w:ins w:id="401" w:author="Rohlfsen, Cory J" w:date="2025-08-29T20:42:00Z" w16du:dateUtc="2025-08-30T01:42:00Z">
        <w:r>
          <w:rPr>
            <w:bCs/>
          </w:rPr>
          <w:t xml:space="preserve">diagnostic accuracy </w:t>
        </w:r>
      </w:ins>
      <w:ins w:id="402" w:author="Rohlfsen, Cory J" w:date="2025-08-29T21:19:00Z" w16du:dateUtc="2025-08-30T02:19:00Z">
        <w:r>
          <w:rPr>
            <w:bCs/>
          </w:rPr>
          <w:t>with</w:t>
        </w:r>
      </w:ins>
      <w:ins w:id="403" w:author="Rohlfsen, Cory J" w:date="2025-08-29T20:52:00Z" w16du:dateUtc="2025-08-30T01:52:00Z">
        <w:r>
          <w:rPr>
            <w:bCs/>
          </w:rPr>
          <w:t>in a Bayesian inferen</w:t>
        </w:r>
      </w:ins>
      <w:ins w:id="404" w:author="Rohlfsen, Cory J" w:date="2025-08-29T21:19:00Z" w16du:dateUtc="2025-08-30T02:19:00Z">
        <w:r>
          <w:rPr>
            <w:bCs/>
          </w:rPr>
          <w:t>tial reasoning</w:t>
        </w:r>
      </w:ins>
      <w:ins w:id="405" w:author="Rohlfsen, Cory J" w:date="2025-08-29T20:52:00Z" w16du:dateUtc="2025-08-30T01:52:00Z">
        <w:r>
          <w:rPr>
            <w:bCs/>
          </w:rPr>
          <w:t xml:space="preserve"> framework </w:t>
        </w:r>
      </w:ins>
      <w:ins w:id="406" w:author="Rohlfsen, Cory J" w:date="2025-08-29T20:42:00Z" w16du:dateUtc="2025-08-30T01:42:00Z">
        <w:r>
          <w:rPr>
            <w:bCs/>
          </w:rPr>
          <w:t>is</w:t>
        </w:r>
      </w:ins>
      <w:ins w:id="407" w:author="Rohlfsen, Cory J" w:date="2025-08-29T20:43:00Z" w16du:dateUtc="2025-08-30T01:43:00Z">
        <w:r>
          <w:rPr>
            <w:bCs/>
          </w:rPr>
          <w:t xml:space="preserve"> not yet known</w:t>
        </w:r>
      </w:ins>
      <w:ins w:id="408" w:author="Rohlfsen, Cory J" w:date="2025-08-29T19:24:00Z" w16du:dateUtc="2025-08-30T00:24:00Z">
        <w:r>
          <w:rPr>
            <w:bCs/>
          </w:rPr>
          <w:t>.</w:t>
        </w:r>
      </w:ins>
    </w:p>
    <w:p w14:paraId="4CAED9B8" w14:textId="77777777" w:rsidR="000338A7" w:rsidRPr="00054773" w:rsidRDefault="000338A7" w:rsidP="000338A7">
      <w:pPr>
        <w:rPr>
          <w:bCs/>
        </w:rPr>
      </w:pPr>
    </w:p>
    <w:p w14:paraId="6AE335D8" w14:textId="63F92696" w:rsidR="000338A7" w:rsidRDefault="000338A7" w:rsidP="000338A7">
      <w:pPr>
        <w:rPr>
          <w:bCs/>
        </w:rPr>
      </w:pPr>
      <w:r w:rsidRPr="00054773">
        <w:rPr>
          <w:bCs/>
        </w:rPr>
        <w:t>Recent advances in</w:t>
      </w:r>
      <w:r w:rsidRPr="009F3B0A">
        <w:rPr>
          <w:bCs/>
          <w:i/>
          <w:iCs/>
          <w:rPrChange w:id="409" w:author="Rohlfsen, Cory J" w:date="2025-08-29T21:21:00Z" w16du:dateUtc="2025-08-30T02:21:00Z">
            <w:rPr>
              <w:bCs/>
            </w:rPr>
          </w:rPrChange>
        </w:rPr>
        <w:t xml:space="preserve"> </w:t>
      </w:r>
      <w:ins w:id="410" w:author="Rohlfsen, Cory J" w:date="2025-08-29T21:21:00Z" w16du:dateUtc="2025-08-30T02:21:00Z">
        <w:r w:rsidRPr="009F3B0A">
          <w:rPr>
            <w:bCs/>
            <w:i/>
            <w:iCs/>
            <w:rPrChange w:id="411" w:author="Rohlfsen, Cory J" w:date="2025-08-29T21:21:00Z" w16du:dateUtc="2025-08-30T02:21:00Z">
              <w:rPr>
                <w:bCs/>
              </w:rPr>
            </w:rPrChange>
          </w:rPr>
          <w:t>generative</w:t>
        </w:r>
        <w:r>
          <w:rPr>
            <w:bCs/>
          </w:rPr>
          <w:t xml:space="preserve"> </w:t>
        </w:r>
      </w:ins>
      <w:r w:rsidRPr="00054773">
        <w:rPr>
          <w:bCs/>
        </w:rPr>
        <w:t xml:space="preserve">artificial intelligence, </w:t>
      </w:r>
      <w:r>
        <w:rPr>
          <w:bCs/>
        </w:rPr>
        <w:t xml:space="preserve">particularly </w:t>
      </w:r>
      <w:del w:id="412" w:author="Rohlfsen, Cory J" w:date="2025-08-29T20:51:00Z" w16du:dateUtc="2025-08-30T01:51:00Z">
        <w:r w:rsidRPr="00054773" w:rsidDel="00976AD8">
          <w:rPr>
            <w:bCs/>
          </w:rPr>
          <w:delText>large language models (</w:delText>
        </w:r>
      </w:del>
      <w:r w:rsidRPr="00054773">
        <w:rPr>
          <w:bCs/>
        </w:rPr>
        <w:t>LLMs</w:t>
      </w:r>
      <w:del w:id="413" w:author="Rohlfsen, Cory J" w:date="2025-08-29T20:52:00Z" w16du:dateUtc="2025-08-30T01:52:00Z">
        <w:r w:rsidRPr="00054773" w:rsidDel="00976AD8">
          <w:rPr>
            <w:bCs/>
          </w:rPr>
          <w:delText>)</w:delText>
        </w:r>
      </w:del>
      <w:r w:rsidRPr="00054773">
        <w:rPr>
          <w:bCs/>
        </w:rPr>
        <w:t xml:space="preserve">, </w:t>
      </w:r>
      <w:r>
        <w:rPr>
          <w:bCs/>
        </w:rPr>
        <w:t>offer</w:t>
      </w:r>
      <w:r w:rsidRPr="00054773">
        <w:rPr>
          <w:bCs/>
        </w:rPr>
        <w:t xml:space="preserve"> new</w:t>
      </w:r>
      <w:r>
        <w:rPr>
          <w:bCs/>
        </w:rPr>
        <w:t xml:space="preserve"> opportunities to</w:t>
      </w:r>
      <w:r w:rsidRPr="00054773">
        <w:rPr>
          <w:bCs/>
        </w:rPr>
        <w:t xml:space="preserve"> enhanc</w:t>
      </w:r>
      <w:r>
        <w:rPr>
          <w:bCs/>
        </w:rPr>
        <w:t>e</w:t>
      </w:r>
      <w:r w:rsidRPr="00054773">
        <w:rPr>
          <w:bCs/>
        </w:rPr>
        <w:t xml:space="preserve"> clinical decision-making</w:t>
      </w:r>
      <w:r>
        <w:rPr>
          <w:bCs/>
        </w:rPr>
        <w:t xml:space="preserve"> and medical education</w:t>
      </w:r>
      <w:r>
        <w:rPr>
          <w:bCs/>
        </w:rPr>
        <w:fldChar w:fldCharType="begin"/>
      </w:r>
      <w:r w:rsidR="00167C55">
        <w:rPr>
          <w:bCs/>
        </w:rPr>
        <w:instrText xml:space="preserve"> ADDIN ZOTERO_ITEM CSL_CITATION {"citationID":"X5Xy31ZG","properties":{"formattedCitation":"\\super 18\\nosupersub{}","plainCitation":"18","noteIndex":0},"citationItems":[{"id":7494,"uris":["http://zotero.org/groups/6032284/items/SX4RQSTS"],"itemData":{"id":7494,"type":"article-journal","abstract":"OBJECTIVES: Generative large language models (LLMs) are a subset of transformers-based neural network architecture models. LLMs have successfully leveraged a combination of an increased number of parameters, improvements in computational efficiency, and large pre-training datasets to perform a wide spectrum of natural language processing (NLP) tasks. Using a few examples (few-shot) or no examples (zero-shot) for prompt-tuning has enabled LLMs to achieve state-of-the-art performance in a broad range of NLP applications. This article by the American Medical Informatics Association (AMIA) NLP Working Group characterizes the opportunities, challenges, and best practices for our community to leverage and advance the integration of LLMs in downstream NLP applications effectively. This can be accomplished through a variety of approaches, including augmented prompting, instruction prompt tuning, and reinforcement learning from human feedback (RLHF).\nTARGET AUDIENCE: Our focus is on making LLMs accessible to the broader biomedical informatics community, including clinicians and researchers who may be unfamiliar with NLP. Additionally, NLP practitioners may gain insight from the described best practices.\nSCOPE: We focus on 3 broad categories of NLP tasks, namely natural language understanding, natural language inferencing, and natural language generation. We review the emerging trends in prompt tuning, instruction fine-tuning, and evaluation metrics used for LLMs while drawing attention to several issues that impact biomedical NLP applications, including falsehoods in generated text (confabulation/hallucinations), toxicity, and dataset contamination leading to overfitting. We also review potential approaches to address some of these current challenges in LLMs, such as chain of thought prompting, and the phenomena of emergent capabilities observed in LLMs that can be leveraged to address complex NLP challenge in biomedical applications.","container-title":"Journal of the American Medical Informatics Association: JAMIA","DOI":"10.1093/jamia/ocae074","ISSN":"1527-974X","issue":"9","journalAbbreviation":"J Am Med Inform Assoc","language":"eng","note":"PMID: 38657567\nPMCID: PMC11339493","page":"2114-2124","source":"PubMed","title":"Large language models for biomedicine: foundations, opportunities, challenges, and best practices","title-short":"Large language models for biomedicine","volume":"31","author":[{"family":"Sahoo","given":"Satya S."},{"family":"Plasek","given":"Joseph M."},{"family":"Xu","given":"Hua"},{"family":"Uzuner","given":"Özlem"},{"family":"Cohen","given":"Trevor"},{"family":"Yetisgen","given":"Meliha"},{"family":"Liu","given":"Hongfang"},{"family":"Meystre","given":"Stéphane"},{"family":"Wang","given":"Yanshan"}],"issued":{"date-parts":[["2024",9,1]]}}}],"schema":"https://github.com/citation-style-language/schema/raw/master/csl-citation.json"} </w:instrText>
      </w:r>
      <w:r>
        <w:rPr>
          <w:bCs/>
        </w:rPr>
        <w:fldChar w:fldCharType="separate"/>
      </w:r>
      <w:r w:rsidR="00167C55" w:rsidRPr="00167C55">
        <w:rPr>
          <w:rFonts w:eastAsiaTheme="minorHAnsi"/>
          <w:vertAlign w:val="superscript"/>
          <w14:ligatures w14:val="standardContextual"/>
        </w:rPr>
        <w:t>18</w:t>
      </w:r>
      <w:r>
        <w:rPr>
          <w:bCs/>
        </w:rPr>
        <w:fldChar w:fldCharType="end"/>
      </w:r>
      <w:r w:rsidRPr="00054773">
        <w:rPr>
          <w:bCs/>
        </w:rPr>
        <w:t xml:space="preserve">. </w:t>
      </w:r>
      <w:r>
        <w:rPr>
          <w:bCs/>
        </w:rPr>
        <w:t xml:space="preserve">Unlike traditional machine learning approaches, which require task-specific training data, large language models </w:t>
      </w:r>
      <w:r w:rsidRPr="005F7168">
        <w:rPr>
          <w:bCs/>
        </w:rPr>
        <w:t xml:space="preserve">show emergent abilities, referring to their ability to perform </w:t>
      </w:r>
      <w:r>
        <w:rPr>
          <w:bCs/>
        </w:rPr>
        <w:t>tasks</w:t>
      </w:r>
      <w:r w:rsidRPr="005F7168">
        <w:rPr>
          <w:bCs/>
        </w:rPr>
        <w:t xml:space="preserve"> not in the training set (either with no examples, zero-shot generalization, or with prompted examples</w:t>
      </w:r>
      <w:r>
        <w:rPr>
          <w:bCs/>
        </w:rPr>
        <w:t xml:space="preserve">, </w:t>
      </w:r>
      <w:r w:rsidRPr="005F7168">
        <w:rPr>
          <w:bCs/>
        </w:rPr>
        <w:t>in-context learning)</w:t>
      </w:r>
      <w:r>
        <w:rPr>
          <w:bCs/>
        </w:rPr>
        <w:fldChar w:fldCharType="begin"/>
      </w:r>
      <w:r w:rsidR="00167C55">
        <w:rPr>
          <w:bCs/>
        </w:rPr>
        <w:instrText xml:space="preserve"> ADDIN ZOTERO_ITEM CSL_CITATION {"citationID":"Mif9Gcov","properties":{"formattedCitation":"\\super 15\\nosupersub{}","plainCitation":"15","noteIndex":0},"citationItems":[{"id":7497,"uris":["http://zotero.org/groups/6032284/items/DDIKKCWN"],"itemData":{"id":7497,"type":"article-journal","abstract":"Interest in artificial intelligence (AI) has reached an all-time high, and health care leaders across the ecosystem are faced with questions about where, when, and how to deploy AI and how to understand its risks, problems, and possibilities.While AI as a concept has existed since the 1950s, all AI is not the same. Capabilities and risks of various kinds of AI differ markedly, and on examination 3 epochs of AI emerge. AI 1.0 includes symbolic AI, which attempts to encode human knowledge into computational rules, as well as probabilistic models. The era of AI 2.0 began with deep learning, in which models learn from examples labeled with ground truth. This era brought about many advances both in people’s daily lives and in health care. Deep learning models are task-specific, meaning they do one thing at a time, and they primarily focus on classification and prediction. AI 3.0 is the era of foundation models and generative AI. Models in AI 3.0 have fundamentally new (and potentially transformative) capabilities, as well as new kinds of risks, such as hallucinations. These models can do many different kinds of tasks without being retrained on a new dataset. For example, a simple text instruction will change the model’s behavior. Prompts such as “Write this note for a specialist consultant” and “Write this note for the patient’s mother” will produce markedly different content.Foundation models and generative AI represent a major revolution in AI’s capabilities, ffering tremendous potential to improve care. Health care leaders are making decisions about AI today. While any heuristic omits details and loses nuance, the framework of AI 1.0, 2.0, and 3.0 may be helpful to decision-makers because each epoch has fundamentally different capabilities and risks.","container-title":"JAMA","DOI":"10.1001/jama.2023.25057","ISSN":"0098-7484","issue":"3","journalAbbreviation":"JAMA","note":"PMID: 38227029","page":"242-244","source":"Silverchair","title":"Three Epochs of Artificial Intelligence in Health Care","volume":"331","author":[{"family":"Howell","given":"Michael D."},{"family":"Corrado","given":"Greg S."},{"family":"DeSalvo","given":"Karen B."}],"issued":{"date-parts":[["2024",1,16]]}}}],"schema":"https://github.com/citation-style-language/schema/raw/master/csl-citation.json"} </w:instrText>
      </w:r>
      <w:r>
        <w:rPr>
          <w:bCs/>
        </w:rPr>
        <w:fldChar w:fldCharType="separate"/>
      </w:r>
      <w:r w:rsidR="00167C55" w:rsidRPr="00167C55">
        <w:rPr>
          <w:rFonts w:eastAsiaTheme="minorHAnsi"/>
          <w:vertAlign w:val="superscript"/>
          <w14:ligatures w14:val="standardContextual"/>
        </w:rPr>
        <w:t>15</w:t>
      </w:r>
      <w:r>
        <w:rPr>
          <w:bCs/>
        </w:rPr>
        <w:fldChar w:fldCharType="end"/>
      </w:r>
      <w:r w:rsidRPr="005F7168">
        <w:rPr>
          <w:bCs/>
        </w:rPr>
        <w:t>.</w:t>
      </w:r>
      <w:r>
        <w:rPr>
          <w:bCs/>
        </w:rPr>
        <w:t xml:space="preserve">  </w:t>
      </w:r>
    </w:p>
    <w:p w14:paraId="29957CAE" w14:textId="77777777" w:rsidR="000338A7" w:rsidRDefault="000338A7" w:rsidP="000338A7">
      <w:pPr>
        <w:rPr>
          <w:bCs/>
        </w:rPr>
      </w:pPr>
    </w:p>
    <w:p w14:paraId="66DCF78D" w14:textId="77777777" w:rsidR="000338A7" w:rsidRDefault="000338A7" w:rsidP="000338A7">
      <w:pPr>
        <w:rPr>
          <w:ins w:id="414" w:author="Rohlfsen, Cory J" w:date="2025-08-29T23:28:00Z" w16du:dateUtc="2025-08-30T04:28:00Z"/>
          <w:bCs/>
        </w:rPr>
      </w:pPr>
      <w:r>
        <w:rPr>
          <w:bCs/>
        </w:rPr>
        <w:t xml:space="preserve">This capability raises the possibility that LLMs could reliably estimate diagnostic </w:t>
      </w:r>
      <w:ins w:id="415" w:author="Rohlfsen, Cory J" w:date="2025-08-29T21:23:00Z" w16du:dateUtc="2025-08-30T02:23:00Z">
        <w:r>
          <w:rPr>
            <w:bCs/>
          </w:rPr>
          <w:t>LRs</w:t>
        </w:r>
      </w:ins>
      <w:del w:id="416" w:author="Rohlfsen, Cory J" w:date="2025-08-29T21:23:00Z" w16du:dateUtc="2025-08-30T02:23:00Z">
        <w:r w:rsidDel="009F3B0A">
          <w:rPr>
            <w:bCs/>
          </w:rPr>
          <w:delText>likelihood ratios</w:delText>
        </w:r>
      </w:del>
      <w:r>
        <w:rPr>
          <w:bCs/>
        </w:rPr>
        <w:t>, potentially overcoming a key barrier to broader application of quantitative reasoning in clinical practice</w:t>
      </w:r>
      <w:del w:id="417" w:author="Rohlfsen, Cory J" w:date="2025-08-29T21:22:00Z" w16du:dateUtc="2025-08-30T02:22:00Z">
        <w:r w:rsidDel="009F3B0A">
          <w:rPr>
            <w:bCs/>
          </w:rPr>
          <w:delText xml:space="preserve"> and education</w:delText>
        </w:r>
      </w:del>
      <w:r>
        <w:rPr>
          <w:bCs/>
        </w:rPr>
        <w:t>.</w:t>
      </w:r>
      <w:del w:id="418" w:author="Rohlfsen, Cory J" w:date="2025-08-29T21:22:00Z" w16du:dateUtc="2025-08-30T02:22:00Z">
        <w:r w:rsidDel="009F3B0A">
          <w:rPr>
            <w:bCs/>
          </w:rPr>
          <w:delText xml:space="preserve"> However</w:delText>
        </w:r>
      </w:del>
      <w:ins w:id="419" w:author="Rohlfsen, Cory J" w:date="2025-08-29T21:22:00Z" w16du:dateUtc="2025-08-30T02:22:00Z">
        <w:r>
          <w:rPr>
            <w:bCs/>
          </w:rPr>
          <w:t xml:space="preserve"> Notably</w:t>
        </w:r>
      </w:ins>
      <w:r w:rsidRPr="00054773">
        <w:rPr>
          <w:bCs/>
        </w:rPr>
        <w:t xml:space="preserve">, the </w:t>
      </w:r>
      <w:r>
        <w:rPr>
          <w:bCs/>
        </w:rPr>
        <w:t xml:space="preserve">accuracy </w:t>
      </w:r>
      <w:r w:rsidRPr="00054773">
        <w:rPr>
          <w:bCs/>
        </w:rPr>
        <w:t>of LLM</w:t>
      </w:r>
      <w:r>
        <w:rPr>
          <w:bCs/>
        </w:rPr>
        <w:t xml:space="preserve">-estimated LRs </w:t>
      </w:r>
      <w:r w:rsidRPr="00054773">
        <w:rPr>
          <w:bCs/>
        </w:rPr>
        <w:t xml:space="preserve">has not been </w:t>
      </w:r>
      <w:r>
        <w:rPr>
          <w:bCs/>
        </w:rPr>
        <w:t>previously</w:t>
      </w:r>
      <w:r w:rsidRPr="00054773">
        <w:rPr>
          <w:bCs/>
        </w:rPr>
        <w:t xml:space="preserve"> explored.</w:t>
      </w:r>
      <w:r>
        <w:rPr>
          <w:bCs/>
        </w:rPr>
        <w:t xml:space="preserve"> </w:t>
      </w:r>
      <w:r w:rsidRPr="00054773">
        <w:rPr>
          <w:bCs/>
        </w:rPr>
        <w:t xml:space="preserve">In this study, we aimed to evaluate the capacity of contemporary </w:t>
      </w:r>
      <w:ins w:id="420" w:author="Rohlfsen, Cory J" w:date="2025-08-29T21:23:00Z" w16du:dateUtc="2025-08-30T02:23:00Z">
        <w:r>
          <w:rPr>
            <w:bCs/>
          </w:rPr>
          <w:t>LLMs</w:t>
        </w:r>
      </w:ins>
      <w:del w:id="421" w:author="Rohlfsen, Cory J" w:date="2025-08-29T21:23:00Z" w16du:dateUtc="2025-08-30T02:23:00Z">
        <w:r w:rsidRPr="00054773" w:rsidDel="009F3B0A">
          <w:rPr>
            <w:bCs/>
          </w:rPr>
          <w:delText>large language models</w:delText>
        </w:r>
      </w:del>
      <w:r w:rsidRPr="00054773">
        <w:rPr>
          <w:bCs/>
        </w:rPr>
        <w:t xml:space="preserve"> to accurately estimate diagnostic </w:t>
      </w:r>
      <w:ins w:id="422" w:author="Rohlfsen, Cory J" w:date="2025-08-29T21:23:00Z" w16du:dateUtc="2025-08-30T02:23:00Z">
        <w:r>
          <w:rPr>
            <w:bCs/>
          </w:rPr>
          <w:t>LRs</w:t>
        </w:r>
      </w:ins>
      <w:del w:id="423" w:author="Rohlfsen, Cory J" w:date="2025-08-29T21:23:00Z" w16du:dateUtc="2025-08-30T02:23:00Z">
        <w:r w:rsidRPr="00054773" w:rsidDel="009F3B0A">
          <w:rPr>
            <w:bCs/>
          </w:rPr>
          <w:delText>likelihood ratios</w:delText>
        </w:r>
      </w:del>
      <w:r w:rsidRPr="00054773">
        <w:rPr>
          <w:bCs/>
        </w:rPr>
        <w:t xml:space="preserve">. Specifically, we compared LLM-generated </w:t>
      </w:r>
      <w:ins w:id="424" w:author="Rohlfsen, Cory J" w:date="2025-08-29T21:25:00Z" w16du:dateUtc="2025-08-30T02:25:00Z">
        <w:r>
          <w:rPr>
            <w:bCs/>
          </w:rPr>
          <w:t>LRs</w:t>
        </w:r>
      </w:ins>
      <w:del w:id="425" w:author="Rohlfsen, Cory J" w:date="2025-08-29T21:25:00Z" w16du:dateUtc="2025-08-30T02:25:00Z">
        <w:r w:rsidRPr="00054773" w:rsidDel="009F3B0A">
          <w:rPr>
            <w:bCs/>
          </w:rPr>
          <w:delText>likelihood ratios</w:delText>
        </w:r>
      </w:del>
      <w:r w:rsidRPr="00054773">
        <w:rPr>
          <w:bCs/>
        </w:rPr>
        <w:t xml:space="preserve"> with empirically reported </w:t>
      </w:r>
      <w:r>
        <w:rPr>
          <w:bCs/>
        </w:rPr>
        <w:t>values</w:t>
      </w:r>
      <w:r w:rsidRPr="00054773">
        <w:rPr>
          <w:bCs/>
        </w:rPr>
        <w:t xml:space="preserve"> from </w:t>
      </w:r>
      <w:ins w:id="426" w:author="Rohlfsen, Cory J" w:date="2025-08-29T21:25:00Z" w16du:dateUtc="2025-08-30T02:25:00Z">
        <w:r>
          <w:rPr>
            <w:bCs/>
          </w:rPr>
          <w:t xml:space="preserve">the </w:t>
        </w:r>
      </w:ins>
      <w:r w:rsidRPr="00054773">
        <w:rPr>
          <w:bCs/>
        </w:rPr>
        <w:t xml:space="preserve">existing literature. </w:t>
      </w:r>
      <w:ins w:id="427" w:author="Rohlfsen, Cory J" w:date="2025-08-29T21:29:00Z" w16du:dateUtc="2025-08-30T02:29:00Z">
        <w:r>
          <w:rPr>
            <w:bCs/>
          </w:rPr>
          <w:t xml:space="preserve">If the </w:t>
        </w:r>
      </w:ins>
      <w:del w:id="428" w:author="Rohlfsen, Cory J" w:date="2025-08-29T21:29:00Z" w16du:dateUtc="2025-08-30T02:29:00Z">
        <w:r w:rsidRPr="00054773" w:rsidDel="00B47C2D">
          <w:rPr>
            <w:bCs/>
          </w:rPr>
          <w:delText xml:space="preserve">Understanding the </w:delText>
        </w:r>
      </w:del>
      <w:r w:rsidRPr="00054773">
        <w:rPr>
          <w:bCs/>
        </w:rPr>
        <w:t xml:space="preserve">accuracy </w:t>
      </w:r>
      <w:del w:id="429" w:author="Rohlfsen, Cory J" w:date="2025-08-29T21:29:00Z" w16du:dateUtc="2025-08-30T02:29:00Z">
        <w:r w:rsidRPr="00054773" w:rsidDel="00B47C2D">
          <w:rPr>
            <w:bCs/>
          </w:rPr>
          <w:delText xml:space="preserve">and applicability </w:delText>
        </w:r>
      </w:del>
      <w:r w:rsidRPr="00054773">
        <w:rPr>
          <w:bCs/>
        </w:rPr>
        <w:t xml:space="preserve">of these models in estimating </w:t>
      </w:r>
      <w:ins w:id="430" w:author="Rohlfsen, Cory J" w:date="2025-08-29T21:31:00Z" w16du:dateUtc="2025-08-30T02:31:00Z">
        <w:r>
          <w:rPr>
            <w:bCs/>
          </w:rPr>
          <w:t xml:space="preserve">known </w:t>
        </w:r>
      </w:ins>
      <w:ins w:id="431" w:author="Rohlfsen, Cory J" w:date="2025-08-29T21:26:00Z" w16du:dateUtc="2025-08-30T02:26:00Z">
        <w:r>
          <w:rPr>
            <w:bCs/>
          </w:rPr>
          <w:t>LRs</w:t>
        </w:r>
      </w:ins>
      <w:del w:id="432" w:author="Rohlfsen, Cory J" w:date="2025-08-29T21:26:00Z" w16du:dateUtc="2025-08-30T02:26:00Z">
        <w:r w:rsidRPr="00054773" w:rsidDel="009F3B0A">
          <w:rPr>
            <w:bCs/>
          </w:rPr>
          <w:delText>likelihood ratios</w:delText>
        </w:r>
      </w:del>
      <w:r w:rsidRPr="00054773">
        <w:rPr>
          <w:bCs/>
        </w:rPr>
        <w:t xml:space="preserve"> </w:t>
      </w:r>
      <w:ins w:id="433" w:author="Rohlfsen, Cory J" w:date="2025-08-29T21:29:00Z" w16du:dateUtc="2025-08-30T02:29:00Z">
        <w:r>
          <w:rPr>
            <w:bCs/>
          </w:rPr>
          <w:t>was found to be acceptable</w:t>
        </w:r>
      </w:ins>
      <w:ins w:id="434" w:author="Rohlfsen, Cory J" w:date="2025-08-29T21:30:00Z" w16du:dateUtc="2025-08-30T02:30:00Z">
        <w:r>
          <w:rPr>
            <w:bCs/>
          </w:rPr>
          <w:t xml:space="preserve">, </w:t>
        </w:r>
      </w:ins>
      <w:ins w:id="435" w:author="Rohlfsen, Cory J" w:date="2025-08-29T21:31:00Z" w16du:dateUtc="2025-08-30T02:31:00Z">
        <w:r>
          <w:rPr>
            <w:bCs/>
          </w:rPr>
          <w:t xml:space="preserve">the natural next step would be to consider situations in which </w:t>
        </w:r>
      </w:ins>
      <w:del w:id="436" w:author="Rohlfsen, Cory J" w:date="2025-08-29T21:31:00Z" w16du:dateUtc="2025-08-30T02:31:00Z">
        <w:r w:rsidRPr="00054773" w:rsidDel="00B47C2D">
          <w:rPr>
            <w:bCs/>
          </w:rPr>
          <w:delText>could help clinicians leverage</w:delText>
        </w:r>
      </w:del>
      <w:r w:rsidRPr="00054773">
        <w:rPr>
          <w:bCs/>
        </w:rPr>
        <w:t xml:space="preserve"> under-investigated clinical findings </w:t>
      </w:r>
      <w:ins w:id="437" w:author="Rohlfsen, Cory J" w:date="2025-08-29T21:32:00Z" w16du:dateUtc="2025-08-30T02:32:00Z">
        <w:r>
          <w:rPr>
            <w:bCs/>
          </w:rPr>
          <w:t xml:space="preserve">(e.g. unknown LRs) could be tested in simulated </w:t>
        </w:r>
      </w:ins>
      <w:ins w:id="438" w:author="Rohlfsen, Cory J" w:date="2025-08-29T23:26:00Z" w16du:dateUtc="2025-08-30T04:26:00Z">
        <w:r>
          <w:rPr>
            <w:bCs/>
          </w:rPr>
          <w:t>(</w:t>
        </w:r>
      </w:ins>
      <w:ins w:id="439" w:author="Rohlfsen, Cory J" w:date="2025-08-29T21:32:00Z" w16du:dateUtc="2025-08-30T02:32:00Z">
        <w:r>
          <w:rPr>
            <w:bCs/>
          </w:rPr>
          <w:t>or real</w:t>
        </w:r>
      </w:ins>
      <w:ins w:id="440" w:author="Rohlfsen, Cory J" w:date="2025-08-29T23:26:00Z" w16du:dateUtc="2025-08-30T04:26:00Z">
        <w:r>
          <w:rPr>
            <w:bCs/>
          </w:rPr>
          <w:t>)</w:t>
        </w:r>
      </w:ins>
      <w:ins w:id="441" w:author="Rohlfsen, Cory J" w:date="2025-08-29T21:32:00Z" w16du:dateUtc="2025-08-30T02:32:00Z">
        <w:r>
          <w:rPr>
            <w:bCs/>
          </w:rPr>
          <w:t xml:space="preserve"> clinical </w:t>
        </w:r>
      </w:ins>
      <w:ins w:id="442" w:author="Rohlfsen, Cory J" w:date="2025-08-29T23:23:00Z" w16du:dateUtc="2025-08-30T04:23:00Z">
        <w:r>
          <w:rPr>
            <w:bCs/>
          </w:rPr>
          <w:t xml:space="preserve">and training </w:t>
        </w:r>
      </w:ins>
      <w:ins w:id="443" w:author="Rohlfsen, Cory J" w:date="2025-08-29T21:32:00Z" w16du:dateUtc="2025-08-30T02:32:00Z">
        <w:r>
          <w:rPr>
            <w:bCs/>
          </w:rPr>
          <w:t xml:space="preserve">contexts. </w:t>
        </w:r>
      </w:ins>
    </w:p>
    <w:p w14:paraId="4611BBFB" w14:textId="77777777" w:rsidR="000338A7" w:rsidRDefault="000338A7" w:rsidP="000338A7">
      <w:pPr>
        <w:rPr>
          <w:ins w:id="444" w:author="Rohlfsen, Cory J" w:date="2025-08-29T23:28:00Z" w16du:dateUtc="2025-08-30T04:28:00Z"/>
          <w:bCs/>
        </w:rPr>
      </w:pPr>
    </w:p>
    <w:p w14:paraId="31656B45" w14:textId="7A74DCE1" w:rsidR="000338A7" w:rsidRDefault="000338A7" w:rsidP="000338A7">
      <w:pPr>
        <w:rPr>
          <w:ins w:id="445" w:author="Chong, Paul C" w:date="2025-09-05T17:39:00Z" w16du:dateUtc="2025-09-05T21:39:00Z"/>
          <w:bCs/>
        </w:rPr>
      </w:pPr>
      <w:ins w:id="446" w:author="Rohlfsen, Cory J" w:date="2025-08-29T21:33:00Z" w16du:dateUtc="2025-08-30T02:33:00Z">
        <w:r>
          <w:rPr>
            <w:bCs/>
          </w:rPr>
          <w:t>C</w:t>
        </w:r>
      </w:ins>
      <w:ins w:id="447" w:author="Rohlfsen, Cory J" w:date="2025-08-29T23:24:00Z" w16du:dateUtc="2025-08-30T04:24:00Z">
        <w:r>
          <w:rPr>
            <w:bCs/>
          </w:rPr>
          <w:t>an</w:t>
        </w:r>
      </w:ins>
      <w:ins w:id="448" w:author="Rohlfsen, Cory J" w:date="2025-08-29T21:33:00Z" w16du:dateUtc="2025-08-30T02:33:00Z">
        <w:r>
          <w:rPr>
            <w:bCs/>
          </w:rPr>
          <w:t xml:space="preserve"> </w:t>
        </w:r>
      </w:ins>
      <w:ins w:id="449" w:author="Rohlfsen, Cory J" w:date="2025-08-29T23:25:00Z" w16du:dateUtc="2025-08-30T04:25:00Z">
        <w:r>
          <w:rPr>
            <w:bCs/>
          </w:rPr>
          <w:t>key</w:t>
        </w:r>
      </w:ins>
      <w:ins w:id="450" w:author="Rohlfsen, Cory J" w:date="2025-08-29T23:27:00Z" w16du:dateUtc="2025-08-30T04:27:00Z">
        <w:r>
          <w:rPr>
            <w:bCs/>
          </w:rPr>
          <w:t xml:space="preserve"> clinical</w:t>
        </w:r>
      </w:ins>
      <w:ins w:id="451" w:author="Rohlfsen, Cory J" w:date="2025-08-29T23:25:00Z" w16du:dateUtc="2025-08-30T04:25:00Z">
        <w:r>
          <w:rPr>
            <w:bCs/>
          </w:rPr>
          <w:t xml:space="preserve"> features </w:t>
        </w:r>
      </w:ins>
      <w:ins w:id="452" w:author="Rohlfsen, Cory J" w:date="2025-08-29T21:33:00Z" w16du:dateUtc="2025-08-30T02:33:00Z">
        <w:r>
          <w:rPr>
            <w:bCs/>
          </w:rPr>
          <w:t xml:space="preserve">be </w:t>
        </w:r>
      </w:ins>
      <w:ins w:id="453" w:author="Rohlfsen, Cory J" w:date="2025-08-29T23:24:00Z" w16du:dateUtc="2025-08-30T04:24:00Z">
        <w:r>
          <w:rPr>
            <w:bCs/>
          </w:rPr>
          <w:t>“</w:t>
        </w:r>
      </w:ins>
      <w:ins w:id="454" w:author="Rohlfsen, Cory J" w:date="2025-08-29T21:33:00Z" w16du:dateUtc="2025-08-30T02:33:00Z">
        <w:r>
          <w:rPr>
            <w:bCs/>
          </w:rPr>
          <w:t>digitalized</w:t>
        </w:r>
      </w:ins>
      <w:ins w:id="455" w:author="Rohlfsen, Cory J" w:date="2025-08-29T23:24:00Z" w16du:dateUtc="2025-08-30T04:24:00Z">
        <w:r>
          <w:rPr>
            <w:bCs/>
          </w:rPr>
          <w:t>”</w:t>
        </w:r>
      </w:ins>
      <w:ins w:id="456" w:author="Rohlfsen, Cory J" w:date="2025-08-29T21:33:00Z" w16du:dateUtc="2025-08-30T02:33:00Z">
        <w:r>
          <w:rPr>
            <w:bCs/>
          </w:rPr>
          <w:t xml:space="preserve"> </w:t>
        </w:r>
      </w:ins>
      <w:ins w:id="457" w:author="Rohlfsen, Cory J" w:date="2025-08-29T21:34:00Z" w16du:dateUtc="2025-08-30T02:34:00Z">
        <w:r>
          <w:rPr>
            <w:bCs/>
          </w:rPr>
          <w:t>with</w:t>
        </w:r>
      </w:ins>
      <w:ins w:id="458" w:author="Rohlfsen, Cory J" w:date="2025-08-29T23:24:00Z" w16du:dateUtc="2025-08-30T04:24:00Z">
        <w:r>
          <w:rPr>
            <w:bCs/>
          </w:rPr>
          <w:t xml:space="preserve">in a </w:t>
        </w:r>
      </w:ins>
      <w:ins w:id="459" w:author="Rohlfsen, Cory J" w:date="2025-08-29T23:29:00Z" w16du:dateUtc="2025-08-30T04:29:00Z">
        <w:r>
          <w:rPr>
            <w:bCs/>
          </w:rPr>
          <w:t xml:space="preserve">Bayesian </w:t>
        </w:r>
      </w:ins>
      <w:ins w:id="460" w:author="Rohlfsen, Cory J" w:date="2025-08-29T23:24:00Z" w16du:dateUtc="2025-08-30T04:24:00Z">
        <w:r>
          <w:rPr>
            <w:bCs/>
          </w:rPr>
          <w:t>analytical</w:t>
        </w:r>
      </w:ins>
      <w:ins w:id="461" w:author="Rohlfsen, Cory J" w:date="2025-08-29T21:35:00Z" w16du:dateUtc="2025-08-30T02:35:00Z">
        <w:r>
          <w:rPr>
            <w:bCs/>
          </w:rPr>
          <w:t xml:space="preserve"> reasoning </w:t>
        </w:r>
      </w:ins>
      <w:ins w:id="462" w:author="Rohlfsen, Cory J" w:date="2025-08-29T23:25:00Z" w16du:dateUtc="2025-08-30T04:25:00Z">
        <w:r>
          <w:rPr>
            <w:bCs/>
          </w:rPr>
          <w:t xml:space="preserve">framework to augment our current approach to </w:t>
        </w:r>
      </w:ins>
      <w:ins w:id="463" w:author="Rohlfsen, Cory J" w:date="2025-08-29T23:26:00Z" w16du:dateUtc="2025-08-30T04:26:00Z">
        <w:r>
          <w:rPr>
            <w:bCs/>
          </w:rPr>
          <w:t xml:space="preserve">clinical diagnosis? </w:t>
        </w:r>
      </w:ins>
      <w:ins w:id="464" w:author="Rohlfsen, Cory J" w:date="2025-08-29T23:24:00Z" w16du:dateUtc="2025-08-30T04:24:00Z">
        <w:r>
          <w:rPr>
            <w:bCs/>
          </w:rPr>
          <w:t xml:space="preserve">How will this affect </w:t>
        </w:r>
      </w:ins>
      <w:ins w:id="465" w:author="Rohlfsen, Cory J" w:date="2025-08-29T23:27:00Z" w16du:dateUtc="2025-08-30T04:27:00Z">
        <w:r>
          <w:rPr>
            <w:bCs/>
          </w:rPr>
          <w:t>medical education and skill development</w:t>
        </w:r>
      </w:ins>
      <w:ins w:id="466" w:author="Rohlfsen, Cory J" w:date="2025-08-29T23:30:00Z" w16du:dateUtc="2025-08-30T04:30:00Z">
        <w:r>
          <w:rPr>
            <w:bCs/>
          </w:rPr>
          <w:t xml:space="preserve"> of learners</w:t>
        </w:r>
      </w:ins>
      <w:ins w:id="467" w:author="Rohlfsen, Cory J" w:date="2025-08-29T23:27:00Z" w16du:dateUtc="2025-08-30T04:27:00Z">
        <w:r>
          <w:rPr>
            <w:bCs/>
          </w:rPr>
          <w:t xml:space="preserve">? </w:t>
        </w:r>
      </w:ins>
      <w:ins w:id="468" w:author="Rohlfsen, Cory J" w:date="2025-08-29T21:34:00Z" w16du:dateUtc="2025-08-30T02:34:00Z">
        <w:r>
          <w:rPr>
            <w:bCs/>
          </w:rPr>
          <w:t xml:space="preserve">We </w:t>
        </w:r>
      </w:ins>
      <w:ins w:id="469" w:author="Rohlfsen, Cory J" w:date="2025-08-29T23:29:00Z" w16du:dateUtc="2025-08-30T04:29:00Z">
        <w:r>
          <w:rPr>
            <w:bCs/>
          </w:rPr>
          <w:t>explore these questions</w:t>
        </w:r>
      </w:ins>
      <w:ins w:id="470" w:author="Rohlfsen, Cory J" w:date="2025-08-29T23:30:00Z" w16du:dateUtc="2025-08-30T04:30:00Z">
        <w:r>
          <w:rPr>
            <w:bCs/>
          </w:rPr>
          <w:t xml:space="preserve"> after testing current LLM capabilities.</w:t>
        </w:r>
      </w:ins>
      <w:ins w:id="471" w:author="Rohlfsen, Cory J" w:date="2025-08-29T23:29:00Z" w16du:dateUtc="2025-08-30T04:29:00Z">
        <w:r>
          <w:rPr>
            <w:bCs/>
          </w:rPr>
          <w:t xml:space="preserve"> </w:t>
        </w:r>
      </w:ins>
      <w:ins w:id="472" w:author="Rohlfsen, Cory J" w:date="2025-08-29T21:34:00Z" w16du:dateUtc="2025-08-30T02:34:00Z">
        <w:r>
          <w:rPr>
            <w:bCs/>
          </w:rPr>
          <w:t xml:space="preserve"> </w:t>
        </w:r>
      </w:ins>
      <w:del w:id="473" w:author="Rohlfsen, Cory J" w:date="2025-08-29T21:35:00Z" w16du:dateUtc="2025-08-30T02:35:00Z">
        <w:r w:rsidRPr="00054773" w:rsidDel="00B47C2D">
          <w:rPr>
            <w:bCs/>
          </w:rPr>
          <w:delText xml:space="preserve">and potentially integrate robust quantitative reasoning into everyday </w:delText>
        </w:r>
      </w:del>
      <w:del w:id="474" w:author="Rohlfsen, Cory J" w:date="2025-08-29T21:28:00Z" w16du:dateUtc="2025-08-30T02:28:00Z">
        <w:r w:rsidRPr="00054773" w:rsidDel="00B47C2D">
          <w:rPr>
            <w:bCs/>
          </w:rPr>
          <w:delText>diagnostic</w:delText>
        </w:r>
      </w:del>
      <w:del w:id="475" w:author="Rohlfsen, Cory J" w:date="2025-08-29T21:35:00Z" w16du:dateUtc="2025-08-30T02:35:00Z">
        <w:r w:rsidRPr="00054773" w:rsidDel="00B47C2D">
          <w:rPr>
            <w:bCs/>
          </w:rPr>
          <w:delText xml:space="preserve"> practice</w:delText>
        </w:r>
      </w:del>
      <w:del w:id="476" w:author="Rohlfsen, Cory J" w:date="2025-08-29T21:27:00Z" w16du:dateUtc="2025-08-30T02:27:00Z">
        <w:r w:rsidDel="00B47C2D">
          <w:rPr>
            <w:bCs/>
          </w:rPr>
          <w:delText xml:space="preserve"> and medical education</w:delText>
        </w:r>
      </w:del>
      <w:del w:id="477" w:author="Rohlfsen, Cory J" w:date="2025-08-29T21:35:00Z" w16du:dateUtc="2025-08-30T02:35:00Z">
        <w:r w:rsidRPr="00054773" w:rsidDel="00B47C2D">
          <w:rPr>
            <w:bCs/>
          </w:rPr>
          <w:delText>.</w:delText>
        </w:r>
      </w:del>
      <w:ins w:id="478" w:author="Chong, Paul C" w:date="2025-09-05T17:39:00Z" w16du:dateUtc="2025-09-05T21:39:00Z">
        <w:r>
          <w:rPr>
            <w:bCs/>
          </w:rPr>
          <w:t xml:space="preserve"> Our work adds to the work of </w:t>
        </w:r>
        <w:commentRangeStart w:id="479"/>
        <w:r>
          <w:rPr>
            <w:bCs/>
          </w:rPr>
          <w:t>Goh et al</w:t>
        </w:r>
        <w:commentRangeEnd w:id="479"/>
        <w:r>
          <w:rPr>
            <w:rStyle w:val="CommentReference"/>
          </w:rPr>
          <w:commentReference w:id="479"/>
        </w:r>
      </w:ins>
      <w:r>
        <w:rPr>
          <w:bCs/>
        </w:rPr>
        <w:fldChar w:fldCharType="begin"/>
      </w:r>
      <w:r w:rsidR="00167C55">
        <w:rPr>
          <w:bCs/>
        </w:rPr>
        <w:instrText xml:space="preserve"> ADDIN ZOTERO_ITEM CSL_CITATION {"citationID":"DS0mCP3t","properties":{"formattedCitation":"\\super 16\\nosupersub{}","plainCitation":"16","noteIndex":0},"citationItems":[{"id":7542,"uris":["http://zotero.org/groups/6032284/items/PVN8HWXX"],"itemData":{"id":7542,"type":"article-journal","abstract":"Large language models (LLMs) have shown promise in their performance on both multiple-choice and open-ended medical reasoning examinations, but it remains unknown whether the use of such tools improves physician diagnostic reasoning.To assess the effect of an LLM on physicians’ diagnostic reasoning compared with conventional resources.A single-blind randomized clinical trial was conducted from November 29 to December 29, 2023. Using remote video conferencing and in-person participation across multiple academic medical institutions, physicians with training in family medicine, internal medicine, or emergency medicine were recruited.Participants were randomized to either access the LLM in addition to conventional diagnostic resources or conventional resources only, stratified by career stage. Participants were allocated 60 minutes to review up to 6 clinical vignettes.The primary outcome was performance on a standardized rubric of diagnostic performance based on differential diagnosis accuracy, appropriateness of supporting and opposing factors, and next diagnostic evaluation steps, validated and graded via blinded expert consensus. Secondary outcomes included time spent per case (in seconds) and final diagnosis accuracy. All analyses followed the intention-to-treat principle. A secondary exploratory analysis evaluated the standalone performance of the LLM by comparing the primary outcomes between the LLM alone group and the conventional resource group.Fifty physicians (26 attendings, 24 residents; median years in practice, 3 [IQR, 2-8]) participated virtually as well as at 1 in-person site. The median diagnostic reasoning score per case was 76% (IQR, 66%-87%) for the LLM group and 74% (IQR, 63%-84%) for the conventional resources-only group, with an adjusted difference of 2 percentage points (95% CI, −4 to 8 percentage points; P = .60). The median time spent per case for the LLM group was 519 (IQR, 371-668) seconds, compared with 565 (IQR, 456-788) seconds for the conventional resources group, with a time difference of −82 (95% CI, −195 to 31; P = .20) seconds.  The LLM alone scored 16 percentage points (95% CI, 2-30 percentage points; P = .03) higher than the conventional resources group.In this trial, the availability of an LLM to physicians as a diagnostic aid did not significantly improve clinical reasoning compared with conventional resources. The LLM alone demonstrated higher performance than both physician groups, indicating the need for technology and workforce development to realize the potential of physician-artificial intelligence collaboration in clinical practice.ClinicalTrials.gov Identifier: NCT06157944","container-title":"JAMA Network Open","DOI":"10.1001/jamanetworkopen.2024.40969","ISSN":"2574-3805","issue":"10","journalAbbreviation":"JAMA Netw Open","note":"PMID: 39466245\nPMCID: PMC11519755","page":"e2440969","source":"Silverchair","title":"Large Language Model Influence on Diagnostic Reasoning: A Randomized Clinical Trial","title-short":"Large Language Model Influence on Diagnostic Reasoning","volume":"7","author":[{"family":"Goh","given":"Ethan"},{"family":"Gallo","given":"Robert"},{"family":"Hom","given":"Jason"},{"family":"Strong","given":"Eric"},{"family":"Weng","given":"Yingjie"},{"family":"Kerman","given":"Hannah"},{"family":"Cool","given":"Joséphine A."},{"family":"Kanjee","given":"Zahir"},{"family":"Parsons","given":"Andrew S."},{"family":"Ahuja","given":"Neera"},{"family":"Horvitz","given":"Eric"},{"family":"Yang","given":"Daniel"},{"family":"Milstein","given":"Arnold"},{"family":"Olson","given":"Andrew P. J."},{"family":"Rodman","given":"Adam"},{"family":"Chen","given":"Jonathan H."}],"issued":{"date-parts":[["2024",10,28]]}}}],"schema":"https://github.com/citation-style-language/schema/raw/master/csl-citation.json"} </w:instrText>
      </w:r>
      <w:r>
        <w:rPr>
          <w:bCs/>
        </w:rPr>
        <w:fldChar w:fldCharType="separate"/>
      </w:r>
      <w:r w:rsidR="00167C55" w:rsidRPr="00167C55">
        <w:rPr>
          <w:rFonts w:eastAsiaTheme="minorHAnsi"/>
          <w:vertAlign w:val="superscript"/>
          <w14:ligatures w14:val="standardContextual"/>
        </w:rPr>
        <w:t>16</w:t>
      </w:r>
      <w:r>
        <w:rPr>
          <w:bCs/>
        </w:rPr>
        <w:fldChar w:fldCharType="end"/>
      </w:r>
      <w:ins w:id="480" w:author="Chong, Paul C" w:date="2025-09-05T17:39:00Z" w16du:dateUtc="2025-09-05T21:39:00Z">
        <w:r>
          <w:rPr>
            <w:bCs/>
          </w:rPr>
          <w:t xml:space="preserve"> and </w:t>
        </w:r>
        <w:commentRangeStart w:id="481"/>
        <w:r>
          <w:rPr>
            <w:bCs/>
          </w:rPr>
          <w:t>others</w:t>
        </w:r>
        <w:commentRangeEnd w:id="481"/>
        <w:r>
          <w:rPr>
            <w:rStyle w:val="CommentReference"/>
          </w:rPr>
          <w:commentReference w:id="481"/>
        </w:r>
      </w:ins>
      <w:r>
        <w:rPr>
          <w:bCs/>
        </w:rPr>
        <w:fldChar w:fldCharType="begin"/>
      </w:r>
      <w:r w:rsidR="002C36AA">
        <w:rPr>
          <w:bCs/>
        </w:rPr>
        <w:instrText xml:space="preserve"> ADDIN ZOTERO_ITEM CSL_CITATION {"citationID":"FxXHTQcg","properties":{"formattedCitation":"\\super 32\\nosupersub{}","plainCitation":"32","noteIndex":0},"citationItems":[{"id":7543,"uris":["http://zotero.org/groups/6032284/items/A9F468XB"],"itemData":{"id":7543,"type":"article-journal","abstract":"The impressive performance of modern Large Language Models (LLMs) across a wide range of tasks, along with their often non-trivial errors, has garnered unprecedented attention regarding the potential of AI and its impact on everyday life. While considerable effort has been and continues to be dedicated to overcoming the limitations of current models, the potentials and risks of human-LLM collaboration remain largely underexplored. In this perspective, we argue that enhancing the focus on human-LLM interaction should be a primary target for future LLM research. Specifically, we will briefly examine some of the biases that may hinder effective collaboration between humans and machines, explore potential solutions, and discuss two broader goals—mutual understanding and complementary team performance—that, in our view, future research should address to enhance effective human-LLM reasoning and decision-making.","container-title":"Frontiers in Artificial Intelligence","DOI":"10.3389/frai.2024.1464690","ISSN":"2624-8212","journalAbbreviation":"Front. Artif. Intell.","language":"English","note":"publisher: Frontiers\nPMID: 39845098\nPMCID: PMC11751230","source":"Frontiers","title":"Fostering effective hybrid human-LLM reasoning and decision making","URL":"https://www.frontiersin.org/journals/artificial-intelligence/articles/10.3389/frai.2024.1464690/full","volume":"7","author":[{"family":"Passerini","given":"Andrea"},{"family":"Gema","given":"Aryo"},{"family":"Minervini","given":"Pasquale"},{"family":"Sayin","given":"Burcu"},{"family":"Tentori","given":"Katya"}],"accessed":{"date-parts":[["2025",9,16]]},"issued":{"date-parts":[["2025",1,8]]}}}],"schema":"https://github.com/citation-style-language/schema/raw/master/csl-citation.json"} </w:instrText>
      </w:r>
      <w:r>
        <w:rPr>
          <w:bCs/>
        </w:rPr>
        <w:fldChar w:fldCharType="separate"/>
      </w:r>
      <w:r w:rsidR="002C36AA" w:rsidRPr="002C36AA">
        <w:rPr>
          <w:rFonts w:eastAsiaTheme="minorHAnsi"/>
          <w:vertAlign w:val="superscript"/>
          <w14:ligatures w14:val="standardContextual"/>
        </w:rPr>
        <w:t>32</w:t>
      </w:r>
      <w:r>
        <w:rPr>
          <w:bCs/>
        </w:rPr>
        <w:fldChar w:fldCharType="end"/>
      </w:r>
      <w:ins w:id="482" w:author="Chong, Paul C" w:date="2025-09-05T17:39:00Z" w16du:dateUtc="2025-09-05T21:39:00Z">
        <w:r>
          <w:rPr>
            <w:bCs/>
          </w:rPr>
          <w:t xml:space="preserve">, who found that the reasoning of LLMs is of merit and deserves further exploration with respect to physician-LLM collaboration in clinical decision-making. By incorporating cutting-edge models, we address limitations of </w:t>
        </w:r>
        <w:commentRangeStart w:id="483"/>
        <w:r>
          <w:rPr>
            <w:bCs/>
          </w:rPr>
          <w:t>past works</w:t>
        </w:r>
        <w:commentRangeEnd w:id="483"/>
        <w:r>
          <w:rPr>
            <w:rStyle w:val="CommentReference"/>
          </w:rPr>
          <w:commentReference w:id="483"/>
        </w:r>
      </w:ins>
      <w:r>
        <w:rPr>
          <w:bCs/>
        </w:rPr>
        <w:fldChar w:fldCharType="begin"/>
      </w:r>
      <w:r w:rsidR="00167C55">
        <w:rPr>
          <w:bCs/>
        </w:rPr>
        <w:instrText xml:space="preserve"> ADDIN ZOTERO_ITEM CSL_CITATION {"citationID":"ErWP7jlB","properties":{"formattedCitation":"\\super 13\\nosupersub{}","plainCitation":"13","noteIndex":0},"citationItems":[{"id":7544,"uris":["http://zotero.org/groups/6032284/items/ZEXNTGGL"],"itemData":{"id":7544,"type":"article-journal","abstract":"Large language models (LLMs) have demonstrated impressive capabilities, but the bar for clinical applications is high. Attempts to assess the clinical knowledge of models typically rely on automated evaluations based on limited benchmarks. Here, to address these limitations, we present MultiMedQA, a benchmark combining six existing medical question answering datasets spanning professional medicine, research and consumer queries and a new dataset of medical questions searched online, HealthSearchQA. We propose a human evaluation framework for model answers along multiple axes including factuality, comprehension, reasoning, possible harm and bias. In addition, we evaluate Pathways Language Model1 (PaLM, a 540-billion parameter LLM) and its instruction-tuned variant, Flan-PaLM2 on MultiMedQA. Using a combination of prompting strategies, Flan-PaLM achieves state-of-the-art accuracy on every MultiMedQA multiple-choice dataset (MedQA3, MedMCQA4, PubMedQA5 and Measuring Massive Multitask Language Understanding (MMLU) clinical topics6), including 67.6% accuracy on MedQA (US Medical Licensing Exam-style questions), surpassing the prior state of the art by more than 17%. However, human evaluation reveals key gaps. To resolve this, we introduce instruction prompt tuning, a parameter-efficient approach for aligning LLMs to new domains using a few exemplars. The resulting model, Med-PaLM, performs encouragingly, but remains inferior to clinicians. We show that comprehension, knowledge recall and reasoning improve with model scale and instruction prompt tuning, suggesting the potential utility of LLMs in medicine. Our human evaluations reveal limitations of today's models, reinforcing the importance of both evaluation frameworks and method development in creating safe, helpful LLMs for clinical applications.","container-title":"Nature","DOI":"10.1038/s41586-023-06291-2","ISSN":"1476-4687","issue":"7972","journalAbbreviation":"Nature","language":"eng","note":"PMID: 37438534\nPMCID: PMC10396962","page":"172-180","source":"PubMed","title":"Large language models encode clinical knowledge","volume":"620","author":[{"family":"Singhal","given":"Karan"},{"family":"Azizi","given":"Shekoofeh"},{"family":"Tu","given":"Tao"},{"family":"Mahdavi","given":"S. Sara"},{"family":"Wei","given":"Jason"},{"family":"Chung","given":"Hyung Won"},{"family":"Scales","given":"Nathan"},{"family":"Tanwani","given":"Ajay"},{"family":"Cole-Lewis","given":"Heather"},{"family":"Pfohl","given":"Stephen"},{"family":"Payne","given":"Perry"},{"family":"Seneviratne","given":"Martin"},{"family":"Gamble","given":"Paul"},{"family":"Kelly","given":"Chris"},{"family":"Babiker","given":"Abubakr"},{"family":"Schärli","given":"Nathanael"},{"family":"Chowdhery","given":"Aakanksha"},{"family":"Mansfield","given":"Philip"},{"family":"Demner-Fushman","given":"Dina"},{"family":"Agüera Y Arcas","given":"Blaise"},{"family":"Webster","given":"Dale"},{"family":"Corrado","given":"Greg S."},{"family":"Matias","given":"Yossi"},{"family":"Chou","given":"Katherine"},{"family":"Gottweis","given":"Juraj"},{"family":"Tomasev","given":"Nenad"},{"family":"Liu","given":"Yun"},{"family":"Rajkomar","given":"Alvin"},{"family":"Barral","given":"Joelle"},{"family":"Semturs","given":"Christopher"},{"family":"Karthikesalingam","given":"Alan"},{"family":"Natarajan","given":"Vivek"}],"issued":{"date-parts":[["2023",8]]}}}],"schema":"https://github.com/citation-style-language/schema/raw/master/csl-citation.json"} </w:instrText>
      </w:r>
      <w:r>
        <w:rPr>
          <w:bCs/>
        </w:rPr>
        <w:fldChar w:fldCharType="separate"/>
      </w:r>
      <w:r w:rsidR="00167C55" w:rsidRPr="00167C55">
        <w:rPr>
          <w:rFonts w:eastAsiaTheme="minorHAnsi"/>
          <w:vertAlign w:val="superscript"/>
          <w14:ligatures w14:val="standardContextual"/>
        </w:rPr>
        <w:t>13</w:t>
      </w:r>
      <w:r>
        <w:rPr>
          <w:bCs/>
        </w:rPr>
        <w:fldChar w:fldCharType="end"/>
      </w:r>
      <w:ins w:id="484" w:author="Chong, Paul C" w:date="2025-09-05T17:39:00Z" w16du:dateUtc="2025-09-05T21:39:00Z">
        <w:r>
          <w:rPr>
            <w:bCs/>
          </w:rPr>
          <w:t xml:space="preserve"> and examine the interface of such models with clinician decision-making. </w:t>
        </w:r>
      </w:ins>
    </w:p>
    <w:p w14:paraId="1AD0FCCD" w14:textId="77777777" w:rsidR="000338A7" w:rsidRDefault="000338A7" w:rsidP="000338A7">
      <w:pPr>
        <w:rPr>
          <w:bCs/>
        </w:rPr>
      </w:pPr>
    </w:p>
    <w:p w14:paraId="5E7F09EE" w14:textId="77777777" w:rsidR="000338A7" w:rsidRDefault="000338A7" w:rsidP="000338A7">
      <w:pPr>
        <w:rPr>
          <w:b/>
        </w:rPr>
      </w:pPr>
    </w:p>
    <w:p w14:paraId="4AACD7E9" w14:textId="77777777" w:rsidR="000338A7" w:rsidRDefault="000338A7" w:rsidP="000338A7">
      <w:pPr>
        <w:spacing w:after="160" w:line="278" w:lineRule="auto"/>
        <w:rPr>
          <w:b/>
        </w:rPr>
      </w:pPr>
      <w:r>
        <w:rPr>
          <w:b/>
        </w:rPr>
        <w:br w:type="page"/>
      </w:r>
    </w:p>
    <w:p w14:paraId="52AED7EF" w14:textId="77777777" w:rsidR="000338A7" w:rsidRDefault="000338A7"/>
    <w:p w14:paraId="216D55C3" w14:textId="77777777" w:rsidR="000338A7" w:rsidRDefault="000338A7"/>
    <w:p w14:paraId="18F3948D" w14:textId="77777777" w:rsidR="000338A7" w:rsidRDefault="000338A7"/>
    <w:p w14:paraId="5480D048" w14:textId="77777777" w:rsidR="000338A7" w:rsidRDefault="000338A7"/>
    <w:p w14:paraId="1B912290" w14:textId="77777777" w:rsidR="000338A7" w:rsidRPr="00E519AE" w:rsidRDefault="000338A7"/>
    <w:p w14:paraId="7D2AFF67" w14:textId="6364106F" w:rsidR="00226649" w:rsidRDefault="00226649" w:rsidP="00E519AE">
      <w:pPr>
        <w:pStyle w:val="Heading1"/>
      </w:pPr>
      <w:commentRangeStart w:id="485"/>
      <w:r w:rsidRPr="00226649">
        <w:t>References</w:t>
      </w:r>
      <w:commentRangeEnd w:id="485"/>
      <w:r w:rsidR="0011698A">
        <w:rPr>
          <w:rStyle w:val="CommentReference"/>
          <w:rFonts w:ascii="Arial" w:eastAsia="Arial" w:hAnsi="Arial" w:cs="Arial"/>
          <w:b w:val="0"/>
          <w:color w:val="auto"/>
        </w:rPr>
        <w:commentReference w:id="485"/>
      </w:r>
    </w:p>
    <w:p w14:paraId="1FB0DD19" w14:textId="77777777" w:rsidR="00573BE1" w:rsidRDefault="00573BE1" w:rsidP="00573BE1"/>
    <w:p w14:paraId="278850C3" w14:textId="77777777" w:rsidR="002C36AA" w:rsidRPr="002C36AA" w:rsidRDefault="00222B97" w:rsidP="002C36AA">
      <w:pPr>
        <w:pStyle w:val="Bibliography"/>
        <w:rPr>
          <w:rFonts w:eastAsiaTheme="minorHAnsi"/>
        </w:rPr>
      </w:pPr>
      <w:r>
        <w:fldChar w:fldCharType="begin"/>
      </w:r>
      <w:r>
        <w:instrText xml:space="preserve"> ADDIN ZOTERO_BIBL {"uncited":[],"omitted":[],"custom":[]} CSL_BIBLIOGRAPHY </w:instrText>
      </w:r>
      <w:r>
        <w:fldChar w:fldCharType="separate"/>
      </w:r>
      <w:r w:rsidR="002C36AA" w:rsidRPr="002C36AA">
        <w:rPr>
          <w:rFonts w:eastAsiaTheme="minorHAnsi"/>
        </w:rPr>
        <w:t>1.</w:t>
      </w:r>
      <w:r w:rsidR="002C36AA" w:rsidRPr="002C36AA">
        <w:rPr>
          <w:rFonts w:eastAsiaTheme="minorHAnsi"/>
        </w:rPr>
        <w:tab/>
        <w:t xml:space="preserve">McGee S, ed. </w:t>
      </w:r>
      <w:r w:rsidR="002C36AA" w:rsidRPr="002C36AA">
        <w:rPr>
          <w:rFonts w:eastAsiaTheme="minorHAnsi"/>
          <w:i/>
          <w:iCs/>
        </w:rPr>
        <w:t>Evidence-Based Physical Diagnosis</w:t>
      </w:r>
      <w:r w:rsidR="002C36AA" w:rsidRPr="002C36AA">
        <w:rPr>
          <w:rFonts w:eastAsiaTheme="minorHAnsi"/>
        </w:rPr>
        <w:t>. Fourth Edition. Elsevier; 2018. doi:10.1016/B978-0-323-39276-1.12001-3</w:t>
      </w:r>
    </w:p>
    <w:p w14:paraId="338F16FE" w14:textId="77777777" w:rsidR="002C36AA" w:rsidRPr="002C36AA" w:rsidRDefault="002C36AA" w:rsidP="002C36AA">
      <w:pPr>
        <w:pStyle w:val="Bibliography"/>
        <w:rPr>
          <w:rFonts w:eastAsiaTheme="minorHAnsi"/>
        </w:rPr>
      </w:pPr>
      <w:r w:rsidRPr="002C36AA">
        <w:rPr>
          <w:rFonts w:eastAsiaTheme="minorHAnsi"/>
        </w:rPr>
        <w:t>2.</w:t>
      </w:r>
      <w:r w:rsidRPr="002C36AA">
        <w:rPr>
          <w:rFonts w:eastAsiaTheme="minorHAnsi"/>
        </w:rPr>
        <w:tab/>
        <w:t xml:space="preserve">Newman TB, Kohn MA. </w:t>
      </w:r>
      <w:r w:rsidRPr="002C36AA">
        <w:rPr>
          <w:rFonts w:eastAsiaTheme="minorHAnsi"/>
          <w:i/>
          <w:iCs/>
        </w:rPr>
        <w:t>Evidence-Based Diagnosis: An Introduction to Clinical Epidemiology</w:t>
      </w:r>
      <w:r w:rsidRPr="002C36AA">
        <w:rPr>
          <w:rFonts w:eastAsiaTheme="minorHAnsi"/>
        </w:rPr>
        <w:t>. Cambridge University Press; 2020.</w:t>
      </w:r>
    </w:p>
    <w:p w14:paraId="1371D310" w14:textId="77777777" w:rsidR="002C36AA" w:rsidRPr="002C36AA" w:rsidRDefault="002C36AA" w:rsidP="002C36AA">
      <w:pPr>
        <w:pStyle w:val="Bibliography"/>
        <w:rPr>
          <w:rFonts w:eastAsiaTheme="minorHAnsi"/>
        </w:rPr>
      </w:pPr>
      <w:r w:rsidRPr="002C36AA">
        <w:rPr>
          <w:rFonts w:eastAsiaTheme="minorHAnsi"/>
        </w:rPr>
        <w:t>3.</w:t>
      </w:r>
      <w:r w:rsidRPr="002C36AA">
        <w:rPr>
          <w:rFonts w:eastAsiaTheme="minorHAnsi"/>
        </w:rPr>
        <w:tab/>
        <w:t xml:space="preserve">Jaeschke R, Guyatt GH, Sackett DL, et al. Users’ Guides to the Medical Literature: III. How to Use an Article About a Diagnostic Test B. What Are the Results and Will They Help Me in Caring for My Patients? </w:t>
      </w:r>
      <w:r w:rsidRPr="002C36AA">
        <w:rPr>
          <w:rFonts w:eastAsiaTheme="minorHAnsi"/>
          <w:i/>
          <w:iCs/>
        </w:rPr>
        <w:t>JAMA</w:t>
      </w:r>
      <w:r w:rsidRPr="002C36AA">
        <w:rPr>
          <w:rFonts w:eastAsiaTheme="minorHAnsi"/>
        </w:rPr>
        <w:t>. 1994;271(9):703-707. doi:10.1001/jama.1994.03510330081039</w:t>
      </w:r>
    </w:p>
    <w:p w14:paraId="10BAB68D" w14:textId="77777777" w:rsidR="002C36AA" w:rsidRPr="002C36AA" w:rsidRDefault="002C36AA" w:rsidP="002C36AA">
      <w:pPr>
        <w:pStyle w:val="Bibliography"/>
        <w:rPr>
          <w:rFonts w:eastAsiaTheme="minorHAnsi"/>
        </w:rPr>
      </w:pPr>
      <w:r w:rsidRPr="002C36AA">
        <w:rPr>
          <w:rFonts w:eastAsiaTheme="minorHAnsi"/>
        </w:rPr>
        <w:t>4.</w:t>
      </w:r>
      <w:r w:rsidRPr="002C36AA">
        <w:rPr>
          <w:rFonts w:eastAsiaTheme="minorHAnsi"/>
        </w:rPr>
        <w:tab/>
        <w:t xml:space="preserve">Grimes DA, Schulz KF. Refining clinical diagnosis with likelihood ratios. </w:t>
      </w:r>
      <w:r w:rsidRPr="002C36AA">
        <w:rPr>
          <w:rFonts w:eastAsiaTheme="minorHAnsi"/>
          <w:i/>
          <w:iCs/>
        </w:rPr>
        <w:t>The Lancet</w:t>
      </w:r>
      <w:r w:rsidRPr="002C36AA">
        <w:rPr>
          <w:rFonts w:eastAsiaTheme="minorHAnsi"/>
        </w:rPr>
        <w:t>. 2005;365(9469):1500-1505. doi:10.1016/S0140-6736(05)66422-7</w:t>
      </w:r>
    </w:p>
    <w:p w14:paraId="65F9F95D" w14:textId="77777777" w:rsidR="002C36AA" w:rsidRPr="002C36AA" w:rsidRDefault="002C36AA" w:rsidP="002C36AA">
      <w:pPr>
        <w:pStyle w:val="Bibliography"/>
        <w:rPr>
          <w:rFonts w:eastAsiaTheme="minorHAnsi"/>
        </w:rPr>
      </w:pPr>
      <w:r w:rsidRPr="002C36AA">
        <w:rPr>
          <w:rFonts w:eastAsiaTheme="minorHAnsi"/>
        </w:rPr>
        <w:t>5.</w:t>
      </w:r>
      <w:r w:rsidRPr="002C36AA">
        <w:rPr>
          <w:rFonts w:eastAsiaTheme="minorHAnsi"/>
        </w:rPr>
        <w:tab/>
        <w:t xml:space="preserve">Zellner A. Optimal Information Processing and </w:t>
      </w:r>
      <w:proofErr w:type="spellStart"/>
      <w:r w:rsidRPr="002C36AA">
        <w:rPr>
          <w:rFonts w:eastAsiaTheme="minorHAnsi"/>
        </w:rPr>
        <w:t>Bayes’s</w:t>
      </w:r>
      <w:proofErr w:type="spellEnd"/>
      <w:r w:rsidRPr="002C36AA">
        <w:rPr>
          <w:rFonts w:eastAsiaTheme="minorHAnsi"/>
        </w:rPr>
        <w:t xml:space="preserve"> Theorem. </w:t>
      </w:r>
      <w:r w:rsidRPr="002C36AA">
        <w:rPr>
          <w:rFonts w:eastAsiaTheme="minorHAnsi"/>
          <w:i/>
          <w:iCs/>
        </w:rPr>
        <w:t>Am Stat</w:t>
      </w:r>
      <w:r w:rsidRPr="002C36AA">
        <w:rPr>
          <w:rFonts w:eastAsiaTheme="minorHAnsi"/>
        </w:rPr>
        <w:t>. Published online November 1, 1988. Accessed September 16, 2025. https://www.tandfonline.com/doi/abs/10.1080/00031305.1988.10475585</w:t>
      </w:r>
    </w:p>
    <w:p w14:paraId="41E06330" w14:textId="77777777" w:rsidR="002C36AA" w:rsidRPr="002C36AA" w:rsidRDefault="002C36AA" w:rsidP="002C36AA">
      <w:pPr>
        <w:pStyle w:val="Bibliography"/>
        <w:rPr>
          <w:rFonts w:eastAsiaTheme="minorHAnsi"/>
        </w:rPr>
      </w:pPr>
      <w:r w:rsidRPr="002C36AA">
        <w:rPr>
          <w:rFonts w:eastAsiaTheme="minorHAnsi"/>
        </w:rPr>
        <w:t>6.</w:t>
      </w:r>
      <w:r w:rsidRPr="002C36AA">
        <w:rPr>
          <w:rFonts w:eastAsiaTheme="minorHAnsi"/>
        </w:rPr>
        <w:tab/>
        <w:t xml:space="preserve">Brush JE Jr, Lee M, </w:t>
      </w:r>
      <w:proofErr w:type="spellStart"/>
      <w:r w:rsidRPr="002C36AA">
        <w:rPr>
          <w:rFonts w:eastAsiaTheme="minorHAnsi"/>
        </w:rPr>
        <w:t>Sherbino</w:t>
      </w:r>
      <w:proofErr w:type="spellEnd"/>
      <w:r w:rsidRPr="002C36AA">
        <w:rPr>
          <w:rFonts w:eastAsiaTheme="minorHAnsi"/>
        </w:rPr>
        <w:t xml:space="preserve"> J, Taylor-Fishwick JC, Norman G. Effect of Teaching Bayesian Methods Using Learning by Concept vs Learning by Example on Medical Students’ Ability to Estimate Probability of a Diagnosis: A Randomized Clinical Trial. </w:t>
      </w:r>
      <w:r w:rsidRPr="002C36AA">
        <w:rPr>
          <w:rFonts w:eastAsiaTheme="minorHAnsi"/>
          <w:i/>
          <w:iCs/>
        </w:rPr>
        <w:t xml:space="preserve">JAMA </w:t>
      </w:r>
      <w:proofErr w:type="spellStart"/>
      <w:r w:rsidRPr="002C36AA">
        <w:rPr>
          <w:rFonts w:eastAsiaTheme="minorHAnsi"/>
          <w:i/>
          <w:iCs/>
        </w:rPr>
        <w:t>Netw</w:t>
      </w:r>
      <w:proofErr w:type="spellEnd"/>
      <w:r w:rsidRPr="002C36AA">
        <w:rPr>
          <w:rFonts w:eastAsiaTheme="minorHAnsi"/>
          <w:i/>
          <w:iCs/>
        </w:rPr>
        <w:t xml:space="preserve"> Open</w:t>
      </w:r>
      <w:r w:rsidRPr="002C36AA">
        <w:rPr>
          <w:rFonts w:eastAsiaTheme="minorHAnsi"/>
        </w:rPr>
        <w:t>. 2019;2(12</w:t>
      </w:r>
      <w:proofErr w:type="gramStart"/>
      <w:r w:rsidRPr="002C36AA">
        <w:rPr>
          <w:rFonts w:eastAsiaTheme="minorHAnsi"/>
        </w:rPr>
        <w:t>):e</w:t>
      </w:r>
      <w:proofErr w:type="gramEnd"/>
      <w:r w:rsidRPr="002C36AA">
        <w:rPr>
          <w:rFonts w:eastAsiaTheme="minorHAnsi"/>
        </w:rPr>
        <w:t>1918023-e1918023. doi:10.1001/jamanetworkopen.2019.18023</w:t>
      </w:r>
    </w:p>
    <w:p w14:paraId="584A12AF" w14:textId="77777777" w:rsidR="002C36AA" w:rsidRPr="002C36AA" w:rsidRDefault="002C36AA" w:rsidP="002C36AA">
      <w:pPr>
        <w:pStyle w:val="Bibliography"/>
        <w:rPr>
          <w:rFonts w:eastAsiaTheme="minorHAnsi"/>
        </w:rPr>
      </w:pPr>
      <w:r w:rsidRPr="002C36AA">
        <w:rPr>
          <w:rFonts w:eastAsiaTheme="minorHAnsi"/>
        </w:rPr>
        <w:t>7.</w:t>
      </w:r>
      <w:r w:rsidRPr="002C36AA">
        <w:rPr>
          <w:rFonts w:eastAsiaTheme="minorHAnsi"/>
        </w:rPr>
        <w:tab/>
        <w:t xml:space="preserve">Brush Jr JE, </w:t>
      </w:r>
      <w:proofErr w:type="spellStart"/>
      <w:r w:rsidRPr="002C36AA">
        <w:rPr>
          <w:rFonts w:eastAsiaTheme="minorHAnsi"/>
        </w:rPr>
        <w:t>Sherbino</w:t>
      </w:r>
      <w:proofErr w:type="spellEnd"/>
      <w:r w:rsidRPr="002C36AA">
        <w:rPr>
          <w:rFonts w:eastAsiaTheme="minorHAnsi"/>
        </w:rPr>
        <w:t xml:space="preserve"> J, Norman GR. </w:t>
      </w:r>
      <w:proofErr w:type="gramStart"/>
      <w:r w:rsidRPr="002C36AA">
        <w:rPr>
          <w:rFonts w:eastAsiaTheme="minorHAnsi"/>
        </w:rPr>
        <w:t>How</w:t>
      </w:r>
      <w:proofErr w:type="gramEnd"/>
      <w:r w:rsidRPr="002C36AA">
        <w:rPr>
          <w:rFonts w:eastAsiaTheme="minorHAnsi"/>
        </w:rPr>
        <w:t xml:space="preserve"> expert clinicians intuitively recognize a medical diagnosis. </w:t>
      </w:r>
      <w:r w:rsidRPr="002C36AA">
        <w:rPr>
          <w:rFonts w:eastAsiaTheme="minorHAnsi"/>
          <w:i/>
          <w:iCs/>
        </w:rPr>
        <w:t>Am J Med</w:t>
      </w:r>
      <w:r w:rsidRPr="002C36AA">
        <w:rPr>
          <w:rFonts w:eastAsiaTheme="minorHAnsi"/>
        </w:rPr>
        <w:t xml:space="preserve">. 2017;130(6):629-634. </w:t>
      </w:r>
      <w:proofErr w:type="gramStart"/>
      <w:r w:rsidRPr="002C36AA">
        <w:rPr>
          <w:rFonts w:eastAsiaTheme="minorHAnsi"/>
        </w:rPr>
        <w:t>doi:10.1016/j.amjmed</w:t>
      </w:r>
      <w:proofErr w:type="gramEnd"/>
      <w:r w:rsidRPr="002C36AA">
        <w:rPr>
          <w:rFonts w:eastAsiaTheme="minorHAnsi"/>
        </w:rPr>
        <w:t>.2017.01.045</w:t>
      </w:r>
    </w:p>
    <w:p w14:paraId="2CBBB325" w14:textId="77777777" w:rsidR="002C36AA" w:rsidRPr="002C36AA" w:rsidRDefault="002C36AA" w:rsidP="002C36AA">
      <w:pPr>
        <w:pStyle w:val="Bibliography"/>
        <w:rPr>
          <w:rFonts w:eastAsiaTheme="minorHAnsi"/>
        </w:rPr>
      </w:pPr>
      <w:r w:rsidRPr="002C36AA">
        <w:rPr>
          <w:rFonts w:eastAsiaTheme="minorHAnsi"/>
        </w:rPr>
        <w:t>8.</w:t>
      </w:r>
      <w:r w:rsidRPr="002C36AA">
        <w:rPr>
          <w:rFonts w:eastAsiaTheme="minorHAnsi"/>
        </w:rPr>
        <w:tab/>
        <w:t xml:space="preserve">Reid MC, Lane DA, Feinstein AR. Academic calculations versus clinical judgments: practicing physicians’ use of quantitative measures of test accuracy. </w:t>
      </w:r>
      <w:r w:rsidRPr="002C36AA">
        <w:rPr>
          <w:rFonts w:eastAsiaTheme="minorHAnsi"/>
          <w:i/>
          <w:iCs/>
        </w:rPr>
        <w:t>Am J Med</w:t>
      </w:r>
      <w:r w:rsidRPr="002C36AA">
        <w:rPr>
          <w:rFonts w:eastAsiaTheme="minorHAnsi"/>
        </w:rPr>
        <w:t>. 1998;104(4):374-380. doi:10.1016/s0002-9343(98)00054-0</w:t>
      </w:r>
    </w:p>
    <w:p w14:paraId="37D457AD" w14:textId="77777777" w:rsidR="002C36AA" w:rsidRPr="002C36AA" w:rsidRDefault="002C36AA" w:rsidP="002C36AA">
      <w:pPr>
        <w:pStyle w:val="Bibliography"/>
        <w:rPr>
          <w:rFonts w:eastAsiaTheme="minorHAnsi"/>
        </w:rPr>
      </w:pPr>
      <w:r w:rsidRPr="002C36AA">
        <w:rPr>
          <w:rFonts w:eastAsiaTheme="minorHAnsi"/>
        </w:rPr>
        <w:t>9.</w:t>
      </w:r>
      <w:r w:rsidRPr="002C36AA">
        <w:rPr>
          <w:rFonts w:eastAsiaTheme="minorHAnsi"/>
        </w:rPr>
        <w:tab/>
        <w:t xml:space="preserve">Bossuyt PM, Reitsma JB, Bruns DE, et al. STARD 2015: an updated list of essential items for reporting diagnostic accuracy studies. </w:t>
      </w:r>
      <w:r w:rsidRPr="002C36AA">
        <w:rPr>
          <w:rFonts w:eastAsiaTheme="minorHAnsi"/>
          <w:i/>
          <w:iCs/>
        </w:rPr>
        <w:t>The BMJ</w:t>
      </w:r>
      <w:r w:rsidRPr="002C36AA">
        <w:rPr>
          <w:rFonts w:eastAsiaTheme="minorHAnsi"/>
        </w:rPr>
        <w:t>. 2015;351:h5527. doi:10.1136/bmj.h5527</w:t>
      </w:r>
    </w:p>
    <w:p w14:paraId="68345B64" w14:textId="77777777" w:rsidR="002C36AA" w:rsidRPr="002C36AA" w:rsidRDefault="002C36AA" w:rsidP="002C36AA">
      <w:pPr>
        <w:pStyle w:val="Bibliography"/>
        <w:rPr>
          <w:rFonts w:eastAsiaTheme="minorHAnsi"/>
        </w:rPr>
      </w:pPr>
      <w:r w:rsidRPr="002C36AA">
        <w:rPr>
          <w:rFonts w:eastAsiaTheme="minorHAnsi"/>
        </w:rPr>
        <w:t>10.</w:t>
      </w:r>
      <w:r w:rsidRPr="002C36AA">
        <w:rPr>
          <w:rFonts w:eastAsiaTheme="minorHAnsi"/>
        </w:rPr>
        <w:tab/>
        <w:t xml:space="preserve">Kohn MA, Carpenter CR, Newman TB. Understanding the direction of bias in studies of diagnostic test accuracy. </w:t>
      </w:r>
      <w:proofErr w:type="spellStart"/>
      <w:r w:rsidRPr="002C36AA">
        <w:rPr>
          <w:rFonts w:eastAsiaTheme="minorHAnsi"/>
          <w:i/>
          <w:iCs/>
        </w:rPr>
        <w:t>Acad</w:t>
      </w:r>
      <w:proofErr w:type="spellEnd"/>
      <w:r w:rsidRPr="002C36AA">
        <w:rPr>
          <w:rFonts w:eastAsiaTheme="minorHAnsi"/>
          <w:i/>
          <w:iCs/>
        </w:rPr>
        <w:t xml:space="preserve"> Emerg Med Off J Soc </w:t>
      </w:r>
      <w:proofErr w:type="spellStart"/>
      <w:r w:rsidRPr="002C36AA">
        <w:rPr>
          <w:rFonts w:eastAsiaTheme="minorHAnsi"/>
          <w:i/>
          <w:iCs/>
        </w:rPr>
        <w:t>Acad</w:t>
      </w:r>
      <w:proofErr w:type="spellEnd"/>
      <w:r w:rsidRPr="002C36AA">
        <w:rPr>
          <w:rFonts w:eastAsiaTheme="minorHAnsi"/>
          <w:i/>
          <w:iCs/>
        </w:rPr>
        <w:t xml:space="preserve"> Emerg Med</w:t>
      </w:r>
      <w:r w:rsidRPr="002C36AA">
        <w:rPr>
          <w:rFonts w:eastAsiaTheme="minorHAnsi"/>
        </w:rPr>
        <w:t>. 2013;20(11):1194-1206. doi:10.1111/acem.12255</w:t>
      </w:r>
    </w:p>
    <w:p w14:paraId="3BA2F979" w14:textId="77777777" w:rsidR="002C36AA" w:rsidRPr="002C36AA" w:rsidRDefault="002C36AA" w:rsidP="002C36AA">
      <w:pPr>
        <w:pStyle w:val="Bibliography"/>
        <w:rPr>
          <w:rFonts w:eastAsiaTheme="minorHAnsi"/>
        </w:rPr>
      </w:pPr>
      <w:r w:rsidRPr="002C36AA">
        <w:rPr>
          <w:rFonts w:eastAsiaTheme="minorHAnsi"/>
        </w:rPr>
        <w:t>11.</w:t>
      </w:r>
      <w:r w:rsidRPr="002C36AA">
        <w:rPr>
          <w:rFonts w:eastAsiaTheme="minorHAnsi"/>
        </w:rPr>
        <w:tab/>
        <w:t xml:space="preserve">Usher-Smith JA, Sharp SJ, Griffin SJ. The spectrum effect in tests for risk prediction, screening, and diagnosis. </w:t>
      </w:r>
      <w:r w:rsidRPr="002C36AA">
        <w:rPr>
          <w:rFonts w:eastAsiaTheme="minorHAnsi"/>
          <w:i/>
          <w:iCs/>
        </w:rPr>
        <w:t>BMJ</w:t>
      </w:r>
      <w:r w:rsidRPr="002C36AA">
        <w:rPr>
          <w:rFonts w:eastAsiaTheme="minorHAnsi"/>
        </w:rPr>
        <w:t>. 2016;353. doi:10.1136/</w:t>
      </w:r>
      <w:proofErr w:type="gramStart"/>
      <w:r w:rsidRPr="002C36AA">
        <w:rPr>
          <w:rFonts w:eastAsiaTheme="minorHAnsi"/>
        </w:rPr>
        <w:t>bmj.i</w:t>
      </w:r>
      <w:proofErr w:type="gramEnd"/>
      <w:r w:rsidRPr="002C36AA">
        <w:rPr>
          <w:rFonts w:eastAsiaTheme="minorHAnsi"/>
        </w:rPr>
        <w:t>3139</w:t>
      </w:r>
    </w:p>
    <w:p w14:paraId="7649713E" w14:textId="77777777" w:rsidR="002C36AA" w:rsidRPr="002C36AA" w:rsidRDefault="002C36AA" w:rsidP="002C36AA">
      <w:pPr>
        <w:pStyle w:val="Bibliography"/>
        <w:rPr>
          <w:rFonts w:eastAsiaTheme="minorHAnsi"/>
        </w:rPr>
      </w:pPr>
      <w:r w:rsidRPr="002C36AA">
        <w:rPr>
          <w:rFonts w:eastAsiaTheme="minorHAnsi"/>
        </w:rPr>
        <w:t>12.</w:t>
      </w:r>
      <w:r w:rsidRPr="002C36AA">
        <w:rPr>
          <w:rFonts w:eastAsiaTheme="minorHAnsi"/>
        </w:rPr>
        <w:tab/>
        <w:t xml:space="preserve">Shmatko A, Jung AW, Gaurav K, et al. Learning the natural history of human disease with generative transformers. </w:t>
      </w:r>
      <w:r w:rsidRPr="002C36AA">
        <w:rPr>
          <w:rFonts w:eastAsiaTheme="minorHAnsi"/>
          <w:i/>
          <w:iCs/>
        </w:rPr>
        <w:t>Nature</w:t>
      </w:r>
      <w:r w:rsidRPr="002C36AA">
        <w:rPr>
          <w:rFonts w:eastAsiaTheme="minorHAnsi"/>
        </w:rPr>
        <w:t>. Published online September 17, 2025:1-9. doi:10.1038/s41586-025-09529-3</w:t>
      </w:r>
    </w:p>
    <w:p w14:paraId="7A8A5301" w14:textId="77777777" w:rsidR="002C36AA" w:rsidRPr="002C36AA" w:rsidRDefault="002C36AA" w:rsidP="002C36AA">
      <w:pPr>
        <w:pStyle w:val="Bibliography"/>
        <w:rPr>
          <w:rFonts w:eastAsiaTheme="minorHAnsi"/>
        </w:rPr>
      </w:pPr>
      <w:r w:rsidRPr="002C36AA">
        <w:rPr>
          <w:rFonts w:eastAsiaTheme="minorHAnsi"/>
        </w:rPr>
        <w:t>13.</w:t>
      </w:r>
      <w:r w:rsidRPr="002C36AA">
        <w:rPr>
          <w:rFonts w:eastAsiaTheme="minorHAnsi"/>
        </w:rPr>
        <w:tab/>
        <w:t xml:space="preserve">Singhal K, Azizi S, Tu T, et al. </w:t>
      </w:r>
      <w:proofErr w:type="gramStart"/>
      <w:r w:rsidRPr="002C36AA">
        <w:rPr>
          <w:rFonts w:eastAsiaTheme="minorHAnsi"/>
        </w:rPr>
        <w:t>Large</w:t>
      </w:r>
      <w:proofErr w:type="gramEnd"/>
      <w:r w:rsidRPr="002C36AA">
        <w:rPr>
          <w:rFonts w:eastAsiaTheme="minorHAnsi"/>
        </w:rPr>
        <w:t xml:space="preserve"> language models encode clinical knowledge. </w:t>
      </w:r>
      <w:r w:rsidRPr="002C36AA">
        <w:rPr>
          <w:rFonts w:eastAsiaTheme="minorHAnsi"/>
          <w:i/>
          <w:iCs/>
        </w:rPr>
        <w:t>Nature</w:t>
      </w:r>
      <w:r w:rsidRPr="002C36AA">
        <w:rPr>
          <w:rFonts w:eastAsiaTheme="minorHAnsi"/>
        </w:rPr>
        <w:t>. 2023;620(7972):172-180. doi:10.1038/s41586-023-06291-2</w:t>
      </w:r>
    </w:p>
    <w:p w14:paraId="279F3464" w14:textId="77777777" w:rsidR="002C36AA" w:rsidRPr="002C36AA" w:rsidRDefault="002C36AA" w:rsidP="002C36AA">
      <w:pPr>
        <w:pStyle w:val="Bibliography"/>
        <w:rPr>
          <w:rFonts w:eastAsiaTheme="minorHAnsi"/>
        </w:rPr>
      </w:pPr>
      <w:r w:rsidRPr="002C36AA">
        <w:rPr>
          <w:rFonts w:eastAsiaTheme="minorHAnsi"/>
        </w:rPr>
        <w:t>14.</w:t>
      </w:r>
      <w:r w:rsidRPr="002C36AA">
        <w:rPr>
          <w:rFonts w:eastAsiaTheme="minorHAnsi"/>
        </w:rPr>
        <w:tab/>
        <w:t xml:space="preserve">Brown T, Mann B, Ryder N, et al. Language Models are Few-Shot Learners. In: </w:t>
      </w:r>
      <w:r w:rsidRPr="002C36AA">
        <w:rPr>
          <w:rFonts w:eastAsiaTheme="minorHAnsi"/>
          <w:i/>
          <w:iCs/>
        </w:rPr>
        <w:t>Advances in Neural Information Processing Systems</w:t>
      </w:r>
      <w:r w:rsidRPr="002C36AA">
        <w:rPr>
          <w:rFonts w:eastAsiaTheme="minorHAnsi"/>
        </w:rPr>
        <w:t>. Vol 33. Curran Associates, Inc.; 2020:1877-1901. Accessed September 17, 2025. https://papers.nips.cc/paper/2020/hash/1457c0d6bfcb4967418bfb8ac142f64a-Abstract.html</w:t>
      </w:r>
    </w:p>
    <w:p w14:paraId="21A9B0E1" w14:textId="77777777" w:rsidR="002C36AA" w:rsidRPr="002C36AA" w:rsidRDefault="002C36AA" w:rsidP="002C36AA">
      <w:pPr>
        <w:pStyle w:val="Bibliography"/>
        <w:rPr>
          <w:rFonts w:eastAsiaTheme="minorHAnsi"/>
        </w:rPr>
      </w:pPr>
      <w:r w:rsidRPr="002C36AA">
        <w:rPr>
          <w:rFonts w:eastAsiaTheme="minorHAnsi"/>
        </w:rPr>
        <w:t>15.</w:t>
      </w:r>
      <w:r w:rsidRPr="002C36AA">
        <w:rPr>
          <w:rFonts w:eastAsiaTheme="minorHAnsi"/>
        </w:rPr>
        <w:tab/>
        <w:t xml:space="preserve">Howell MD, Corrado GS, DeSalvo KB. Three Epochs of Artificial Intelligence in Health Care. </w:t>
      </w:r>
      <w:r w:rsidRPr="002C36AA">
        <w:rPr>
          <w:rFonts w:eastAsiaTheme="minorHAnsi"/>
          <w:i/>
          <w:iCs/>
        </w:rPr>
        <w:t>JAMA</w:t>
      </w:r>
      <w:r w:rsidRPr="002C36AA">
        <w:rPr>
          <w:rFonts w:eastAsiaTheme="minorHAnsi"/>
        </w:rPr>
        <w:t>. 2024;331(3):242-244. doi:10.1001/jama.2023.25057</w:t>
      </w:r>
    </w:p>
    <w:p w14:paraId="05F36555" w14:textId="77777777" w:rsidR="002C36AA" w:rsidRPr="002C36AA" w:rsidRDefault="002C36AA" w:rsidP="002C36AA">
      <w:pPr>
        <w:pStyle w:val="Bibliography"/>
        <w:rPr>
          <w:rFonts w:eastAsiaTheme="minorHAnsi"/>
        </w:rPr>
      </w:pPr>
      <w:r w:rsidRPr="002C36AA">
        <w:rPr>
          <w:rFonts w:eastAsiaTheme="minorHAnsi"/>
        </w:rPr>
        <w:t>16.</w:t>
      </w:r>
      <w:r w:rsidRPr="002C36AA">
        <w:rPr>
          <w:rFonts w:eastAsiaTheme="minorHAnsi"/>
        </w:rPr>
        <w:tab/>
        <w:t xml:space="preserve">Goh E, Gallo R, Hom J, et al. Large Language Model Influence on Diagnostic Reasoning: A Randomized Clinical Trial. </w:t>
      </w:r>
      <w:r w:rsidRPr="002C36AA">
        <w:rPr>
          <w:rFonts w:eastAsiaTheme="minorHAnsi"/>
          <w:i/>
          <w:iCs/>
        </w:rPr>
        <w:t xml:space="preserve">JAMA </w:t>
      </w:r>
      <w:proofErr w:type="spellStart"/>
      <w:r w:rsidRPr="002C36AA">
        <w:rPr>
          <w:rFonts w:eastAsiaTheme="minorHAnsi"/>
          <w:i/>
          <w:iCs/>
        </w:rPr>
        <w:t>Netw</w:t>
      </w:r>
      <w:proofErr w:type="spellEnd"/>
      <w:r w:rsidRPr="002C36AA">
        <w:rPr>
          <w:rFonts w:eastAsiaTheme="minorHAnsi"/>
          <w:i/>
          <w:iCs/>
        </w:rPr>
        <w:t xml:space="preserve"> Open</w:t>
      </w:r>
      <w:r w:rsidRPr="002C36AA">
        <w:rPr>
          <w:rFonts w:eastAsiaTheme="minorHAnsi"/>
        </w:rPr>
        <w:t>. 2024;7(10</w:t>
      </w:r>
      <w:proofErr w:type="gramStart"/>
      <w:r w:rsidRPr="002C36AA">
        <w:rPr>
          <w:rFonts w:eastAsiaTheme="minorHAnsi"/>
        </w:rPr>
        <w:t>):e</w:t>
      </w:r>
      <w:proofErr w:type="gramEnd"/>
      <w:r w:rsidRPr="002C36AA">
        <w:rPr>
          <w:rFonts w:eastAsiaTheme="minorHAnsi"/>
        </w:rPr>
        <w:t>2440969. doi:10.1001/jamanetworkopen.2024.40969</w:t>
      </w:r>
    </w:p>
    <w:p w14:paraId="65832D31" w14:textId="77777777" w:rsidR="002C36AA" w:rsidRPr="002C36AA" w:rsidRDefault="002C36AA" w:rsidP="002C36AA">
      <w:pPr>
        <w:pStyle w:val="Bibliography"/>
        <w:rPr>
          <w:rFonts w:eastAsiaTheme="minorHAnsi"/>
        </w:rPr>
      </w:pPr>
      <w:r w:rsidRPr="002C36AA">
        <w:rPr>
          <w:rFonts w:eastAsiaTheme="minorHAnsi"/>
        </w:rPr>
        <w:t>17.</w:t>
      </w:r>
      <w:r w:rsidRPr="002C36AA">
        <w:rPr>
          <w:rFonts w:eastAsiaTheme="minorHAnsi"/>
        </w:rPr>
        <w:tab/>
        <w:t xml:space="preserve">Hager P, Jungmann F, Holland R, et al. Evaluation and mitigation of the limitations of large language models in clinical decision-making. </w:t>
      </w:r>
      <w:r w:rsidRPr="002C36AA">
        <w:rPr>
          <w:rFonts w:eastAsiaTheme="minorHAnsi"/>
          <w:i/>
          <w:iCs/>
        </w:rPr>
        <w:t>Nat Med</w:t>
      </w:r>
      <w:r w:rsidRPr="002C36AA">
        <w:rPr>
          <w:rFonts w:eastAsiaTheme="minorHAnsi"/>
        </w:rPr>
        <w:t>. 2024;30(9):2613-2622. doi:10.1038/s41591-024-03097-1</w:t>
      </w:r>
    </w:p>
    <w:p w14:paraId="74699D4B" w14:textId="77777777" w:rsidR="002C36AA" w:rsidRPr="002C36AA" w:rsidRDefault="002C36AA" w:rsidP="002C36AA">
      <w:pPr>
        <w:pStyle w:val="Bibliography"/>
        <w:rPr>
          <w:rFonts w:eastAsiaTheme="minorHAnsi"/>
        </w:rPr>
      </w:pPr>
      <w:r w:rsidRPr="002C36AA">
        <w:rPr>
          <w:rFonts w:eastAsiaTheme="minorHAnsi"/>
        </w:rPr>
        <w:t>18.</w:t>
      </w:r>
      <w:r w:rsidRPr="002C36AA">
        <w:rPr>
          <w:rFonts w:eastAsiaTheme="minorHAnsi"/>
        </w:rPr>
        <w:tab/>
        <w:t xml:space="preserve">Sahoo SS, Plasek JM, Xu H, et al. </w:t>
      </w:r>
      <w:proofErr w:type="gramStart"/>
      <w:r w:rsidRPr="002C36AA">
        <w:rPr>
          <w:rFonts w:eastAsiaTheme="minorHAnsi"/>
        </w:rPr>
        <w:t>Large</w:t>
      </w:r>
      <w:proofErr w:type="gramEnd"/>
      <w:r w:rsidRPr="002C36AA">
        <w:rPr>
          <w:rFonts w:eastAsiaTheme="minorHAnsi"/>
        </w:rPr>
        <w:t xml:space="preserve"> language models for biomedicine: foundations, opportunities, challenges, and best practices. </w:t>
      </w:r>
      <w:r w:rsidRPr="002C36AA">
        <w:rPr>
          <w:rFonts w:eastAsiaTheme="minorHAnsi"/>
          <w:i/>
          <w:iCs/>
        </w:rPr>
        <w:t>J Am Med Inform Assoc JAMIA</w:t>
      </w:r>
      <w:r w:rsidRPr="002C36AA">
        <w:rPr>
          <w:rFonts w:eastAsiaTheme="minorHAnsi"/>
        </w:rPr>
        <w:t>. 2024;31(9):2114-2124. doi:10.1093/</w:t>
      </w:r>
      <w:proofErr w:type="spellStart"/>
      <w:r w:rsidRPr="002C36AA">
        <w:rPr>
          <w:rFonts w:eastAsiaTheme="minorHAnsi"/>
        </w:rPr>
        <w:t>jamia</w:t>
      </w:r>
      <w:proofErr w:type="spellEnd"/>
      <w:r w:rsidRPr="002C36AA">
        <w:rPr>
          <w:rFonts w:eastAsiaTheme="minorHAnsi"/>
        </w:rPr>
        <w:t>/ocae074</w:t>
      </w:r>
    </w:p>
    <w:p w14:paraId="12C4470D" w14:textId="77777777" w:rsidR="002C36AA" w:rsidRPr="002C36AA" w:rsidRDefault="002C36AA" w:rsidP="002C36AA">
      <w:pPr>
        <w:pStyle w:val="Bibliography"/>
        <w:rPr>
          <w:rFonts w:eastAsiaTheme="minorHAnsi"/>
        </w:rPr>
      </w:pPr>
      <w:r w:rsidRPr="002C36AA">
        <w:rPr>
          <w:rFonts w:eastAsiaTheme="minorHAnsi"/>
        </w:rPr>
        <w:t>19.</w:t>
      </w:r>
      <w:r w:rsidRPr="002C36AA">
        <w:rPr>
          <w:rFonts w:eastAsiaTheme="minorHAnsi"/>
        </w:rPr>
        <w:tab/>
        <w:t xml:space="preserve">Bland JM, Altman DG. Statistical methods for assessing agreement between two methods of clinical measurement. </w:t>
      </w:r>
      <w:r w:rsidRPr="002C36AA">
        <w:rPr>
          <w:rFonts w:eastAsiaTheme="minorHAnsi"/>
          <w:i/>
          <w:iCs/>
        </w:rPr>
        <w:t>Lancet Lond Engl</w:t>
      </w:r>
      <w:r w:rsidRPr="002C36AA">
        <w:rPr>
          <w:rFonts w:eastAsiaTheme="minorHAnsi"/>
        </w:rPr>
        <w:t>. 1986;1(8476):307-310.</w:t>
      </w:r>
    </w:p>
    <w:p w14:paraId="0EE67A7E" w14:textId="77777777" w:rsidR="002C36AA" w:rsidRPr="002C36AA" w:rsidRDefault="002C36AA" w:rsidP="002C36AA">
      <w:pPr>
        <w:pStyle w:val="Bibliography"/>
        <w:rPr>
          <w:rFonts w:eastAsiaTheme="minorHAnsi"/>
        </w:rPr>
      </w:pPr>
      <w:r w:rsidRPr="002C36AA">
        <w:rPr>
          <w:rFonts w:eastAsiaTheme="minorHAnsi"/>
        </w:rPr>
        <w:t>20.</w:t>
      </w:r>
      <w:r w:rsidRPr="002C36AA">
        <w:rPr>
          <w:rFonts w:eastAsiaTheme="minorHAnsi"/>
        </w:rPr>
        <w:tab/>
        <w:t xml:space="preserve">Good IJ. Weight of Evidence: A Brief Survey. In: </w:t>
      </w:r>
      <w:r w:rsidRPr="002C36AA">
        <w:rPr>
          <w:rFonts w:eastAsiaTheme="minorHAnsi"/>
          <w:i/>
          <w:iCs/>
        </w:rPr>
        <w:t>Bayesian Statistics 2</w:t>
      </w:r>
      <w:r w:rsidRPr="002C36AA">
        <w:rPr>
          <w:rFonts w:eastAsiaTheme="minorHAnsi"/>
        </w:rPr>
        <w:t>. Elsevier Science Publishers; 1985:249-270.</w:t>
      </w:r>
    </w:p>
    <w:p w14:paraId="3AF5F32A" w14:textId="77777777" w:rsidR="002C36AA" w:rsidRPr="002C36AA" w:rsidRDefault="002C36AA" w:rsidP="002C36AA">
      <w:pPr>
        <w:pStyle w:val="Bibliography"/>
        <w:rPr>
          <w:rFonts w:eastAsiaTheme="minorHAnsi"/>
        </w:rPr>
      </w:pPr>
      <w:r w:rsidRPr="002C36AA">
        <w:rPr>
          <w:rFonts w:eastAsiaTheme="minorHAnsi"/>
        </w:rPr>
        <w:t>21.</w:t>
      </w:r>
      <w:r w:rsidRPr="002C36AA">
        <w:rPr>
          <w:rFonts w:eastAsiaTheme="minorHAnsi"/>
        </w:rPr>
        <w:tab/>
        <w:t xml:space="preserve">Pitman E. A note on normal correlation. </w:t>
      </w:r>
      <w:proofErr w:type="spellStart"/>
      <w:r w:rsidRPr="002C36AA">
        <w:rPr>
          <w:rFonts w:eastAsiaTheme="minorHAnsi"/>
          <w:i/>
          <w:iCs/>
        </w:rPr>
        <w:t>Biometrika</w:t>
      </w:r>
      <w:proofErr w:type="spellEnd"/>
      <w:r w:rsidRPr="002C36AA">
        <w:rPr>
          <w:rFonts w:eastAsiaTheme="minorHAnsi"/>
        </w:rPr>
        <w:t>. 1939;31(1/2):9-12.</w:t>
      </w:r>
    </w:p>
    <w:p w14:paraId="087E5F5D" w14:textId="77777777" w:rsidR="002C36AA" w:rsidRPr="002C36AA" w:rsidRDefault="002C36AA" w:rsidP="002C36AA">
      <w:pPr>
        <w:pStyle w:val="Bibliography"/>
        <w:rPr>
          <w:rFonts w:eastAsiaTheme="minorHAnsi"/>
        </w:rPr>
      </w:pPr>
      <w:r w:rsidRPr="002C36AA">
        <w:rPr>
          <w:rFonts w:eastAsiaTheme="minorHAnsi"/>
        </w:rPr>
        <w:t>22.</w:t>
      </w:r>
      <w:r w:rsidRPr="002C36AA">
        <w:rPr>
          <w:rFonts w:eastAsiaTheme="minorHAnsi"/>
        </w:rPr>
        <w:tab/>
        <w:t xml:space="preserve">Morgan W. A test for the significance of the difference between the two variances in a sample from a normal bivariate population. </w:t>
      </w:r>
      <w:proofErr w:type="spellStart"/>
      <w:r w:rsidRPr="002C36AA">
        <w:rPr>
          <w:rFonts w:eastAsiaTheme="minorHAnsi"/>
          <w:i/>
          <w:iCs/>
        </w:rPr>
        <w:t>Biometrika</w:t>
      </w:r>
      <w:proofErr w:type="spellEnd"/>
      <w:r w:rsidRPr="002C36AA">
        <w:rPr>
          <w:rFonts w:eastAsiaTheme="minorHAnsi"/>
        </w:rPr>
        <w:t>. 1939;31(1/2):13-19.</w:t>
      </w:r>
    </w:p>
    <w:p w14:paraId="731D22BD" w14:textId="77777777" w:rsidR="002C36AA" w:rsidRPr="002C36AA" w:rsidRDefault="002C36AA" w:rsidP="002C36AA">
      <w:pPr>
        <w:pStyle w:val="Bibliography"/>
        <w:rPr>
          <w:rFonts w:eastAsiaTheme="minorHAnsi"/>
        </w:rPr>
      </w:pPr>
      <w:r w:rsidRPr="002C36AA">
        <w:rPr>
          <w:rFonts w:eastAsiaTheme="minorHAnsi"/>
        </w:rPr>
        <w:t>23.</w:t>
      </w:r>
      <w:r w:rsidRPr="002C36AA">
        <w:rPr>
          <w:rFonts w:eastAsiaTheme="minorHAnsi"/>
        </w:rPr>
        <w:tab/>
        <w:t xml:space="preserve">Fleiss JL, Cohen J, Everitt BS. Large sample standard errors of kappa and weighted kappa. </w:t>
      </w:r>
      <w:r w:rsidRPr="002C36AA">
        <w:rPr>
          <w:rFonts w:eastAsiaTheme="minorHAnsi"/>
          <w:i/>
          <w:iCs/>
        </w:rPr>
        <w:t>Psychol Bull</w:t>
      </w:r>
      <w:r w:rsidRPr="002C36AA">
        <w:rPr>
          <w:rFonts w:eastAsiaTheme="minorHAnsi"/>
        </w:rPr>
        <w:t>. 1969;72(5):323. doi:10.1037/h0028106</w:t>
      </w:r>
    </w:p>
    <w:p w14:paraId="3FCA9017" w14:textId="77777777" w:rsidR="002C36AA" w:rsidRPr="002C36AA" w:rsidRDefault="002C36AA" w:rsidP="002C36AA">
      <w:pPr>
        <w:pStyle w:val="Bibliography"/>
        <w:rPr>
          <w:rFonts w:eastAsiaTheme="minorHAnsi"/>
        </w:rPr>
      </w:pPr>
      <w:r w:rsidRPr="002C36AA">
        <w:rPr>
          <w:rFonts w:eastAsiaTheme="minorHAnsi"/>
        </w:rPr>
        <w:t>24.</w:t>
      </w:r>
      <w:r w:rsidRPr="002C36AA">
        <w:rPr>
          <w:rFonts w:eastAsiaTheme="minorHAnsi"/>
        </w:rPr>
        <w:tab/>
        <w:t xml:space="preserve">Fleiss JL, Cohen J. The Equivalence of Weighted Kappa and the Intraclass Correlation Coefficient as Measures of Reliability. </w:t>
      </w:r>
      <w:r w:rsidRPr="002C36AA">
        <w:rPr>
          <w:rFonts w:eastAsiaTheme="minorHAnsi"/>
          <w:i/>
          <w:iCs/>
        </w:rPr>
        <w:t>Educ Psychol Meas</w:t>
      </w:r>
      <w:r w:rsidRPr="002C36AA">
        <w:rPr>
          <w:rFonts w:eastAsiaTheme="minorHAnsi"/>
        </w:rPr>
        <w:t>. 1973;33(3):613-619. doi:10.1177/001316447303300309</w:t>
      </w:r>
    </w:p>
    <w:p w14:paraId="59069DB1" w14:textId="77777777" w:rsidR="002C36AA" w:rsidRPr="002C36AA" w:rsidRDefault="002C36AA" w:rsidP="002C36AA">
      <w:pPr>
        <w:pStyle w:val="Bibliography"/>
        <w:rPr>
          <w:rFonts w:eastAsiaTheme="minorHAnsi"/>
        </w:rPr>
      </w:pPr>
      <w:r w:rsidRPr="002C36AA">
        <w:rPr>
          <w:rFonts w:eastAsiaTheme="minorHAnsi"/>
        </w:rPr>
        <w:t>25.</w:t>
      </w:r>
      <w:r w:rsidRPr="002C36AA">
        <w:rPr>
          <w:rFonts w:eastAsiaTheme="minorHAnsi"/>
        </w:rPr>
        <w:tab/>
        <w:t xml:space="preserve">Jagannath AD, </w:t>
      </w:r>
      <w:proofErr w:type="spellStart"/>
      <w:r w:rsidRPr="002C36AA">
        <w:rPr>
          <w:rFonts w:eastAsiaTheme="minorHAnsi"/>
        </w:rPr>
        <w:t>Dreicer</w:t>
      </w:r>
      <w:proofErr w:type="spellEnd"/>
      <w:r w:rsidRPr="002C36AA">
        <w:rPr>
          <w:rFonts w:eastAsiaTheme="minorHAnsi"/>
        </w:rPr>
        <w:t xml:space="preserve"> JJ, Penner JC, Dhaliwal G. The cognitive apprenticeship: advancing reasoning education by thinking aloud. </w:t>
      </w:r>
      <w:r w:rsidRPr="002C36AA">
        <w:rPr>
          <w:rFonts w:eastAsiaTheme="minorHAnsi"/>
          <w:i/>
          <w:iCs/>
        </w:rPr>
        <w:t>Diagnosis</w:t>
      </w:r>
      <w:r w:rsidRPr="002C36AA">
        <w:rPr>
          <w:rFonts w:eastAsiaTheme="minorHAnsi"/>
        </w:rPr>
        <w:t>. 2023;10(1):9-12. doi:10.1515/dx-2022-0043</w:t>
      </w:r>
    </w:p>
    <w:p w14:paraId="6DDC793F" w14:textId="77777777" w:rsidR="002C36AA" w:rsidRPr="002C36AA" w:rsidRDefault="002C36AA" w:rsidP="002C36AA">
      <w:pPr>
        <w:pStyle w:val="Bibliography"/>
        <w:rPr>
          <w:rFonts w:eastAsiaTheme="minorHAnsi"/>
        </w:rPr>
      </w:pPr>
      <w:r w:rsidRPr="002C36AA">
        <w:rPr>
          <w:rFonts w:eastAsiaTheme="minorHAnsi"/>
        </w:rPr>
        <w:t>26.</w:t>
      </w:r>
      <w:r w:rsidRPr="002C36AA">
        <w:rPr>
          <w:rFonts w:eastAsiaTheme="minorHAnsi"/>
        </w:rPr>
        <w:tab/>
        <w:t xml:space="preserve">Abdulnour REE, Gin B, Boscardin CK. Educational Strategies for Clinical Supervision of Artificial Intelligence Use. </w:t>
      </w:r>
      <w:r w:rsidRPr="002C36AA">
        <w:rPr>
          <w:rFonts w:eastAsiaTheme="minorHAnsi"/>
          <w:i/>
          <w:iCs/>
        </w:rPr>
        <w:t>N Engl J Med</w:t>
      </w:r>
      <w:r w:rsidRPr="002C36AA">
        <w:rPr>
          <w:rFonts w:eastAsiaTheme="minorHAnsi"/>
        </w:rPr>
        <w:t>. 2025;393(8):786-797. doi:10.1056/NEJMra2503232</w:t>
      </w:r>
    </w:p>
    <w:p w14:paraId="3E245FF2" w14:textId="77777777" w:rsidR="002C36AA" w:rsidRPr="002C36AA" w:rsidRDefault="002C36AA" w:rsidP="002C36AA">
      <w:pPr>
        <w:pStyle w:val="Bibliography"/>
        <w:rPr>
          <w:rFonts w:eastAsiaTheme="minorHAnsi"/>
        </w:rPr>
      </w:pPr>
      <w:r w:rsidRPr="002C36AA">
        <w:rPr>
          <w:rFonts w:eastAsiaTheme="minorHAnsi"/>
        </w:rPr>
        <w:t>27.</w:t>
      </w:r>
      <w:r w:rsidRPr="002C36AA">
        <w:rPr>
          <w:rFonts w:eastAsiaTheme="minorHAnsi"/>
        </w:rPr>
        <w:tab/>
        <w:t xml:space="preserve">Morris JX, </w:t>
      </w:r>
      <w:proofErr w:type="spellStart"/>
      <w:r w:rsidRPr="002C36AA">
        <w:rPr>
          <w:rFonts w:eastAsiaTheme="minorHAnsi"/>
        </w:rPr>
        <w:t>Sitawarin</w:t>
      </w:r>
      <w:proofErr w:type="spellEnd"/>
      <w:r w:rsidRPr="002C36AA">
        <w:rPr>
          <w:rFonts w:eastAsiaTheme="minorHAnsi"/>
        </w:rPr>
        <w:t xml:space="preserve"> C, Guo C, et al. How much do language models memorize? </w:t>
      </w:r>
      <w:proofErr w:type="spellStart"/>
      <w:r w:rsidRPr="002C36AA">
        <w:rPr>
          <w:rFonts w:eastAsiaTheme="minorHAnsi"/>
          <w:i/>
          <w:iCs/>
        </w:rPr>
        <w:t>arXiv</w:t>
      </w:r>
      <w:proofErr w:type="spellEnd"/>
      <w:r w:rsidRPr="002C36AA">
        <w:rPr>
          <w:rFonts w:eastAsiaTheme="minorHAnsi"/>
        </w:rPr>
        <w:t>. Preprint posted online June 18, 2025. doi:10.48550/arXiv.2505.24832</w:t>
      </w:r>
    </w:p>
    <w:p w14:paraId="14819CB6" w14:textId="77777777" w:rsidR="002C36AA" w:rsidRPr="002C36AA" w:rsidRDefault="002C36AA" w:rsidP="002C36AA">
      <w:pPr>
        <w:pStyle w:val="Bibliography"/>
        <w:rPr>
          <w:rFonts w:eastAsiaTheme="minorHAnsi"/>
        </w:rPr>
      </w:pPr>
      <w:r w:rsidRPr="002C36AA">
        <w:rPr>
          <w:rFonts w:eastAsiaTheme="minorHAnsi"/>
        </w:rPr>
        <w:t>28.</w:t>
      </w:r>
      <w:r w:rsidRPr="002C36AA">
        <w:rPr>
          <w:rFonts w:eastAsiaTheme="minorHAnsi"/>
        </w:rPr>
        <w:tab/>
      </w:r>
      <w:proofErr w:type="spellStart"/>
      <w:r w:rsidRPr="002C36AA">
        <w:rPr>
          <w:rFonts w:eastAsiaTheme="minorHAnsi"/>
        </w:rPr>
        <w:t>Watsjold</w:t>
      </w:r>
      <w:proofErr w:type="spellEnd"/>
      <w:r w:rsidRPr="002C36AA">
        <w:rPr>
          <w:rFonts w:eastAsiaTheme="minorHAnsi"/>
        </w:rPr>
        <w:t xml:space="preserve"> BK, Ilgen JS, Regehr G. An Ecological Account of Clinical Reasoning. </w:t>
      </w:r>
      <w:proofErr w:type="spellStart"/>
      <w:r w:rsidRPr="002C36AA">
        <w:rPr>
          <w:rFonts w:eastAsiaTheme="minorHAnsi"/>
          <w:i/>
          <w:iCs/>
        </w:rPr>
        <w:t>Acad</w:t>
      </w:r>
      <w:proofErr w:type="spellEnd"/>
      <w:r w:rsidRPr="002C36AA">
        <w:rPr>
          <w:rFonts w:eastAsiaTheme="minorHAnsi"/>
          <w:i/>
          <w:iCs/>
        </w:rPr>
        <w:t xml:space="preserve"> Med</w:t>
      </w:r>
      <w:r w:rsidRPr="002C36AA">
        <w:rPr>
          <w:rFonts w:eastAsiaTheme="minorHAnsi"/>
        </w:rPr>
        <w:t>. 2022;97(11S</w:t>
      </w:r>
      <w:proofErr w:type="gramStart"/>
      <w:r w:rsidRPr="002C36AA">
        <w:rPr>
          <w:rFonts w:eastAsiaTheme="minorHAnsi"/>
        </w:rPr>
        <w:t>):S</w:t>
      </w:r>
      <w:proofErr w:type="gramEnd"/>
      <w:r w:rsidRPr="002C36AA">
        <w:rPr>
          <w:rFonts w:eastAsiaTheme="minorHAnsi"/>
        </w:rPr>
        <w:t>80. doi:10.1097/ACM.0000000000004899</w:t>
      </w:r>
    </w:p>
    <w:p w14:paraId="4B65A4C5" w14:textId="77777777" w:rsidR="002C36AA" w:rsidRPr="002C36AA" w:rsidRDefault="002C36AA" w:rsidP="002C36AA">
      <w:pPr>
        <w:pStyle w:val="Bibliography"/>
        <w:rPr>
          <w:rFonts w:eastAsiaTheme="minorHAnsi"/>
        </w:rPr>
      </w:pPr>
      <w:r w:rsidRPr="002C36AA">
        <w:rPr>
          <w:rFonts w:eastAsiaTheme="minorHAnsi"/>
        </w:rPr>
        <w:t>29.</w:t>
      </w:r>
      <w:r w:rsidRPr="002C36AA">
        <w:rPr>
          <w:rFonts w:eastAsiaTheme="minorHAnsi"/>
        </w:rPr>
        <w:tab/>
        <w:t>Salameh JP, Bossuyt PM, McGrath TA, et al. Preferred reporting items for systematic review and meta-analysis of diagnostic test accuracy studies (PRISMA-DTA): explanation, elaboration, and checklist. Published online August 14, 2020. doi:10.1136/bmj.m2632</w:t>
      </w:r>
    </w:p>
    <w:p w14:paraId="156EEB51" w14:textId="77777777" w:rsidR="002C36AA" w:rsidRPr="002C36AA" w:rsidRDefault="002C36AA" w:rsidP="002C36AA">
      <w:pPr>
        <w:pStyle w:val="Bibliography"/>
        <w:rPr>
          <w:rFonts w:eastAsiaTheme="minorHAnsi"/>
        </w:rPr>
      </w:pPr>
      <w:r w:rsidRPr="002C36AA">
        <w:rPr>
          <w:rFonts w:eastAsiaTheme="minorHAnsi"/>
        </w:rPr>
        <w:t>30.</w:t>
      </w:r>
      <w:r w:rsidRPr="002C36AA">
        <w:rPr>
          <w:rFonts w:eastAsiaTheme="minorHAnsi"/>
        </w:rPr>
        <w:tab/>
        <w:t xml:space="preserve">Lane DA, Feinstein AR. Academic calculations versus clinical judgments: practicing physicians’ use of quantitative measures of test accuracy. </w:t>
      </w:r>
      <w:r w:rsidRPr="002C36AA">
        <w:rPr>
          <w:rFonts w:eastAsiaTheme="minorHAnsi"/>
          <w:i/>
          <w:iCs/>
        </w:rPr>
        <w:t>Am J Med</w:t>
      </w:r>
      <w:r w:rsidRPr="002C36AA">
        <w:rPr>
          <w:rFonts w:eastAsiaTheme="minorHAnsi"/>
        </w:rPr>
        <w:t>. 1998;104(4):374-380. doi:10.1016/S0002-9343(98)00054-0</w:t>
      </w:r>
    </w:p>
    <w:p w14:paraId="5B463C6B" w14:textId="77777777" w:rsidR="002C36AA" w:rsidRPr="002C36AA" w:rsidRDefault="002C36AA" w:rsidP="002C36AA">
      <w:pPr>
        <w:pStyle w:val="Bibliography"/>
        <w:rPr>
          <w:rFonts w:eastAsiaTheme="minorHAnsi"/>
        </w:rPr>
      </w:pPr>
      <w:r w:rsidRPr="002C36AA">
        <w:rPr>
          <w:rFonts w:eastAsiaTheme="minorHAnsi"/>
        </w:rPr>
        <w:t>31.</w:t>
      </w:r>
      <w:r w:rsidRPr="002C36AA">
        <w:rPr>
          <w:rFonts w:eastAsiaTheme="minorHAnsi"/>
        </w:rPr>
        <w:tab/>
      </w:r>
      <w:proofErr w:type="spellStart"/>
      <w:r w:rsidRPr="002C36AA">
        <w:rPr>
          <w:rFonts w:eastAsiaTheme="minorHAnsi"/>
        </w:rPr>
        <w:t>Steyvers</w:t>
      </w:r>
      <w:proofErr w:type="spellEnd"/>
      <w:r w:rsidRPr="002C36AA">
        <w:rPr>
          <w:rFonts w:eastAsiaTheme="minorHAnsi"/>
        </w:rPr>
        <w:t xml:space="preserve"> M, Tejeda H, Kerrigan G, Smyth P. Bayesian modeling of human–AI complementarity. </w:t>
      </w:r>
      <w:r w:rsidRPr="002C36AA">
        <w:rPr>
          <w:rFonts w:eastAsiaTheme="minorHAnsi"/>
          <w:i/>
          <w:iCs/>
        </w:rPr>
        <w:t xml:space="preserve">Proc Natl </w:t>
      </w:r>
      <w:proofErr w:type="spellStart"/>
      <w:r w:rsidRPr="002C36AA">
        <w:rPr>
          <w:rFonts w:eastAsiaTheme="minorHAnsi"/>
          <w:i/>
          <w:iCs/>
        </w:rPr>
        <w:t>Acad</w:t>
      </w:r>
      <w:proofErr w:type="spellEnd"/>
      <w:r w:rsidRPr="002C36AA">
        <w:rPr>
          <w:rFonts w:eastAsiaTheme="minorHAnsi"/>
          <w:i/>
          <w:iCs/>
        </w:rPr>
        <w:t xml:space="preserve"> Sci</w:t>
      </w:r>
      <w:r w:rsidRPr="002C36AA">
        <w:rPr>
          <w:rFonts w:eastAsiaTheme="minorHAnsi"/>
        </w:rPr>
        <w:t>. 2022;119(11</w:t>
      </w:r>
      <w:proofErr w:type="gramStart"/>
      <w:r w:rsidRPr="002C36AA">
        <w:rPr>
          <w:rFonts w:eastAsiaTheme="minorHAnsi"/>
        </w:rPr>
        <w:t>):e</w:t>
      </w:r>
      <w:proofErr w:type="gramEnd"/>
      <w:r w:rsidRPr="002C36AA">
        <w:rPr>
          <w:rFonts w:eastAsiaTheme="minorHAnsi"/>
        </w:rPr>
        <w:t>2111547119. doi:10.1073/pnas.2111547119</w:t>
      </w:r>
    </w:p>
    <w:p w14:paraId="3088C557" w14:textId="77777777" w:rsidR="002C36AA" w:rsidRPr="002C36AA" w:rsidRDefault="002C36AA" w:rsidP="002C36AA">
      <w:pPr>
        <w:pStyle w:val="Bibliography"/>
        <w:rPr>
          <w:rFonts w:eastAsiaTheme="minorHAnsi"/>
        </w:rPr>
      </w:pPr>
      <w:r w:rsidRPr="002C36AA">
        <w:rPr>
          <w:rFonts w:eastAsiaTheme="minorHAnsi"/>
        </w:rPr>
        <w:t>32.</w:t>
      </w:r>
      <w:r w:rsidRPr="002C36AA">
        <w:rPr>
          <w:rFonts w:eastAsiaTheme="minorHAnsi"/>
        </w:rPr>
        <w:tab/>
        <w:t xml:space="preserve">Passerini A, Gema A, Minervini P, Sayin B, </w:t>
      </w:r>
      <w:proofErr w:type="spellStart"/>
      <w:r w:rsidRPr="002C36AA">
        <w:rPr>
          <w:rFonts w:eastAsiaTheme="minorHAnsi"/>
        </w:rPr>
        <w:t>Tentori</w:t>
      </w:r>
      <w:proofErr w:type="spellEnd"/>
      <w:r w:rsidRPr="002C36AA">
        <w:rPr>
          <w:rFonts w:eastAsiaTheme="minorHAnsi"/>
        </w:rPr>
        <w:t xml:space="preserve"> K. Fostering effective hybrid human-LLM reasoning and decision making. </w:t>
      </w:r>
      <w:r w:rsidRPr="002C36AA">
        <w:rPr>
          <w:rFonts w:eastAsiaTheme="minorHAnsi"/>
          <w:i/>
          <w:iCs/>
        </w:rPr>
        <w:t xml:space="preserve">Front </w:t>
      </w:r>
      <w:proofErr w:type="spellStart"/>
      <w:r w:rsidRPr="002C36AA">
        <w:rPr>
          <w:rFonts w:eastAsiaTheme="minorHAnsi"/>
          <w:i/>
          <w:iCs/>
        </w:rPr>
        <w:t>Artif</w:t>
      </w:r>
      <w:proofErr w:type="spellEnd"/>
      <w:r w:rsidRPr="002C36AA">
        <w:rPr>
          <w:rFonts w:eastAsiaTheme="minorHAnsi"/>
          <w:i/>
          <w:iCs/>
        </w:rPr>
        <w:t xml:space="preserve"> </w:t>
      </w:r>
      <w:proofErr w:type="spellStart"/>
      <w:r w:rsidRPr="002C36AA">
        <w:rPr>
          <w:rFonts w:eastAsiaTheme="minorHAnsi"/>
          <w:i/>
          <w:iCs/>
        </w:rPr>
        <w:t>Intell</w:t>
      </w:r>
      <w:proofErr w:type="spellEnd"/>
      <w:r w:rsidRPr="002C36AA">
        <w:rPr>
          <w:rFonts w:eastAsiaTheme="minorHAnsi"/>
        </w:rPr>
        <w:t>. 2025;7. doi:10.3389/frai.2024.1464690</w:t>
      </w:r>
    </w:p>
    <w:p w14:paraId="46E72F13" w14:textId="0A0766BC" w:rsidR="00573BE1" w:rsidRDefault="00222B97" w:rsidP="002C36AA">
      <w:pPr>
        <w:pStyle w:val="Bibliography"/>
      </w:pPr>
      <w:r>
        <w:fldChar w:fldCharType="end"/>
      </w:r>
    </w:p>
    <w:p w14:paraId="7EAF89D5" w14:textId="77777777" w:rsidR="00222B97" w:rsidRDefault="00222B97" w:rsidP="00573BE1"/>
    <w:p w14:paraId="2D4689CB" w14:textId="09C40368" w:rsidR="00573BE1" w:rsidRDefault="00573BE1" w:rsidP="00573BE1">
      <w:pPr>
        <w:pStyle w:val="Heading1"/>
      </w:pPr>
      <w:r>
        <w:t>Supplemental Materials</w:t>
      </w:r>
    </w:p>
    <w:p w14:paraId="2E94F84C" w14:textId="77777777" w:rsidR="00AA2680" w:rsidRDefault="00AA2680" w:rsidP="00573BE1"/>
    <w:p w14:paraId="7F5BB18C" w14:textId="7A317F6D" w:rsidR="00B531A9" w:rsidRDefault="00B531A9" w:rsidP="00B531A9">
      <w:pPr>
        <w:pStyle w:val="Heading2"/>
      </w:pPr>
      <w:r>
        <w:t>Prompt Details</w:t>
      </w:r>
    </w:p>
    <w:p w14:paraId="1FEF66A3" w14:textId="77777777" w:rsidR="00AA2680" w:rsidRDefault="00AA2680" w:rsidP="00B531A9"/>
    <w:p w14:paraId="4270A4F7" w14:textId="0513993E" w:rsidR="00AA2680" w:rsidRDefault="005C4F23" w:rsidP="00B531A9">
      <w:r w:rsidRPr="005C4F23">
        <w:t xml:space="preserve">Code availability. The full pipeline for collating likelihood ratios (LRs) from TheNNT.com and generating large‑language‑model (LLM) estimates is available at: </w:t>
      </w:r>
      <w:hyperlink r:id="rId15" w:history="1">
        <w:r w:rsidRPr="00115DD7">
          <w:rPr>
            <w:rStyle w:val="Hyperlink"/>
          </w:rPr>
          <w:t>https://github.com/reblocke/llm_estimate_lrs</w:t>
        </w:r>
      </w:hyperlink>
    </w:p>
    <w:p w14:paraId="35A83E04" w14:textId="77777777" w:rsidR="005C4F23" w:rsidRDefault="005C4F23" w:rsidP="00B531A9"/>
    <w:p w14:paraId="7B6DF342" w14:textId="7E83E65C" w:rsidR="00FE4326" w:rsidRDefault="005C4F23" w:rsidP="00FE4326">
      <w:r w:rsidRPr="005C4F23">
        <w:rPr>
          <w:b/>
          <w:bCs/>
        </w:rPr>
        <w:t>Overview:</w:t>
      </w:r>
      <w:r w:rsidRPr="005C4F23">
        <w:t xml:space="preserve"> We prompt</w:t>
      </w:r>
      <w:r>
        <w:t>ed</w:t>
      </w:r>
      <w:r w:rsidRPr="005C4F23">
        <w:t xml:space="preserve"> </w:t>
      </w:r>
      <w:r>
        <w:t xml:space="preserve">the </w:t>
      </w:r>
      <w:r w:rsidRPr="005C4F23">
        <w:t>LLMs to produce a single numeric likelihood ratio (LR) for a clinical finding with respect to a diagnosis, under a constrained output schema</w:t>
      </w:r>
      <w:r>
        <w:t xml:space="preserve"> (only a numerical response)</w:t>
      </w:r>
      <w:r w:rsidRPr="005C4F23">
        <w:t xml:space="preserve"> and with minimal verbosity.</w:t>
      </w:r>
    </w:p>
    <w:p w14:paraId="25DBC2AD" w14:textId="77777777" w:rsidR="005C4F23" w:rsidRDefault="005C4F23" w:rsidP="00FE4326"/>
    <w:p w14:paraId="3A4B36A4" w14:textId="77777777" w:rsidR="005C4F23" w:rsidRDefault="005C4F23" w:rsidP="005C4F23">
      <w:pPr>
        <w:rPr>
          <w:b/>
          <w:bCs/>
        </w:rPr>
      </w:pPr>
      <w:r w:rsidRPr="005C4F23">
        <w:rPr>
          <w:b/>
          <w:bCs/>
        </w:rPr>
        <w:t xml:space="preserve">Prompt specification: </w:t>
      </w:r>
    </w:p>
    <w:p w14:paraId="6EDB7B8E" w14:textId="19D7D02D" w:rsidR="005C4F23" w:rsidRPr="005C4F23" w:rsidRDefault="005C4F23" w:rsidP="005C4F23">
      <w:pPr>
        <w:pStyle w:val="ListParagraph"/>
        <w:numPr>
          <w:ilvl w:val="0"/>
          <w:numId w:val="4"/>
        </w:numPr>
        <w:rPr>
          <w:b/>
          <w:bCs/>
        </w:rPr>
      </w:pPr>
      <w:r>
        <w:t>System role: “You are a Bayesian diagnostic assistant. Estimate a numeric likelihood ratio (LR) for a finding with respect to a diagnosis. Return only a JSON object matching the schema: {“value”</w:t>
      </w:r>
      <w:proofErr w:type="gramStart"/>
      <w:r>
        <w:t>: }</w:t>
      </w:r>
      <w:proofErr w:type="gramEnd"/>
      <w:r>
        <w:t>, where value &gt; 0.”</w:t>
      </w:r>
    </w:p>
    <w:p w14:paraId="751FE314" w14:textId="5F8194E4" w:rsidR="005C4F23" w:rsidRDefault="005C4F23" w:rsidP="005C4F23">
      <w:pPr>
        <w:pStyle w:val="ListParagraph"/>
        <w:numPr>
          <w:ilvl w:val="0"/>
          <w:numId w:val="4"/>
        </w:numPr>
      </w:pPr>
      <w:r>
        <w:t xml:space="preserve">Definition shown to the model: </w:t>
      </w:r>
      <w:r w:rsidR="00A84CE4">
        <w:t>L</w:t>
      </w:r>
      <w:r>
        <w:t xml:space="preserve">R </w:t>
      </w:r>
      <w:bookmarkStart w:id="486" w:name="_Hlk207204396"/>
      <w:r>
        <w:t xml:space="preserve">= </w:t>
      </w:r>
      <w:proofErr w:type="gramStart"/>
      <w:r>
        <w:t>P(</w:t>
      </w:r>
      <w:proofErr w:type="gramEnd"/>
      <w:r>
        <w:t xml:space="preserve">finding | diagnosis) / </w:t>
      </w:r>
      <w:proofErr w:type="gramStart"/>
      <w:r>
        <w:t>P(</w:t>
      </w:r>
      <w:proofErr w:type="gramEnd"/>
      <w:r>
        <w:t>finding | not diagnosis)</w:t>
      </w:r>
    </w:p>
    <w:bookmarkEnd w:id="486"/>
    <w:p w14:paraId="2D7FAA4F" w14:textId="4E2CA542" w:rsidR="005C4F23" w:rsidRDefault="005C4F23" w:rsidP="005C4F23">
      <w:pPr>
        <w:pStyle w:val="ListParagraph"/>
        <w:numPr>
          <w:ilvl w:val="0"/>
          <w:numId w:val="4"/>
        </w:numPr>
      </w:pPr>
      <w:r>
        <w:t>Qualitative evidence bands provided as context. &gt;10 strong for; 5–10 moderate for; 2–5 weak for; 0.5–2 negligible; 0.2–0.5 weak against; 0.1–0.2 moderate against; ≤0.1 strong against.</w:t>
      </w:r>
    </w:p>
    <w:p w14:paraId="4F0C01CD" w14:textId="77777777" w:rsidR="00A84CE4" w:rsidRDefault="00A84CE4" w:rsidP="00A84CE4">
      <w:pPr>
        <w:pStyle w:val="ListParagraph"/>
        <w:numPr>
          <w:ilvl w:val="0"/>
          <w:numId w:val="4"/>
        </w:numPr>
      </w:pPr>
      <w:r>
        <w:t>Inputs to the model are plain text pairs</w:t>
      </w:r>
      <w:proofErr w:type="gramStart"/>
      <w:r>
        <w:t>: ”Condition</w:t>
      </w:r>
      <w:proofErr w:type="gramEnd"/>
      <w:r>
        <w:t>: &lt;diagnosis&gt;\</w:t>
      </w:r>
      <w:proofErr w:type="spellStart"/>
      <w:r>
        <w:t>nFinding</w:t>
      </w:r>
      <w:proofErr w:type="spellEnd"/>
      <w:r>
        <w:t>: &lt;finding&gt;”</w:t>
      </w:r>
    </w:p>
    <w:p w14:paraId="1AADF442" w14:textId="77777777" w:rsidR="00A84CE4" w:rsidRDefault="00A84CE4" w:rsidP="00A84CE4">
      <w:pPr>
        <w:pStyle w:val="ListParagraph"/>
        <w:numPr>
          <w:ilvl w:val="0"/>
          <w:numId w:val="4"/>
        </w:numPr>
      </w:pPr>
      <w:r>
        <w:t>preceded by the system prompt, definition/bands, and few‑shot examples.</w:t>
      </w:r>
    </w:p>
    <w:p w14:paraId="1403DF18" w14:textId="77777777" w:rsidR="00A84CE4" w:rsidRDefault="00A84CE4" w:rsidP="005C4F23"/>
    <w:p w14:paraId="15B55817" w14:textId="09799D74" w:rsidR="005C4F23" w:rsidRDefault="005C4F23" w:rsidP="005C4F23">
      <w:r w:rsidRPr="005C4F23">
        <w:rPr>
          <w:b/>
          <w:bCs/>
        </w:rPr>
        <w:t>Few‑shot strategy</w:t>
      </w:r>
      <w:r>
        <w:rPr>
          <w:b/>
          <w:bCs/>
        </w:rPr>
        <w:t>:</w:t>
      </w:r>
      <w:r>
        <w:t xml:space="preserve"> We include exemplar (Condition, Finding → LR) pairs to anchor scale:</w:t>
      </w:r>
    </w:p>
    <w:p w14:paraId="69013774" w14:textId="191ABE28" w:rsidR="005C4F23" w:rsidRDefault="005C4F23" w:rsidP="005C4F23">
      <w:pPr>
        <w:pStyle w:val="ListParagraph"/>
        <w:numPr>
          <w:ilvl w:val="0"/>
          <w:numId w:val="5"/>
        </w:numPr>
      </w:pPr>
      <w:r>
        <w:t>Non‑reasoning models (e.g., GPT‑4o): 8 examples.</w:t>
      </w:r>
    </w:p>
    <w:p w14:paraId="6EB959D2" w14:textId="0E981555" w:rsidR="005C4F23" w:rsidRDefault="005C4F23" w:rsidP="005C4F23">
      <w:pPr>
        <w:pStyle w:val="ListParagraph"/>
        <w:numPr>
          <w:ilvl w:val="0"/>
          <w:numId w:val="5"/>
        </w:numPr>
      </w:pPr>
      <w:r>
        <w:t>Reasoning models (o3 series; GPT‑5 family): 2 examples.</w:t>
      </w:r>
    </w:p>
    <w:p w14:paraId="57B7B0B8" w14:textId="7BAB240C" w:rsidR="005C4F23" w:rsidRDefault="005C4F23" w:rsidP="005C4F23">
      <w:r>
        <w:t xml:space="preserve">Example LRs were clinician‑estimated, not scraped </w:t>
      </w:r>
      <w:proofErr w:type="gramStart"/>
      <w:r>
        <w:t>values,</w:t>
      </w:r>
      <w:proofErr w:type="gramEnd"/>
      <w:r>
        <w:t xml:space="preserve"> to reduce the chance that exemplars appear in the evaluation set or anchor to relevant model pretraining data.</w:t>
      </w:r>
    </w:p>
    <w:p w14:paraId="3D035E2F" w14:textId="77777777" w:rsidR="005C4F23" w:rsidRDefault="005C4F23" w:rsidP="005C4F23"/>
    <w:p w14:paraId="4540F4A9" w14:textId="7281B784" w:rsidR="005C4F23" w:rsidRPr="005C4F23" w:rsidRDefault="005C4F23" w:rsidP="005C4F23">
      <w:pPr>
        <w:rPr>
          <w:b/>
          <w:bCs/>
        </w:rPr>
      </w:pPr>
      <w:r w:rsidRPr="005C4F23">
        <w:rPr>
          <w:b/>
          <w:bCs/>
        </w:rPr>
        <w:t>Inference settings</w:t>
      </w:r>
      <w:r>
        <w:rPr>
          <w:b/>
          <w:bCs/>
        </w:rPr>
        <w:t>:</w:t>
      </w:r>
    </w:p>
    <w:p w14:paraId="67F6CB16" w14:textId="5F6CE47D" w:rsidR="005C4F23" w:rsidRDefault="005C4F23" w:rsidP="005C4F23">
      <w:pPr>
        <w:pStyle w:val="ListParagraph"/>
        <w:numPr>
          <w:ilvl w:val="0"/>
          <w:numId w:val="6"/>
        </w:numPr>
      </w:pPr>
      <w:r>
        <w:t>Non‑reasoning models: temperature = 0.2.</w:t>
      </w:r>
    </w:p>
    <w:p w14:paraId="01DA0714" w14:textId="6F86857F" w:rsidR="005C4F23" w:rsidRDefault="005C4F23" w:rsidP="005C4F23">
      <w:pPr>
        <w:pStyle w:val="ListParagraph"/>
        <w:numPr>
          <w:ilvl w:val="0"/>
          <w:numId w:val="6"/>
        </w:numPr>
      </w:pPr>
      <w:r>
        <w:t>Reasoning models: reasoning = {"effort": "medium"}; no temperature.</w:t>
      </w:r>
    </w:p>
    <w:p w14:paraId="244E35F3" w14:textId="16BC3D2B" w:rsidR="005C4F23" w:rsidRDefault="005C4F23" w:rsidP="005C4F23">
      <w:pPr>
        <w:pStyle w:val="ListParagraph"/>
        <w:numPr>
          <w:ilvl w:val="0"/>
          <w:numId w:val="6"/>
        </w:numPr>
      </w:pPr>
      <w:r>
        <w:t xml:space="preserve">Verbosity control: where supported (GPT‑5 family), </w:t>
      </w:r>
      <w:proofErr w:type="spellStart"/>
      <w:proofErr w:type="gramStart"/>
      <w:r>
        <w:t>text.verbosity</w:t>
      </w:r>
      <w:proofErr w:type="spellEnd"/>
      <w:proofErr w:type="gramEnd"/>
      <w:r>
        <w:t xml:space="preserve"> = "low". The JSON‑only response format further suppresses extraneous text.</w:t>
      </w:r>
    </w:p>
    <w:p w14:paraId="67788125" w14:textId="77777777" w:rsidR="005C4F23" w:rsidRDefault="005C4F23" w:rsidP="005C4F23"/>
    <w:p w14:paraId="14FF5F6E" w14:textId="467ABAB1" w:rsidR="005C4F23" w:rsidRDefault="005C4F23" w:rsidP="005C4F23">
      <w:r w:rsidRPr="005C4F23">
        <w:rPr>
          <w:b/>
          <w:bCs/>
        </w:rPr>
        <w:t>Output schema and validation</w:t>
      </w:r>
      <w:r w:rsidR="00A84CE4">
        <w:t>:</w:t>
      </w:r>
    </w:p>
    <w:p w14:paraId="23FCC386" w14:textId="481DF142" w:rsidR="005C4F23" w:rsidRDefault="005C4F23" w:rsidP="00A84CE4">
      <w:pPr>
        <w:pStyle w:val="ListParagraph"/>
        <w:numPr>
          <w:ilvl w:val="0"/>
          <w:numId w:val="7"/>
        </w:numPr>
      </w:pPr>
      <w:r>
        <w:t>Schema. Structured output {"value": float}; parser enforces numeric type.</w:t>
      </w:r>
    </w:p>
    <w:p w14:paraId="3C3D09B1" w14:textId="020A29C2" w:rsidR="00A84CE4" w:rsidRDefault="00A84CE4" w:rsidP="00A84CE4">
      <w:pPr>
        <w:pStyle w:val="ListParagraph"/>
        <w:numPr>
          <w:ilvl w:val="0"/>
          <w:numId w:val="7"/>
        </w:numPr>
      </w:pPr>
      <w:r>
        <w:t xml:space="preserve">Requests use the Responses API with a </w:t>
      </w:r>
      <w:proofErr w:type="spellStart"/>
      <w:r>
        <w:t>Pydantic</w:t>
      </w:r>
      <w:proofErr w:type="spellEnd"/>
      <w:r>
        <w:t xml:space="preserve"> schema (</w:t>
      </w:r>
      <w:proofErr w:type="spellStart"/>
      <w:r>
        <w:t>LRResponse</w:t>
      </w:r>
      <w:proofErr w:type="spellEnd"/>
      <w:r>
        <w:t xml:space="preserve"> </w:t>
      </w:r>
      <w:proofErr w:type="gramStart"/>
      <w:r>
        <w:t>{ value</w:t>
      </w:r>
      <w:proofErr w:type="gramEnd"/>
      <w:r>
        <w:t xml:space="preserve">: </w:t>
      </w:r>
      <w:proofErr w:type="gramStart"/>
      <w:r>
        <w:t>float }</w:t>
      </w:r>
      <w:proofErr w:type="gramEnd"/>
      <w:r>
        <w:t>) to enforce structure.</w:t>
      </w:r>
    </w:p>
    <w:p w14:paraId="32E5A6E0" w14:textId="2F833500" w:rsidR="005C4F23" w:rsidRDefault="005C4F23" w:rsidP="00A84CE4">
      <w:pPr>
        <w:pStyle w:val="ListParagraph"/>
        <w:numPr>
          <w:ilvl w:val="0"/>
          <w:numId w:val="7"/>
        </w:numPr>
      </w:pPr>
      <w:r>
        <w:t>Validity rule. Accept only finite, strictly positive values.</w:t>
      </w:r>
    </w:p>
    <w:p w14:paraId="2F3FA5E2" w14:textId="3F74F6B3" w:rsidR="005C4F23" w:rsidRDefault="005C4F23" w:rsidP="00A84CE4">
      <w:pPr>
        <w:pStyle w:val="ListParagraph"/>
        <w:numPr>
          <w:ilvl w:val="0"/>
          <w:numId w:val="7"/>
        </w:numPr>
      </w:pPr>
      <w:r>
        <w:t>Retry logic. If the response is non‑numeric, malformed, non‑finite, or ≤0, the call is retried with exponential backoff and jitter until a valid LR is obtained (or up to the configured maximum, if set).</w:t>
      </w:r>
    </w:p>
    <w:p w14:paraId="764804D3" w14:textId="77777777" w:rsidR="00B531A9" w:rsidRDefault="00B531A9" w:rsidP="00B531A9"/>
    <w:p w14:paraId="1F0E5077" w14:textId="4EB267CD" w:rsidR="00B531A9" w:rsidRPr="00A84CE4" w:rsidRDefault="00B531A9" w:rsidP="00B531A9">
      <w:pPr>
        <w:rPr>
          <w:b/>
          <w:bCs/>
        </w:rPr>
      </w:pPr>
      <w:r w:rsidRPr="00A84CE4">
        <w:rPr>
          <w:b/>
          <w:bCs/>
        </w:rPr>
        <w:t xml:space="preserve">Code: </w:t>
      </w:r>
    </w:p>
    <w:p w14:paraId="4BEA49E5" w14:textId="77777777" w:rsidR="00B531A9" w:rsidRDefault="00B531A9" w:rsidP="00B531A9"/>
    <w:p w14:paraId="134EA574" w14:textId="77777777" w:rsidR="00AA2680" w:rsidRDefault="00AA2680" w:rsidP="00AA2680">
      <w:pPr>
        <w:pStyle w:val="Quote"/>
      </w:pPr>
      <w:r>
        <w:t>from __future__ import annotations</w:t>
      </w:r>
    </w:p>
    <w:p w14:paraId="4B2DFE4D" w14:textId="77777777" w:rsidR="00AA2680" w:rsidRDefault="00AA2680" w:rsidP="00AA2680">
      <w:pPr>
        <w:pStyle w:val="Quote"/>
      </w:pPr>
    </w:p>
    <w:p w14:paraId="3E819B6D" w14:textId="77777777" w:rsidR="00AA2680" w:rsidRDefault="00AA2680" w:rsidP="00AA2680">
      <w:pPr>
        <w:pStyle w:val="Quote"/>
      </w:pPr>
      <w:r>
        <w:t xml:space="preserve">import </w:t>
      </w:r>
      <w:proofErr w:type="spellStart"/>
      <w:r>
        <w:t>os</w:t>
      </w:r>
      <w:proofErr w:type="spellEnd"/>
    </w:p>
    <w:p w14:paraId="0D347B11" w14:textId="77777777" w:rsidR="00AA2680" w:rsidRDefault="00AA2680" w:rsidP="00AA2680">
      <w:pPr>
        <w:pStyle w:val="Quote"/>
      </w:pPr>
      <w:r>
        <w:t>import logging</w:t>
      </w:r>
    </w:p>
    <w:p w14:paraId="3162062E" w14:textId="77777777" w:rsidR="00AA2680" w:rsidRDefault="00AA2680" w:rsidP="00AA2680">
      <w:pPr>
        <w:pStyle w:val="Quote"/>
      </w:pPr>
      <w:r>
        <w:t xml:space="preserve">from </w:t>
      </w:r>
      <w:proofErr w:type="spellStart"/>
      <w:r>
        <w:t>pathlib</w:t>
      </w:r>
      <w:proofErr w:type="spellEnd"/>
      <w:r>
        <w:t xml:space="preserve"> import Path</w:t>
      </w:r>
    </w:p>
    <w:p w14:paraId="1893E5BC" w14:textId="77777777" w:rsidR="00AA2680" w:rsidRDefault="00AA2680" w:rsidP="00AA2680">
      <w:pPr>
        <w:pStyle w:val="Quote"/>
      </w:pPr>
      <w:r>
        <w:t>from typing import Optional</w:t>
      </w:r>
    </w:p>
    <w:p w14:paraId="7CE11AA9" w14:textId="77777777" w:rsidR="00AA2680" w:rsidRDefault="00AA2680" w:rsidP="00AA2680">
      <w:pPr>
        <w:pStyle w:val="Quote"/>
      </w:pPr>
      <w:r>
        <w:t>import time, math</w:t>
      </w:r>
    </w:p>
    <w:p w14:paraId="62C8BC87" w14:textId="77777777" w:rsidR="00AA2680" w:rsidRDefault="00AA2680" w:rsidP="00AA2680">
      <w:pPr>
        <w:pStyle w:val="Quote"/>
      </w:pPr>
      <w:r>
        <w:t>from random import random</w:t>
      </w:r>
    </w:p>
    <w:p w14:paraId="49F57FE7" w14:textId="77777777" w:rsidR="00AA2680" w:rsidRDefault="00AA2680" w:rsidP="00AA2680">
      <w:pPr>
        <w:pStyle w:val="Quote"/>
      </w:pPr>
    </w:p>
    <w:p w14:paraId="6A389A3B" w14:textId="77777777" w:rsidR="00AA2680" w:rsidRDefault="00AA2680" w:rsidP="00AA2680">
      <w:pPr>
        <w:pStyle w:val="Quote"/>
      </w:pPr>
      <w:r>
        <w:t>import pandas as pd</w:t>
      </w:r>
    </w:p>
    <w:p w14:paraId="1881B70E" w14:textId="77777777" w:rsidR="00AA2680" w:rsidRDefault="00AA2680" w:rsidP="00AA2680">
      <w:pPr>
        <w:pStyle w:val="Quote"/>
      </w:pPr>
      <w:r>
        <w:t xml:space="preserve">from </w:t>
      </w:r>
      <w:proofErr w:type="spellStart"/>
      <w:r>
        <w:t>pydantic</w:t>
      </w:r>
      <w:proofErr w:type="spellEnd"/>
      <w:r>
        <w:t xml:space="preserve"> import </w:t>
      </w:r>
      <w:proofErr w:type="spellStart"/>
      <w:r>
        <w:t>BaseModel</w:t>
      </w:r>
      <w:proofErr w:type="spellEnd"/>
    </w:p>
    <w:p w14:paraId="435863F6" w14:textId="77777777" w:rsidR="00AA2680" w:rsidRDefault="00AA2680" w:rsidP="00AA2680">
      <w:pPr>
        <w:pStyle w:val="Quote"/>
      </w:pPr>
      <w:r>
        <w:t xml:space="preserve">from </w:t>
      </w:r>
      <w:proofErr w:type="spellStart"/>
      <w:r>
        <w:t>openai</w:t>
      </w:r>
      <w:proofErr w:type="spellEnd"/>
      <w:r>
        <w:t xml:space="preserve"> import OpenAI</w:t>
      </w:r>
    </w:p>
    <w:p w14:paraId="30FF9FF9" w14:textId="77777777" w:rsidR="00AA2680" w:rsidRDefault="00AA2680" w:rsidP="00AA2680">
      <w:pPr>
        <w:pStyle w:val="Quote"/>
      </w:pPr>
    </w:p>
    <w:p w14:paraId="59A8D17F" w14:textId="77777777" w:rsidR="00AA2680" w:rsidRDefault="00AA2680" w:rsidP="00AA2680">
      <w:pPr>
        <w:pStyle w:val="Quote"/>
      </w:pPr>
      <w:r>
        <w:t># -----------------------------------------------------------------------------</w:t>
      </w:r>
    </w:p>
    <w:p w14:paraId="3C79DE43" w14:textId="77777777" w:rsidR="00AA2680" w:rsidRDefault="00AA2680" w:rsidP="00AA2680">
      <w:pPr>
        <w:pStyle w:val="Quote"/>
      </w:pPr>
      <w:r>
        <w:t># 0) Configuration</w:t>
      </w:r>
    </w:p>
    <w:p w14:paraId="2A50841C" w14:textId="77777777" w:rsidR="00AA2680" w:rsidRDefault="00AA2680" w:rsidP="00AA2680">
      <w:pPr>
        <w:pStyle w:val="Quote"/>
      </w:pPr>
      <w:r>
        <w:t># -----------------------------------------------------------------------------</w:t>
      </w:r>
    </w:p>
    <w:p w14:paraId="6DE902DB" w14:textId="77777777" w:rsidR="00AA2680" w:rsidRDefault="00AA2680" w:rsidP="00AA2680">
      <w:pPr>
        <w:pStyle w:val="Quote"/>
      </w:pPr>
      <w:proofErr w:type="spellStart"/>
      <w:proofErr w:type="gramStart"/>
      <w:r>
        <w:t>logging.basicConfig</w:t>
      </w:r>
      <w:proofErr w:type="spellEnd"/>
      <w:proofErr w:type="gramEnd"/>
      <w:r>
        <w:t>(level=</w:t>
      </w:r>
      <w:proofErr w:type="spellStart"/>
      <w:proofErr w:type="gramStart"/>
      <w:r>
        <w:t>logging.WARNING</w:t>
      </w:r>
      <w:proofErr w:type="spellEnd"/>
      <w:proofErr w:type="gramEnd"/>
      <w:r>
        <w:t>)</w:t>
      </w:r>
    </w:p>
    <w:p w14:paraId="1F1F7FDA" w14:textId="77777777" w:rsidR="00AA2680" w:rsidRDefault="00AA2680" w:rsidP="00AA2680">
      <w:pPr>
        <w:pStyle w:val="Quote"/>
      </w:pPr>
      <w:r>
        <w:t>client = OpenAI(</w:t>
      </w:r>
      <w:proofErr w:type="spellStart"/>
      <w:r>
        <w:t>api_key</w:t>
      </w:r>
      <w:proofErr w:type="spellEnd"/>
      <w:r>
        <w:t>=</w:t>
      </w:r>
      <w:proofErr w:type="spellStart"/>
      <w:proofErr w:type="gramStart"/>
      <w:r>
        <w:t>os.getenv</w:t>
      </w:r>
      <w:proofErr w:type="spellEnd"/>
      <w:proofErr w:type="gramEnd"/>
      <w:r>
        <w:t>("OPENAI_API_KEY"))</w:t>
      </w:r>
    </w:p>
    <w:p w14:paraId="16787E14" w14:textId="77777777" w:rsidR="00AA2680" w:rsidRDefault="00AA2680" w:rsidP="00AA2680">
      <w:pPr>
        <w:pStyle w:val="Quote"/>
      </w:pPr>
    </w:p>
    <w:p w14:paraId="27897B5E" w14:textId="77777777" w:rsidR="00AA2680" w:rsidRDefault="00AA2680" w:rsidP="00AA2680">
      <w:pPr>
        <w:pStyle w:val="Quote"/>
      </w:pPr>
      <w:r>
        <w:t xml:space="preserve"># Model registry: </w:t>
      </w:r>
    </w:p>
    <w:p w14:paraId="604E7E2B" w14:textId="77777777" w:rsidR="00AA2680" w:rsidRDefault="00AA2680" w:rsidP="00AA2680">
      <w:pPr>
        <w:pStyle w:val="Quote"/>
      </w:pPr>
      <w:r>
        <w:t>MODEL_CAPABILITIES = {</w:t>
      </w:r>
    </w:p>
    <w:p w14:paraId="3E4B1A3A" w14:textId="77777777" w:rsidR="00AA2680" w:rsidRDefault="00AA2680" w:rsidP="00AA2680">
      <w:pPr>
        <w:pStyle w:val="Quote"/>
      </w:pPr>
      <w:r>
        <w:t xml:space="preserve">    # GPT‑5 series (reasoning; supports </w:t>
      </w:r>
      <w:proofErr w:type="spellStart"/>
      <w:proofErr w:type="gramStart"/>
      <w:r>
        <w:t>text.verbosity</w:t>
      </w:r>
      <w:proofErr w:type="spellEnd"/>
      <w:proofErr w:type="gramEnd"/>
      <w:r>
        <w:t>; no temperature)</w:t>
      </w:r>
    </w:p>
    <w:p w14:paraId="6239FE68" w14:textId="77777777" w:rsidR="00AA2680" w:rsidRDefault="00AA2680" w:rsidP="00AA2680">
      <w:pPr>
        <w:pStyle w:val="Quote"/>
      </w:pPr>
      <w:r>
        <w:t xml:space="preserve">    "</w:t>
      </w:r>
      <w:proofErr w:type="gramStart"/>
      <w:r>
        <w:t>gpt</w:t>
      </w:r>
      <w:proofErr w:type="gramEnd"/>
      <w:r>
        <w:t xml:space="preserve">-5"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65E1C5BA" w14:textId="77777777" w:rsidR="00AA2680" w:rsidRDefault="00AA2680" w:rsidP="00AA2680">
      <w:pPr>
        <w:pStyle w:val="Quote"/>
      </w:pPr>
      <w:r>
        <w:t xml:space="preserve">    "</w:t>
      </w:r>
      <w:proofErr w:type="gramStart"/>
      <w:r>
        <w:t>gpt</w:t>
      </w:r>
      <w:proofErr w:type="gramEnd"/>
      <w:r>
        <w:t xml:space="preserve">-5-mini"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216B6AA1" w14:textId="77777777" w:rsidR="00AA2680" w:rsidRDefault="00AA2680" w:rsidP="00AA2680">
      <w:pPr>
        <w:pStyle w:val="Quote"/>
      </w:pPr>
      <w:r>
        <w:t xml:space="preserve">    "</w:t>
      </w:r>
      <w:proofErr w:type="gramStart"/>
      <w:r>
        <w:t>gpt</w:t>
      </w:r>
      <w:proofErr w:type="gramEnd"/>
      <w:r>
        <w:t xml:space="preserve">-5-nano"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30E67835" w14:textId="77777777" w:rsidR="00AA2680" w:rsidRDefault="00AA2680" w:rsidP="00AA2680">
      <w:pPr>
        <w:pStyle w:val="Quote"/>
      </w:pPr>
    </w:p>
    <w:p w14:paraId="149E5B4E" w14:textId="77777777" w:rsidR="00AA2680" w:rsidRDefault="00AA2680" w:rsidP="00AA2680">
      <w:pPr>
        <w:pStyle w:val="Quote"/>
      </w:pPr>
      <w:r>
        <w:t xml:space="preserve">    # GPT‑4.1 family (non‑reasoning; temperature OK); include snapshots + aliases</w:t>
      </w:r>
    </w:p>
    <w:p w14:paraId="1A216ED8" w14:textId="77777777" w:rsidR="00AA2680" w:rsidRDefault="00AA2680" w:rsidP="00AA2680">
      <w:pPr>
        <w:pStyle w:val="Quote"/>
      </w:pPr>
      <w:r>
        <w:t xml:space="preserve">    "</w:t>
      </w:r>
      <w:proofErr w:type="gramStart"/>
      <w:r>
        <w:t>gpt</w:t>
      </w:r>
      <w:proofErr w:type="gramEnd"/>
      <w:r>
        <w:t>-4.1-2025-04-14</w:t>
      </w:r>
      <w:proofErr w:type="gramStart"/>
      <w:r>
        <w:t>" :</w:t>
      </w:r>
      <w:proofErr w:type="gramEnd"/>
      <w:r>
        <w:t xml:space="preserve"> {"reasoning": False, "verbosity": False, "</w:t>
      </w:r>
      <w:proofErr w:type="spellStart"/>
      <w:r>
        <w:t>allow_temp</w:t>
      </w:r>
      <w:proofErr w:type="spellEnd"/>
      <w:r>
        <w:t>": True},</w:t>
      </w:r>
    </w:p>
    <w:p w14:paraId="0FA60E18" w14:textId="77777777" w:rsidR="00AA2680" w:rsidRDefault="00AA2680" w:rsidP="00AA2680">
      <w:pPr>
        <w:pStyle w:val="Quote"/>
      </w:pPr>
      <w:r>
        <w:t xml:space="preserve">    "</w:t>
      </w:r>
      <w:proofErr w:type="gramStart"/>
      <w:r>
        <w:t>gpt</w:t>
      </w:r>
      <w:proofErr w:type="gramEnd"/>
      <w:r>
        <w:t>-4.1-mini-2025-04-14": {"reasoning": False, "verbosity": False, "</w:t>
      </w:r>
      <w:proofErr w:type="spellStart"/>
      <w:r>
        <w:t>allow_temp</w:t>
      </w:r>
      <w:proofErr w:type="spellEnd"/>
      <w:r>
        <w:t>": True},</w:t>
      </w:r>
    </w:p>
    <w:p w14:paraId="707755FB" w14:textId="77777777" w:rsidR="00AA2680" w:rsidRDefault="00AA2680" w:rsidP="00AA2680">
      <w:pPr>
        <w:pStyle w:val="Quote"/>
      </w:pPr>
      <w:r>
        <w:t xml:space="preserve">    "</w:t>
      </w:r>
      <w:proofErr w:type="gramStart"/>
      <w:r>
        <w:t>gpt</w:t>
      </w:r>
      <w:proofErr w:type="gramEnd"/>
      <w:r>
        <w:t>-4.1-nano-2025-04-14": {"reasoning": False, "verbosity": False, "</w:t>
      </w:r>
      <w:proofErr w:type="spellStart"/>
      <w:r>
        <w:t>allow_temp</w:t>
      </w:r>
      <w:proofErr w:type="spellEnd"/>
      <w:r>
        <w:t>": True},</w:t>
      </w:r>
    </w:p>
    <w:p w14:paraId="2D2A5EEB" w14:textId="77777777" w:rsidR="00AA2680" w:rsidRDefault="00AA2680" w:rsidP="00AA2680">
      <w:pPr>
        <w:pStyle w:val="Quote"/>
      </w:pPr>
    </w:p>
    <w:p w14:paraId="4D882407" w14:textId="77777777" w:rsidR="00AA2680" w:rsidRDefault="00AA2680" w:rsidP="00AA2680">
      <w:pPr>
        <w:pStyle w:val="Quote"/>
      </w:pPr>
      <w:r>
        <w:t xml:space="preserve">    # GPT‑4o family (non‑reasoning; temperature OK); prefer latest snapshot or alias</w:t>
      </w:r>
    </w:p>
    <w:p w14:paraId="7ADB0565" w14:textId="77777777" w:rsidR="00AA2680" w:rsidRDefault="00AA2680" w:rsidP="00AA2680">
      <w:pPr>
        <w:pStyle w:val="Quote"/>
      </w:pPr>
      <w:r>
        <w:t xml:space="preserve">    "</w:t>
      </w:r>
      <w:proofErr w:type="gramStart"/>
      <w:r>
        <w:t>gpt</w:t>
      </w:r>
      <w:proofErr w:type="gramEnd"/>
      <w:r>
        <w:t>-4o-2024-11-20</w:t>
      </w:r>
      <w:proofErr w:type="gramStart"/>
      <w:r>
        <w:t>"  :</w:t>
      </w:r>
      <w:proofErr w:type="gramEnd"/>
      <w:r>
        <w:t xml:space="preserve"> {"reasoning": False, "verbosity": False, "</w:t>
      </w:r>
      <w:proofErr w:type="spellStart"/>
      <w:r>
        <w:t>allow_temp</w:t>
      </w:r>
      <w:proofErr w:type="spellEnd"/>
      <w:r>
        <w:t>": True},</w:t>
      </w:r>
    </w:p>
    <w:p w14:paraId="3F6AE043" w14:textId="77777777" w:rsidR="00AA2680" w:rsidRDefault="00AA2680" w:rsidP="00AA2680">
      <w:pPr>
        <w:pStyle w:val="Quote"/>
      </w:pPr>
      <w:r>
        <w:t xml:space="preserve">    "</w:t>
      </w:r>
      <w:proofErr w:type="gramStart"/>
      <w:r>
        <w:t>gpt</w:t>
      </w:r>
      <w:proofErr w:type="gramEnd"/>
      <w:r>
        <w:t>-4o-mini-2024-07-18": {"reasoning": False, "verbosity": False, "</w:t>
      </w:r>
      <w:proofErr w:type="spellStart"/>
      <w:r>
        <w:t>allow_temp</w:t>
      </w:r>
      <w:proofErr w:type="spellEnd"/>
      <w:r>
        <w:t>": True},</w:t>
      </w:r>
    </w:p>
    <w:p w14:paraId="022A4BD3" w14:textId="77777777" w:rsidR="00AA2680" w:rsidRDefault="00AA2680" w:rsidP="00AA2680">
      <w:pPr>
        <w:pStyle w:val="Quote"/>
      </w:pPr>
    </w:p>
    <w:p w14:paraId="2BAB9D31" w14:textId="77777777" w:rsidR="00AA2680" w:rsidRDefault="00AA2680" w:rsidP="00AA2680">
      <w:pPr>
        <w:pStyle w:val="Quote"/>
      </w:pPr>
      <w:r>
        <w:t xml:space="preserve">    # o‑series (reasoning; no temperature)</w:t>
      </w:r>
    </w:p>
    <w:p w14:paraId="71BA3BD7" w14:textId="77777777" w:rsidR="00AA2680" w:rsidRDefault="00AA2680" w:rsidP="00AA2680">
      <w:pPr>
        <w:pStyle w:val="Quote"/>
      </w:pPr>
      <w:r>
        <w:t xml:space="preserve">    "o3-2025-04-16</w:t>
      </w:r>
      <w:proofErr w:type="gramStart"/>
      <w:r>
        <w:t>" :</w:t>
      </w:r>
      <w:proofErr w:type="gramEnd"/>
      <w:r>
        <w:t xml:space="preserve"> {"reasoning": </w:t>
      </w:r>
      <w:proofErr w:type="gramStart"/>
      <w:r>
        <w:t>True,  "</w:t>
      </w:r>
      <w:proofErr w:type="gramEnd"/>
      <w:r>
        <w:t>verbosity": False, "</w:t>
      </w:r>
      <w:proofErr w:type="spellStart"/>
      <w:r>
        <w:t>allow_temp</w:t>
      </w:r>
      <w:proofErr w:type="spellEnd"/>
      <w:r>
        <w:t>": False},</w:t>
      </w:r>
    </w:p>
    <w:p w14:paraId="10968C30" w14:textId="77777777" w:rsidR="00AA2680" w:rsidRDefault="00AA2680" w:rsidP="00AA2680">
      <w:pPr>
        <w:pStyle w:val="Quote"/>
      </w:pPr>
      <w:r>
        <w:t xml:space="preserve">    "o3-mini-2025-01-31": {"reasoning": </w:t>
      </w:r>
      <w:proofErr w:type="gramStart"/>
      <w:r>
        <w:t>True,  "</w:t>
      </w:r>
      <w:proofErr w:type="gramEnd"/>
      <w:r>
        <w:t>verbosity": False, "</w:t>
      </w:r>
      <w:proofErr w:type="spellStart"/>
      <w:r>
        <w:t>allow_temp</w:t>
      </w:r>
      <w:proofErr w:type="spellEnd"/>
      <w:r>
        <w:t>": False},</w:t>
      </w:r>
    </w:p>
    <w:p w14:paraId="7A8CC242" w14:textId="77777777" w:rsidR="00AA2680" w:rsidRDefault="00AA2680" w:rsidP="00AA2680">
      <w:pPr>
        <w:pStyle w:val="Quote"/>
      </w:pPr>
      <w:r>
        <w:t xml:space="preserve">    "o4-mini-2025-04-16": {"reasoning": </w:t>
      </w:r>
      <w:proofErr w:type="gramStart"/>
      <w:r>
        <w:t>True,  "</w:t>
      </w:r>
      <w:proofErr w:type="gramEnd"/>
      <w:r>
        <w:t>verbosity": False, "</w:t>
      </w:r>
      <w:proofErr w:type="spellStart"/>
      <w:r>
        <w:t>allow_temp</w:t>
      </w:r>
      <w:proofErr w:type="spellEnd"/>
      <w:r>
        <w:t>": False},</w:t>
      </w:r>
    </w:p>
    <w:p w14:paraId="0505605B" w14:textId="77777777" w:rsidR="00AA2680" w:rsidRDefault="00AA2680" w:rsidP="00AA2680">
      <w:pPr>
        <w:pStyle w:val="Quote"/>
      </w:pPr>
      <w:r>
        <w:t>}</w:t>
      </w:r>
    </w:p>
    <w:p w14:paraId="3A4E38A2" w14:textId="77777777" w:rsidR="00AA2680" w:rsidRDefault="00AA2680" w:rsidP="00AA2680">
      <w:pPr>
        <w:pStyle w:val="Quote"/>
      </w:pPr>
      <w:r>
        <w:t xml:space="preserve">MODELS = </w:t>
      </w:r>
      <w:proofErr w:type="gramStart"/>
      <w:r>
        <w:t>list(</w:t>
      </w:r>
      <w:proofErr w:type="gramEnd"/>
      <w:r>
        <w:t>MODEL_CAPABILITIES)</w:t>
      </w:r>
    </w:p>
    <w:p w14:paraId="65DF73D1" w14:textId="77777777" w:rsidR="00AA2680" w:rsidRDefault="00AA2680" w:rsidP="00AA2680">
      <w:pPr>
        <w:pStyle w:val="Quote"/>
      </w:pPr>
    </w:p>
    <w:p w14:paraId="486B1861" w14:textId="77777777" w:rsidR="00AA2680" w:rsidRDefault="00AA2680" w:rsidP="00AA2680">
      <w:pPr>
        <w:pStyle w:val="Quote"/>
      </w:pPr>
      <w:r>
        <w:t># -----------------------------------------------------------------------------</w:t>
      </w:r>
    </w:p>
    <w:p w14:paraId="4F9319F4" w14:textId="77777777" w:rsidR="00AA2680" w:rsidRDefault="00AA2680" w:rsidP="00AA2680">
      <w:pPr>
        <w:pStyle w:val="Quote"/>
      </w:pPr>
      <w:r>
        <w:t>INPUT_</w:t>
      </w:r>
      <w:proofErr w:type="gramStart"/>
      <w:r>
        <w:t>FILE  =</w:t>
      </w:r>
      <w:proofErr w:type="gramEnd"/>
      <w:r>
        <w:t xml:space="preserve"> "nnt_lrs_processed.xlsx"</w:t>
      </w:r>
    </w:p>
    <w:p w14:paraId="595781E0" w14:textId="77777777" w:rsidR="00AA2680" w:rsidRDefault="00AA2680" w:rsidP="00AA2680">
      <w:pPr>
        <w:pStyle w:val="Quote"/>
      </w:pPr>
      <w:r>
        <w:t>OUTPUT_FILE = "nnt_lrs_with_estimated.xlsx"</w:t>
      </w:r>
    </w:p>
    <w:p w14:paraId="0D1E5F38" w14:textId="77777777" w:rsidR="00AA2680" w:rsidRDefault="00AA2680" w:rsidP="00AA2680">
      <w:pPr>
        <w:pStyle w:val="Quote"/>
      </w:pPr>
    </w:p>
    <w:p w14:paraId="6137AFF3" w14:textId="77777777" w:rsidR="00AA2680" w:rsidRDefault="00AA2680" w:rsidP="00AA2680">
      <w:pPr>
        <w:pStyle w:val="Quote"/>
      </w:pPr>
      <w:r>
        <w:t># -----------------------------------------------------------------------------</w:t>
      </w:r>
    </w:p>
    <w:p w14:paraId="3065D77E" w14:textId="77777777" w:rsidR="00AA2680" w:rsidRDefault="00AA2680" w:rsidP="00AA2680">
      <w:pPr>
        <w:pStyle w:val="Quote"/>
      </w:pPr>
      <w:r>
        <w:t xml:space="preserve"># 1) Prompt </w:t>
      </w:r>
    </w:p>
    <w:p w14:paraId="4E08CAEC" w14:textId="77777777" w:rsidR="00AA2680" w:rsidRDefault="00AA2680" w:rsidP="00AA2680">
      <w:pPr>
        <w:pStyle w:val="Quote"/>
      </w:pPr>
      <w:r>
        <w:t># -----------------------------------------------------------------------------</w:t>
      </w:r>
    </w:p>
    <w:p w14:paraId="425DAAE2" w14:textId="77777777" w:rsidR="00AA2680" w:rsidRDefault="00AA2680" w:rsidP="00AA2680">
      <w:pPr>
        <w:pStyle w:val="Quote"/>
      </w:pPr>
      <w:r>
        <w:t>SYSTEM_CORE = """You are a Bayesian diagnostic assistant.</w:t>
      </w:r>
    </w:p>
    <w:p w14:paraId="1E717034" w14:textId="77777777" w:rsidR="00AA2680" w:rsidRDefault="00AA2680" w:rsidP="00AA2680">
      <w:pPr>
        <w:pStyle w:val="Quote"/>
      </w:pPr>
      <w:r>
        <w:t>Estimate a numeric likelihood ratio (LR) for a finding with respect to a diagnosis.</w:t>
      </w:r>
    </w:p>
    <w:p w14:paraId="00EA350A" w14:textId="77777777" w:rsidR="00AA2680" w:rsidRDefault="00AA2680" w:rsidP="00AA2680">
      <w:pPr>
        <w:pStyle w:val="Quote"/>
      </w:pPr>
      <w:r>
        <w:t>Return only a JSON object matching the schema: {"value": &lt;float&gt;}, where value &gt; 0.</w:t>
      </w:r>
    </w:p>
    <w:p w14:paraId="34017250" w14:textId="77777777" w:rsidR="00AA2680" w:rsidRDefault="00AA2680" w:rsidP="00AA2680">
      <w:pPr>
        <w:pStyle w:val="Quote"/>
      </w:pPr>
      <w:r>
        <w:t>"""</w:t>
      </w:r>
    </w:p>
    <w:p w14:paraId="368B2AF3" w14:textId="77777777" w:rsidR="00AA2680" w:rsidRDefault="00AA2680" w:rsidP="00AA2680">
      <w:pPr>
        <w:pStyle w:val="Quote"/>
      </w:pPr>
    </w:p>
    <w:p w14:paraId="13FB80FD" w14:textId="77777777" w:rsidR="00AA2680" w:rsidRDefault="00AA2680" w:rsidP="00AA2680">
      <w:pPr>
        <w:pStyle w:val="Quote"/>
      </w:pPr>
      <w:r>
        <w:t>DEFINITION = """Definition:</w:t>
      </w:r>
    </w:p>
    <w:p w14:paraId="32901778" w14:textId="77777777" w:rsidR="00AA2680" w:rsidRDefault="00AA2680" w:rsidP="00AA2680">
      <w:pPr>
        <w:pStyle w:val="Quote"/>
      </w:pPr>
      <w:r>
        <w:t xml:space="preserve">LR = </w:t>
      </w:r>
      <w:proofErr w:type="gramStart"/>
      <w:r>
        <w:t>P(</w:t>
      </w:r>
      <w:proofErr w:type="gramEnd"/>
      <w:r>
        <w:t xml:space="preserve">finding | diagnosis) / </w:t>
      </w:r>
      <w:proofErr w:type="gramStart"/>
      <w:r>
        <w:t>P(</w:t>
      </w:r>
      <w:proofErr w:type="gramEnd"/>
      <w:r>
        <w:t>finding | not-diagnosis)</w:t>
      </w:r>
    </w:p>
    <w:p w14:paraId="5CE11ADA" w14:textId="77777777" w:rsidR="00AA2680" w:rsidRDefault="00AA2680" w:rsidP="00AA2680">
      <w:pPr>
        <w:pStyle w:val="Quote"/>
      </w:pPr>
      <w:r>
        <w:t>"""</w:t>
      </w:r>
    </w:p>
    <w:p w14:paraId="42D0093E" w14:textId="77777777" w:rsidR="00AA2680" w:rsidRDefault="00AA2680" w:rsidP="00AA2680">
      <w:pPr>
        <w:pStyle w:val="Quote"/>
      </w:pPr>
    </w:p>
    <w:p w14:paraId="41FF6684" w14:textId="77777777" w:rsidR="00AA2680" w:rsidRDefault="00AA2680" w:rsidP="00AA2680">
      <w:pPr>
        <w:pStyle w:val="Quote"/>
      </w:pPr>
      <w:r>
        <w:t>BANDS = """LR evidence bands (reference):</w:t>
      </w:r>
    </w:p>
    <w:p w14:paraId="7E0CAB5E" w14:textId="77777777" w:rsidR="00AA2680" w:rsidRDefault="00AA2680" w:rsidP="00AA2680">
      <w:pPr>
        <w:pStyle w:val="Quote"/>
      </w:pPr>
      <w:r>
        <w:t xml:space="preserve">&gt;10 strong for; 5-10 moderate for; 2–5 weak </w:t>
      </w:r>
      <w:proofErr w:type="gramStart"/>
      <w:r>
        <w:t>for;</w:t>
      </w:r>
      <w:proofErr w:type="gramEnd"/>
    </w:p>
    <w:p w14:paraId="4717380C" w14:textId="77777777" w:rsidR="00AA2680" w:rsidRDefault="00AA2680" w:rsidP="00AA2680">
      <w:pPr>
        <w:pStyle w:val="Quote"/>
      </w:pPr>
      <w:r>
        <w:t xml:space="preserve">0.5–2 </w:t>
      </w:r>
      <w:proofErr w:type="gramStart"/>
      <w:r>
        <w:t>negligible;</w:t>
      </w:r>
      <w:proofErr w:type="gramEnd"/>
    </w:p>
    <w:p w14:paraId="60CE0AC9" w14:textId="77777777" w:rsidR="00AA2680" w:rsidRDefault="00AA2680" w:rsidP="00AA2680">
      <w:pPr>
        <w:pStyle w:val="Quote"/>
      </w:pPr>
      <w:r>
        <w:t>0.2-0.5 weak against; 0.1-0.2 moderate against; ≤0.1 strong against"""</w:t>
      </w:r>
    </w:p>
    <w:p w14:paraId="5B80A679" w14:textId="77777777" w:rsidR="00AA2680" w:rsidRDefault="00AA2680" w:rsidP="00AA2680">
      <w:pPr>
        <w:pStyle w:val="Quote"/>
      </w:pPr>
    </w:p>
    <w:p w14:paraId="717F478C" w14:textId="77777777" w:rsidR="00AA2680" w:rsidRDefault="00AA2680" w:rsidP="00AA2680">
      <w:pPr>
        <w:pStyle w:val="Quote"/>
      </w:pPr>
      <w:r>
        <w:t># Few‑shot examples - these are human guestimates (to avoid seeding the dataset and inflating performance)</w:t>
      </w:r>
    </w:p>
    <w:p w14:paraId="3AE8ACA9" w14:textId="77777777" w:rsidR="00AA2680" w:rsidRDefault="00AA2680" w:rsidP="00AA2680">
      <w:pPr>
        <w:pStyle w:val="Quote"/>
      </w:pPr>
      <w:r>
        <w:t>FEW_SHOT_RICH = [</w:t>
      </w:r>
    </w:p>
    <w:p w14:paraId="0B34B154"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 # some data this might be higher? </w:t>
      </w:r>
    </w:p>
    <w:p w14:paraId="7F83A67F" w14:textId="77777777" w:rsidR="00AA2680" w:rsidRDefault="00AA2680" w:rsidP="00AA2680">
      <w:pPr>
        <w:pStyle w:val="Quote"/>
      </w:pPr>
      <w:r>
        <w:t xml:space="preserve">    ("pericarditis</w:t>
      </w:r>
      <w:proofErr w:type="gramStart"/>
      <w:r>
        <w:t xml:space="preserve">",   </w:t>
      </w:r>
      <w:proofErr w:type="gramEnd"/>
      <w:r>
        <w:t xml:space="preserve">         "pleuritic chest pain improved by leaning forward</w:t>
      </w:r>
      <w:proofErr w:type="gramStart"/>
      <w:r>
        <w:t>",  5.2</w:t>
      </w:r>
      <w:proofErr w:type="gramEnd"/>
      <w:r>
        <w:t>),</w:t>
      </w:r>
    </w:p>
    <w:p w14:paraId="7897652C" w14:textId="77777777" w:rsidR="00AA2680" w:rsidRDefault="00AA2680" w:rsidP="00AA2680">
      <w:pPr>
        <w:pStyle w:val="Quote"/>
      </w:pPr>
      <w:r>
        <w:t xml:space="preserve">    ("pulmonary embolism</w:t>
      </w:r>
      <w:proofErr w:type="gramStart"/>
      <w:r>
        <w:t xml:space="preserve">",   </w:t>
      </w:r>
      <w:proofErr w:type="gramEnd"/>
      <w:r>
        <w:t xml:space="preserve">   "tachycardia &gt;100 bpm</w:t>
      </w:r>
      <w:proofErr w:type="gramStart"/>
      <w:r>
        <w:t xml:space="preserve">",   </w:t>
      </w:r>
      <w:proofErr w:type="gramEnd"/>
      <w:r>
        <w:t xml:space="preserve">                           2.2),</w:t>
      </w:r>
    </w:p>
    <w:p w14:paraId="63113FBE" w14:textId="77777777" w:rsidR="00AA2680" w:rsidRDefault="00AA2680" w:rsidP="00AA2680">
      <w:pPr>
        <w:pStyle w:val="Quote"/>
      </w:pPr>
      <w:r>
        <w:t xml:space="preserve">    ("urinary tract infection", "malodorous urine</w:t>
      </w:r>
      <w:proofErr w:type="gramStart"/>
      <w:r>
        <w:t xml:space="preserve">",   </w:t>
      </w:r>
      <w:proofErr w:type="gramEnd"/>
      <w:r>
        <w:t xml:space="preserve">                               1.1),</w:t>
      </w:r>
    </w:p>
    <w:p w14:paraId="27C7587B"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259A3536" w14:textId="77777777" w:rsidR="00AA2680" w:rsidRDefault="00AA2680" w:rsidP="00AA2680">
      <w:pPr>
        <w:pStyle w:val="Quote"/>
      </w:pPr>
      <w:r>
        <w:t xml:space="preserve">    ("appendicitis</w:t>
      </w:r>
      <w:proofErr w:type="gramStart"/>
      <w:r>
        <w:t xml:space="preserve">",   </w:t>
      </w:r>
      <w:proofErr w:type="gramEnd"/>
      <w:r>
        <w:t xml:space="preserve">         "no RLQ tenderness</w:t>
      </w:r>
      <w:proofErr w:type="gramStart"/>
      <w:r>
        <w:t xml:space="preserve">",   </w:t>
      </w:r>
      <w:proofErr w:type="gramEnd"/>
      <w:r>
        <w:t xml:space="preserve">                             0.45),</w:t>
      </w:r>
    </w:p>
    <w:p w14:paraId="27F819E2" w14:textId="77777777" w:rsidR="00AA2680" w:rsidRDefault="00AA2680" w:rsidP="00AA2680">
      <w:pPr>
        <w:pStyle w:val="Quote"/>
      </w:pPr>
      <w:r>
        <w:t xml:space="preserve">    ("pneumothorax</w:t>
      </w:r>
      <w:proofErr w:type="gramStart"/>
      <w:r>
        <w:t xml:space="preserve">",   </w:t>
      </w:r>
      <w:proofErr w:type="gramEnd"/>
      <w:r>
        <w:t xml:space="preserve">         "bilateral lung sliding present on US</w:t>
      </w:r>
      <w:proofErr w:type="gramStart"/>
      <w:r>
        <w:t xml:space="preserve">",   </w:t>
      </w:r>
      <w:proofErr w:type="gramEnd"/>
      <w:r>
        <w:t xml:space="preserve">          0.18), # some data this might be lower?</w:t>
      </w:r>
    </w:p>
    <w:p w14:paraId="7405AE97" w14:textId="77777777" w:rsidR="00AA2680" w:rsidRDefault="00AA2680" w:rsidP="00AA2680">
      <w:pPr>
        <w:pStyle w:val="Quote"/>
      </w:pPr>
      <w:r>
        <w:t xml:space="preserve">    ("HIV infection</w:t>
      </w:r>
      <w:proofErr w:type="gramStart"/>
      <w:r>
        <w:t xml:space="preserve">",   </w:t>
      </w:r>
      <w:proofErr w:type="gramEnd"/>
      <w:r>
        <w:t xml:space="preserve">        "4th‑generation Ag/Ab screen negative beyond window",0.05),</w:t>
      </w:r>
    </w:p>
    <w:p w14:paraId="1907DF9A" w14:textId="77777777" w:rsidR="00AA2680" w:rsidRDefault="00AA2680" w:rsidP="00AA2680">
      <w:pPr>
        <w:pStyle w:val="Quote"/>
      </w:pPr>
    </w:p>
    <w:p w14:paraId="5E19DD74" w14:textId="77777777" w:rsidR="00AA2680" w:rsidRDefault="00AA2680" w:rsidP="00AA2680">
      <w:pPr>
        <w:pStyle w:val="Quote"/>
      </w:pPr>
      <w:r>
        <w:t>]</w:t>
      </w:r>
    </w:p>
    <w:p w14:paraId="2151820F" w14:textId="77777777" w:rsidR="00AA2680" w:rsidRDefault="00AA2680" w:rsidP="00AA2680">
      <w:pPr>
        <w:pStyle w:val="Quote"/>
      </w:pPr>
    </w:p>
    <w:p w14:paraId="4EF747E6" w14:textId="77777777" w:rsidR="00AA2680" w:rsidRDefault="00AA2680" w:rsidP="00AA2680">
      <w:pPr>
        <w:pStyle w:val="Quote"/>
      </w:pPr>
      <w:r>
        <w:t>FEW_SHOT_MIN = [</w:t>
      </w:r>
    </w:p>
    <w:p w14:paraId="7F8E2335"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w:t>
      </w:r>
    </w:p>
    <w:p w14:paraId="0AE9B499"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42C20D4D" w14:textId="77777777" w:rsidR="00AA2680" w:rsidRDefault="00AA2680" w:rsidP="00AA2680">
      <w:pPr>
        <w:pStyle w:val="Quote"/>
      </w:pPr>
      <w:r>
        <w:t>]</w:t>
      </w:r>
    </w:p>
    <w:p w14:paraId="298513E6" w14:textId="77777777" w:rsidR="00AA2680" w:rsidRDefault="00AA2680" w:rsidP="00AA2680">
      <w:pPr>
        <w:pStyle w:val="Quote"/>
      </w:pPr>
    </w:p>
    <w:p w14:paraId="7159189F" w14:textId="77777777" w:rsidR="00AA2680" w:rsidRDefault="00AA2680" w:rsidP="00AA2680">
      <w:pPr>
        <w:pStyle w:val="Quote"/>
      </w:pPr>
      <w:r>
        <w:t xml:space="preserve">def </w:t>
      </w:r>
      <w:proofErr w:type="spellStart"/>
      <w:r>
        <w:t>build_</w:t>
      </w:r>
      <w:proofErr w:type="gramStart"/>
      <w:r>
        <w:t>messages</w:t>
      </w:r>
      <w:proofErr w:type="spellEnd"/>
      <w:r>
        <w:t>(</w:t>
      </w:r>
      <w:proofErr w:type="gramEnd"/>
      <w:r>
        <w:t>diagnosis: str, finding: str, reasoning: bool) -&gt; list[</w:t>
      </w:r>
      <w:proofErr w:type="spellStart"/>
      <w:r>
        <w:t>dict</w:t>
      </w:r>
      <w:proofErr w:type="spellEnd"/>
      <w:r>
        <w:t>]:</w:t>
      </w:r>
    </w:p>
    <w:p w14:paraId="02128334" w14:textId="77777777" w:rsidR="00AA2680" w:rsidRDefault="00AA2680" w:rsidP="00AA2680">
      <w:pPr>
        <w:pStyle w:val="Quote"/>
      </w:pPr>
      <w:r>
        <w:t xml:space="preserve">    </w:t>
      </w:r>
      <w:proofErr w:type="spellStart"/>
      <w:r>
        <w:t>msgs</w:t>
      </w:r>
      <w:proofErr w:type="spellEnd"/>
      <w:r>
        <w:t>: list[</w:t>
      </w:r>
      <w:proofErr w:type="spellStart"/>
      <w:r>
        <w:t>dict</w:t>
      </w:r>
      <w:proofErr w:type="spellEnd"/>
      <w:r>
        <w:t>] = [</w:t>
      </w:r>
    </w:p>
    <w:p w14:paraId="1B400389" w14:textId="77777777" w:rsidR="00AA2680" w:rsidRDefault="00AA2680" w:rsidP="00AA2680">
      <w:pPr>
        <w:pStyle w:val="Quote"/>
      </w:pPr>
      <w:r>
        <w:t xml:space="preserve">        {"role": "system", "content": </w:t>
      </w:r>
      <w:proofErr w:type="spellStart"/>
      <w:r>
        <w:t>SYSTEM_CORE.strip</w:t>
      </w:r>
      <w:proofErr w:type="spellEnd"/>
      <w:r>
        <w:t>()},</w:t>
      </w:r>
    </w:p>
    <w:p w14:paraId="01D4679B" w14:textId="77777777" w:rsidR="00AA2680" w:rsidRDefault="00AA2680" w:rsidP="00AA2680">
      <w:pPr>
        <w:pStyle w:val="Quote"/>
      </w:pPr>
      <w:r>
        <w:t xml:space="preserve">        {"role": "system", "content": </w:t>
      </w:r>
      <w:proofErr w:type="spellStart"/>
      <w:r>
        <w:t>DEFINITION.strip</w:t>
      </w:r>
      <w:proofErr w:type="spellEnd"/>
      <w:r>
        <w:t>()},</w:t>
      </w:r>
    </w:p>
    <w:p w14:paraId="4C975EB4" w14:textId="77777777" w:rsidR="00AA2680" w:rsidRDefault="00AA2680" w:rsidP="00AA2680">
      <w:pPr>
        <w:pStyle w:val="Quote"/>
      </w:pPr>
      <w:r>
        <w:t xml:space="preserve">        {"role": "system", "content": </w:t>
      </w:r>
      <w:proofErr w:type="spellStart"/>
      <w:r>
        <w:t>BANDS.strip</w:t>
      </w:r>
      <w:proofErr w:type="spellEnd"/>
      <w:r>
        <w:t>()},</w:t>
      </w:r>
    </w:p>
    <w:p w14:paraId="6618FE7A" w14:textId="77777777" w:rsidR="00AA2680" w:rsidRDefault="00AA2680" w:rsidP="00AA2680">
      <w:pPr>
        <w:pStyle w:val="Quote"/>
      </w:pPr>
      <w:r>
        <w:t xml:space="preserve">    ]</w:t>
      </w:r>
    </w:p>
    <w:p w14:paraId="67E76C0E" w14:textId="77777777" w:rsidR="00AA2680" w:rsidRDefault="00AA2680" w:rsidP="00AA2680">
      <w:pPr>
        <w:pStyle w:val="Quote"/>
      </w:pPr>
      <w:r>
        <w:t xml:space="preserve">    examples = FEW_SHOT_MIN if reasoning else FEW_SHOT_RICH</w:t>
      </w:r>
    </w:p>
    <w:p w14:paraId="342937D8" w14:textId="77777777" w:rsidR="00AA2680" w:rsidRDefault="00AA2680" w:rsidP="00AA2680">
      <w:pPr>
        <w:pStyle w:val="Quote"/>
      </w:pPr>
      <w:r>
        <w:t xml:space="preserve">    for </w:t>
      </w:r>
      <w:proofErr w:type="spellStart"/>
      <w:r>
        <w:t>dx_ex</w:t>
      </w:r>
      <w:proofErr w:type="spellEnd"/>
      <w:r>
        <w:t xml:space="preserve">, </w:t>
      </w:r>
      <w:proofErr w:type="spellStart"/>
      <w:r>
        <w:t>f_ex</w:t>
      </w:r>
      <w:proofErr w:type="spellEnd"/>
      <w:r>
        <w:t xml:space="preserve">, </w:t>
      </w:r>
      <w:proofErr w:type="spellStart"/>
      <w:r>
        <w:t>v_ex</w:t>
      </w:r>
      <w:proofErr w:type="spellEnd"/>
      <w:r>
        <w:t xml:space="preserve"> in examples:</w:t>
      </w:r>
    </w:p>
    <w:p w14:paraId="2C501C62" w14:textId="77777777" w:rsidR="00AA2680" w:rsidRDefault="00AA2680" w:rsidP="00AA2680">
      <w:pPr>
        <w:pStyle w:val="Quote"/>
      </w:pPr>
      <w:r>
        <w:t xml:space="preserve">        </w:t>
      </w:r>
      <w:proofErr w:type="spellStart"/>
      <w:proofErr w:type="gramStart"/>
      <w:r>
        <w:t>msgs.append</w:t>
      </w:r>
      <w:proofErr w:type="spellEnd"/>
      <w:proofErr w:type="gramEnd"/>
      <w:r>
        <w:t>({"role": "user</w:t>
      </w:r>
      <w:proofErr w:type="gramStart"/>
      <w:r>
        <w:t xml:space="preserve">",   </w:t>
      </w:r>
      <w:proofErr w:type="gramEnd"/>
      <w:r>
        <w:t xml:space="preserve">   "content": </w:t>
      </w:r>
      <w:proofErr w:type="spellStart"/>
      <w:r>
        <w:t>f"Condition</w:t>
      </w:r>
      <w:proofErr w:type="spellEnd"/>
      <w:r>
        <w:t>: {</w:t>
      </w:r>
      <w:proofErr w:type="spellStart"/>
      <w:r>
        <w:t>dx_</w:t>
      </w:r>
      <w:proofErr w:type="gramStart"/>
      <w:r>
        <w:t>ex</w:t>
      </w:r>
      <w:proofErr w:type="spellEnd"/>
      <w:r>
        <w:t>}\</w:t>
      </w:r>
      <w:proofErr w:type="spellStart"/>
      <w:proofErr w:type="gramEnd"/>
      <w:r>
        <w:t>nFinding</w:t>
      </w:r>
      <w:proofErr w:type="spellEnd"/>
      <w:r>
        <w:t>: {</w:t>
      </w:r>
      <w:proofErr w:type="spellStart"/>
      <w:r>
        <w:t>f_ex</w:t>
      </w:r>
      <w:proofErr w:type="spellEnd"/>
      <w:r>
        <w:t>}"})</w:t>
      </w:r>
    </w:p>
    <w:p w14:paraId="185D96F3" w14:textId="77777777" w:rsidR="00AA2680" w:rsidRDefault="00AA2680" w:rsidP="00AA2680">
      <w:pPr>
        <w:pStyle w:val="Quote"/>
      </w:pPr>
      <w:r>
        <w:t xml:space="preserve">        </w:t>
      </w:r>
      <w:proofErr w:type="spellStart"/>
      <w:proofErr w:type="gramStart"/>
      <w:r>
        <w:t>msgs.append</w:t>
      </w:r>
      <w:proofErr w:type="spellEnd"/>
      <w:proofErr w:type="gramEnd"/>
      <w:r>
        <w:t>({"role": "assistant", "content": f'{{"value": {float(</w:t>
      </w:r>
      <w:proofErr w:type="spellStart"/>
      <w:r>
        <w:t>v_ex</w:t>
      </w:r>
      <w:proofErr w:type="spellEnd"/>
      <w:r>
        <w:t>)}}}'})</w:t>
      </w:r>
    </w:p>
    <w:p w14:paraId="5974965B" w14:textId="77777777" w:rsidR="00AA2680" w:rsidRDefault="00AA2680" w:rsidP="00AA2680">
      <w:pPr>
        <w:pStyle w:val="Quote"/>
      </w:pPr>
      <w:r>
        <w:t xml:space="preserve">    </w:t>
      </w:r>
      <w:proofErr w:type="spellStart"/>
      <w:proofErr w:type="gramStart"/>
      <w:r>
        <w:t>msgs.append</w:t>
      </w:r>
      <w:proofErr w:type="spellEnd"/>
      <w:proofErr w:type="gramEnd"/>
      <w:r>
        <w:t xml:space="preserve">({"role": "user", "content": </w:t>
      </w:r>
      <w:proofErr w:type="spellStart"/>
      <w:r>
        <w:t>f"Condition</w:t>
      </w:r>
      <w:proofErr w:type="spellEnd"/>
      <w:r>
        <w:t>: {diagnosis}\</w:t>
      </w:r>
      <w:proofErr w:type="spellStart"/>
      <w:r>
        <w:t>nFinding</w:t>
      </w:r>
      <w:proofErr w:type="spellEnd"/>
      <w:r>
        <w:t>: {finding}"})</w:t>
      </w:r>
    </w:p>
    <w:p w14:paraId="68B91618" w14:textId="77777777" w:rsidR="00AA2680" w:rsidRDefault="00AA2680" w:rsidP="00AA2680">
      <w:pPr>
        <w:pStyle w:val="Quote"/>
      </w:pPr>
      <w:r>
        <w:t xml:space="preserve">    return </w:t>
      </w:r>
      <w:proofErr w:type="spellStart"/>
      <w:r>
        <w:t>msgs</w:t>
      </w:r>
      <w:proofErr w:type="spellEnd"/>
    </w:p>
    <w:p w14:paraId="1F918C49" w14:textId="77777777" w:rsidR="00AA2680" w:rsidRDefault="00AA2680" w:rsidP="00AA2680">
      <w:pPr>
        <w:pStyle w:val="Quote"/>
      </w:pPr>
    </w:p>
    <w:p w14:paraId="2DBF7FC6" w14:textId="77777777" w:rsidR="00AA2680" w:rsidRDefault="00AA2680" w:rsidP="00AA2680">
      <w:pPr>
        <w:pStyle w:val="Quote"/>
      </w:pPr>
      <w:r>
        <w:t># -----------------------------------------------------------------------------</w:t>
      </w:r>
    </w:p>
    <w:p w14:paraId="26958BB3" w14:textId="77777777" w:rsidR="00AA2680" w:rsidRDefault="00AA2680" w:rsidP="00AA2680">
      <w:pPr>
        <w:pStyle w:val="Quote"/>
      </w:pPr>
      <w:r>
        <w:t># 2) Structured Outputs schema (</w:t>
      </w:r>
      <w:proofErr w:type="spellStart"/>
      <w:r>
        <w:t>Pydantic</w:t>
      </w:r>
      <w:proofErr w:type="spellEnd"/>
      <w:r>
        <w:t>)</w:t>
      </w:r>
    </w:p>
    <w:p w14:paraId="521D116A" w14:textId="77777777" w:rsidR="00AA2680" w:rsidRDefault="00AA2680" w:rsidP="00AA2680">
      <w:pPr>
        <w:pStyle w:val="Quote"/>
      </w:pPr>
      <w:r>
        <w:t># -----------------------------------------------------------------------------</w:t>
      </w:r>
    </w:p>
    <w:p w14:paraId="403202F9" w14:textId="77777777" w:rsidR="00AA2680" w:rsidRDefault="00AA2680" w:rsidP="00AA2680">
      <w:pPr>
        <w:pStyle w:val="Quote"/>
      </w:pPr>
      <w:r>
        <w:t xml:space="preserve">class </w:t>
      </w:r>
      <w:proofErr w:type="spellStart"/>
      <w:proofErr w:type="gramStart"/>
      <w:r>
        <w:t>LRResponse</w:t>
      </w:r>
      <w:proofErr w:type="spellEnd"/>
      <w:r>
        <w:t>(</w:t>
      </w:r>
      <w:proofErr w:type="spellStart"/>
      <w:proofErr w:type="gramEnd"/>
      <w:r>
        <w:t>BaseModel</w:t>
      </w:r>
      <w:proofErr w:type="spellEnd"/>
      <w:r>
        <w:t>):</w:t>
      </w:r>
    </w:p>
    <w:p w14:paraId="59A8E0C6" w14:textId="77777777" w:rsidR="00AA2680" w:rsidRDefault="00AA2680" w:rsidP="00AA2680">
      <w:pPr>
        <w:pStyle w:val="Quote"/>
      </w:pPr>
      <w:r>
        <w:t xml:space="preserve">    value: float</w:t>
      </w:r>
    </w:p>
    <w:p w14:paraId="3EC3EF5C" w14:textId="77777777" w:rsidR="00AA2680" w:rsidRDefault="00AA2680" w:rsidP="00AA2680">
      <w:pPr>
        <w:pStyle w:val="Quote"/>
      </w:pPr>
    </w:p>
    <w:p w14:paraId="7DC277AE" w14:textId="77777777" w:rsidR="00AA2680" w:rsidRDefault="00AA2680" w:rsidP="00AA2680">
      <w:pPr>
        <w:pStyle w:val="Quote"/>
      </w:pPr>
      <w:r>
        <w:t># -----------------------------------------------------------------------------</w:t>
      </w:r>
    </w:p>
    <w:p w14:paraId="2876578E" w14:textId="77777777" w:rsidR="00AA2680" w:rsidRDefault="00AA2680" w:rsidP="00AA2680">
      <w:pPr>
        <w:pStyle w:val="Quote"/>
      </w:pPr>
      <w:r>
        <w:t># 2b) Retry wrapper (exponential backoff with jitter)</w:t>
      </w:r>
    </w:p>
    <w:p w14:paraId="5F09BA7A" w14:textId="77777777" w:rsidR="00AA2680" w:rsidRDefault="00AA2680" w:rsidP="00AA2680">
      <w:pPr>
        <w:pStyle w:val="Quote"/>
      </w:pPr>
      <w:r>
        <w:t># -----------------------------------------------------------------------------</w:t>
      </w:r>
    </w:p>
    <w:p w14:paraId="1343B6A3" w14:textId="77777777" w:rsidR="00AA2680" w:rsidRDefault="00AA2680" w:rsidP="00AA2680">
      <w:pPr>
        <w:pStyle w:val="Quote"/>
      </w:pPr>
      <w:r>
        <w:t xml:space="preserve">def </w:t>
      </w:r>
      <w:proofErr w:type="spellStart"/>
      <w:r>
        <w:t>estimate_lr_until_</w:t>
      </w:r>
      <w:proofErr w:type="gramStart"/>
      <w:r>
        <w:t>positive</w:t>
      </w:r>
      <w:proofErr w:type="spellEnd"/>
      <w:r>
        <w:t>(</w:t>
      </w:r>
      <w:proofErr w:type="gramEnd"/>
    </w:p>
    <w:p w14:paraId="27C2364D" w14:textId="77777777" w:rsidR="00AA2680" w:rsidRDefault="00AA2680" w:rsidP="00AA2680">
      <w:pPr>
        <w:pStyle w:val="Quote"/>
      </w:pPr>
      <w:r>
        <w:t xml:space="preserve">    diagnosis: str,</w:t>
      </w:r>
    </w:p>
    <w:p w14:paraId="60A9EC75" w14:textId="77777777" w:rsidR="00AA2680" w:rsidRDefault="00AA2680" w:rsidP="00AA2680">
      <w:pPr>
        <w:pStyle w:val="Quote"/>
      </w:pPr>
      <w:r>
        <w:t xml:space="preserve">    finding: str,</w:t>
      </w:r>
    </w:p>
    <w:p w14:paraId="71E11F17" w14:textId="77777777" w:rsidR="00AA2680" w:rsidRDefault="00AA2680" w:rsidP="00AA2680">
      <w:pPr>
        <w:pStyle w:val="Quote"/>
      </w:pPr>
      <w:r>
        <w:t xml:space="preserve">    model: str,</w:t>
      </w:r>
    </w:p>
    <w:p w14:paraId="6472A658" w14:textId="77777777" w:rsidR="00AA2680" w:rsidRDefault="00AA2680" w:rsidP="00AA2680">
      <w:pPr>
        <w:pStyle w:val="Quote"/>
      </w:pPr>
      <w:r>
        <w:t xml:space="preserve">    client: </w:t>
      </w:r>
      <w:proofErr w:type="gramStart"/>
      <w:r>
        <w:t>Optional[</w:t>
      </w:r>
      <w:proofErr w:type="gramEnd"/>
      <w:r>
        <w:t>OpenAI] = None,</w:t>
      </w:r>
    </w:p>
    <w:p w14:paraId="1D647AE0" w14:textId="77777777" w:rsidR="00AA2680" w:rsidRDefault="00AA2680" w:rsidP="00AA2680">
      <w:pPr>
        <w:pStyle w:val="Quote"/>
      </w:pPr>
      <w:r>
        <w:t xml:space="preserve">    </w:t>
      </w:r>
      <w:proofErr w:type="spellStart"/>
      <w:r>
        <w:t>max_retries</w:t>
      </w:r>
      <w:proofErr w:type="spellEnd"/>
      <w:r>
        <w:t xml:space="preserve">: Optional[int] = </w:t>
      </w:r>
      <w:proofErr w:type="gramStart"/>
      <w:r>
        <w:t xml:space="preserve">None,   </w:t>
      </w:r>
      <w:proofErr w:type="gramEnd"/>
      <w:r>
        <w:t xml:space="preserve">   # None </w:t>
      </w:r>
      <w:r>
        <w:rPr>
          <w:rFonts w:ascii="Cambria Math" w:hAnsi="Cambria Math" w:cs="Cambria Math"/>
        </w:rPr>
        <w:t>⇒</w:t>
      </w:r>
      <w:r>
        <w:t xml:space="preserve"> retry indefinitely</w:t>
      </w:r>
    </w:p>
    <w:p w14:paraId="32CAB559" w14:textId="77777777" w:rsidR="00AA2680" w:rsidRDefault="00AA2680" w:rsidP="00AA2680">
      <w:pPr>
        <w:pStyle w:val="Quote"/>
      </w:pPr>
      <w:r>
        <w:t xml:space="preserve">    </w:t>
      </w:r>
      <w:proofErr w:type="spellStart"/>
      <w:r>
        <w:t>base_backoff</w:t>
      </w:r>
      <w:proofErr w:type="spellEnd"/>
      <w:r>
        <w:t>: float = 0.5,              # seconds</w:t>
      </w:r>
    </w:p>
    <w:p w14:paraId="259BE63C" w14:textId="77777777" w:rsidR="00AA2680" w:rsidRDefault="00AA2680" w:rsidP="00AA2680">
      <w:pPr>
        <w:pStyle w:val="Quote"/>
      </w:pPr>
      <w:r>
        <w:t xml:space="preserve">    </w:t>
      </w:r>
      <w:proofErr w:type="spellStart"/>
      <w:r>
        <w:t>max_backoff</w:t>
      </w:r>
      <w:proofErr w:type="spellEnd"/>
      <w:r>
        <w:t>: float = 30.0               # seconds</w:t>
      </w:r>
    </w:p>
    <w:p w14:paraId="68DC4989" w14:textId="77777777" w:rsidR="00AA2680" w:rsidRDefault="00AA2680" w:rsidP="00AA2680">
      <w:pPr>
        <w:pStyle w:val="Quote"/>
      </w:pPr>
      <w:r>
        <w:t>) -&gt; float:</w:t>
      </w:r>
    </w:p>
    <w:p w14:paraId="65FE0062" w14:textId="77777777" w:rsidR="00AA2680" w:rsidRDefault="00AA2680" w:rsidP="00AA2680">
      <w:pPr>
        <w:pStyle w:val="Quote"/>
      </w:pPr>
      <w:r>
        <w:t xml:space="preserve">    attempt = 0</w:t>
      </w:r>
    </w:p>
    <w:p w14:paraId="5C6193DB" w14:textId="77777777" w:rsidR="00AA2680" w:rsidRDefault="00AA2680" w:rsidP="00AA2680">
      <w:pPr>
        <w:pStyle w:val="Quote"/>
      </w:pPr>
      <w:r>
        <w:t xml:space="preserve">    while True:</w:t>
      </w:r>
    </w:p>
    <w:p w14:paraId="267213C0" w14:textId="77777777" w:rsidR="00AA2680" w:rsidRDefault="00AA2680" w:rsidP="00AA2680">
      <w:pPr>
        <w:pStyle w:val="Quote"/>
      </w:pPr>
      <w:r>
        <w:t xml:space="preserve">        attempt += 1</w:t>
      </w:r>
    </w:p>
    <w:p w14:paraId="016C6267" w14:textId="77777777" w:rsidR="00AA2680" w:rsidRDefault="00AA2680" w:rsidP="00AA2680">
      <w:pPr>
        <w:pStyle w:val="Quote"/>
      </w:pPr>
      <w:r>
        <w:t xml:space="preserve">        try:</w:t>
      </w:r>
    </w:p>
    <w:p w14:paraId="3607BEFE" w14:textId="77777777" w:rsidR="00AA2680" w:rsidRDefault="00AA2680" w:rsidP="00AA2680">
      <w:pPr>
        <w:pStyle w:val="Quote"/>
      </w:pPr>
      <w:r>
        <w:t xml:space="preserve">            </w:t>
      </w:r>
      <w:proofErr w:type="spellStart"/>
      <w:r>
        <w:t>lr</w:t>
      </w:r>
      <w:proofErr w:type="spellEnd"/>
      <w:r>
        <w:t xml:space="preserve"> = </w:t>
      </w:r>
      <w:proofErr w:type="spellStart"/>
      <w:r>
        <w:t>estimate_</w:t>
      </w:r>
      <w:proofErr w:type="gramStart"/>
      <w:r>
        <w:t>lr</w:t>
      </w:r>
      <w:proofErr w:type="spellEnd"/>
      <w:r>
        <w:t>(</w:t>
      </w:r>
      <w:proofErr w:type="gramEnd"/>
      <w:r>
        <w:t>diagnosis, finding, model, client)</w:t>
      </w:r>
    </w:p>
    <w:p w14:paraId="6236EB3E" w14:textId="77777777" w:rsidR="00AA2680" w:rsidRDefault="00AA2680" w:rsidP="00AA2680">
      <w:pPr>
        <w:pStyle w:val="Quote"/>
      </w:pPr>
      <w:r>
        <w:t xml:space="preserve">            if </w:t>
      </w:r>
      <w:proofErr w:type="spellStart"/>
      <w:proofErr w:type="gramStart"/>
      <w:r>
        <w:t>isinstance</w:t>
      </w:r>
      <w:proofErr w:type="spellEnd"/>
      <w:r>
        <w:t>(</w:t>
      </w:r>
      <w:proofErr w:type="spellStart"/>
      <w:proofErr w:type="gramEnd"/>
      <w:r>
        <w:t>lr</w:t>
      </w:r>
      <w:proofErr w:type="spellEnd"/>
      <w:r>
        <w:t xml:space="preserve">, (int, float)) and </w:t>
      </w:r>
      <w:proofErr w:type="spellStart"/>
      <w:proofErr w:type="gramStart"/>
      <w:r>
        <w:t>math.isfinite</w:t>
      </w:r>
      <w:proofErr w:type="spellEnd"/>
      <w:proofErr w:type="gramEnd"/>
      <w:r>
        <w:t>(</w:t>
      </w:r>
      <w:proofErr w:type="spellStart"/>
      <w:r>
        <w:t>lr</w:t>
      </w:r>
      <w:proofErr w:type="spellEnd"/>
      <w:r>
        <w:t xml:space="preserve">) and </w:t>
      </w:r>
      <w:proofErr w:type="spellStart"/>
      <w:r>
        <w:t>lr</w:t>
      </w:r>
      <w:proofErr w:type="spellEnd"/>
      <w:r>
        <w:t xml:space="preserve"> &gt; 0:</w:t>
      </w:r>
    </w:p>
    <w:p w14:paraId="6FEB8E13" w14:textId="77777777" w:rsidR="00AA2680" w:rsidRDefault="00AA2680" w:rsidP="00AA2680">
      <w:pPr>
        <w:pStyle w:val="Quote"/>
      </w:pPr>
      <w:r>
        <w:t xml:space="preserve">                return float(</w:t>
      </w:r>
      <w:proofErr w:type="spellStart"/>
      <w:r>
        <w:t>lr</w:t>
      </w:r>
      <w:proofErr w:type="spellEnd"/>
      <w:r>
        <w:t>)</w:t>
      </w:r>
    </w:p>
    <w:p w14:paraId="3AB665F7" w14:textId="77777777" w:rsidR="00AA2680" w:rsidRDefault="00AA2680" w:rsidP="00AA2680">
      <w:pPr>
        <w:pStyle w:val="Quote"/>
      </w:pPr>
      <w:r>
        <w:t xml:space="preserve">            raise </w:t>
      </w:r>
      <w:proofErr w:type="spellStart"/>
      <w:proofErr w:type="gramStart"/>
      <w:r>
        <w:t>ValueError</w:t>
      </w:r>
      <w:proofErr w:type="spellEnd"/>
      <w:r>
        <w:t>(</w:t>
      </w:r>
      <w:proofErr w:type="spellStart"/>
      <w:proofErr w:type="gramEnd"/>
      <w:r>
        <w:t>f"Non</w:t>
      </w:r>
      <w:proofErr w:type="spellEnd"/>
      <w:r>
        <w:t>‑positive or non‑finite LR: {</w:t>
      </w:r>
      <w:proofErr w:type="spellStart"/>
      <w:proofErr w:type="gramStart"/>
      <w:r>
        <w:t>lr!r</w:t>
      </w:r>
      <w:proofErr w:type="spellEnd"/>
      <w:proofErr w:type="gramEnd"/>
      <w:r>
        <w:t>}")</w:t>
      </w:r>
    </w:p>
    <w:p w14:paraId="02728056" w14:textId="77777777" w:rsidR="00AA2680" w:rsidRDefault="00AA2680" w:rsidP="00AA2680">
      <w:pPr>
        <w:pStyle w:val="Quote"/>
      </w:pPr>
      <w:r>
        <w:t xml:space="preserve">        except Exception as e:</w:t>
      </w:r>
    </w:p>
    <w:p w14:paraId="7DB22148" w14:textId="77777777" w:rsidR="00AA2680" w:rsidRDefault="00AA2680" w:rsidP="00AA2680">
      <w:pPr>
        <w:pStyle w:val="Quote"/>
      </w:pPr>
      <w:r>
        <w:t xml:space="preserve">            </w:t>
      </w:r>
      <w:proofErr w:type="spellStart"/>
      <w:proofErr w:type="gramStart"/>
      <w:r>
        <w:t>logging.warning</w:t>
      </w:r>
      <w:proofErr w:type="spellEnd"/>
      <w:proofErr w:type="gramEnd"/>
      <w:r>
        <w:t>(</w:t>
      </w:r>
    </w:p>
    <w:p w14:paraId="35B3B049" w14:textId="77777777" w:rsidR="00AA2680" w:rsidRDefault="00AA2680" w:rsidP="00AA2680">
      <w:pPr>
        <w:pStyle w:val="Quote"/>
      </w:pPr>
      <w:r>
        <w:t xml:space="preserve">                f"[retry {attempt}] sheet finding='{</w:t>
      </w:r>
      <w:proofErr w:type="gramStart"/>
      <w:r>
        <w:t>finding[</w:t>
      </w:r>
      <w:proofErr w:type="gramEnd"/>
      <w:r>
        <w:t>:80]}' | "</w:t>
      </w:r>
    </w:p>
    <w:p w14:paraId="497EA4EE" w14:textId="77777777" w:rsidR="00AA2680" w:rsidRDefault="00AA2680" w:rsidP="00AA2680">
      <w:pPr>
        <w:pStyle w:val="Quote"/>
      </w:pPr>
      <w:r>
        <w:t xml:space="preserve">                </w:t>
      </w:r>
      <w:proofErr w:type="spellStart"/>
      <w:r>
        <w:t>f"model</w:t>
      </w:r>
      <w:proofErr w:type="spellEnd"/>
      <w:r>
        <w:t>={model} → {e}"</w:t>
      </w:r>
    </w:p>
    <w:p w14:paraId="1A8A1215" w14:textId="77777777" w:rsidR="00AA2680" w:rsidRDefault="00AA2680" w:rsidP="00AA2680">
      <w:pPr>
        <w:pStyle w:val="Quote"/>
      </w:pPr>
      <w:r>
        <w:t xml:space="preserve">            )</w:t>
      </w:r>
    </w:p>
    <w:p w14:paraId="3DE47E61" w14:textId="77777777" w:rsidR="00AA2680" w:rsidRDefault="00AA2680" w:rsidP="00AA2680">
      <w:pPr>
        <w:pStyle w:val="Quote"/>
      </w:pPr>
      <w:r>
        <w:t xml:space="preserve">            if (</w:t>
      </w:r>
      <w:proofErr w:type="spellStart"/>
      <w:r>
        <w:t>max_retries</w:t>
      </w:r>
      <w:proofErr w:type="spellEnd"/>
      <w:r>
        <w:t xml:space="preserve"> is not None) and (attempt &gt;= </w:t>
      </w:r>
      <w:proofErr w:type="spellStart"/>
      <w:r>
        <w:t>max_retries</w:t>
      </w:r>
      <w:proofErr w:type="spellEnd"/>
      <w:r>
        <w:t>):</w:t>
      </w:r>
    </w:p>
    <w:p w14:paraId="01D12569" w14:textId="77777777" w:rsidR="00AA2680" w:rsidRDefault="00AA2680" w:rsidP="00AA2680">
      <w:pPr>
        <w:pStyle w:val="Quote"/>
      </w:pPr>
      <w:r>
        <w:t xml:space="preserve">                raise</w:t>
      </w:r>
    </w:p>
    <w:p w14:paraId="4F94DC46" w14:textId="77777777" w:rsidR="00AA2680" w:rsidRDefault="00AA2680" w:rsidP="00AA2680">
      <w:pPr>
        <w:pStyle w:val="Quote"/>
      </w:pPr>
      <w:r>
        <w:t xml:space="preserve">            # exponential backoff with jitter</w:t>
      </w:r>
    </w:p>
    <w:p w14:paraId="1CD34CF0" w14:textId="77777777" w:rsidR="00AA2680" w:rsidRDefault="00AA2680" w:rsidP="00AA2680">
      <w:pPr>
        <w:pStyle w:val="Quote"/>
      </w:pPr>
      <w:r>
        <w:t xml:space="preserve">            delay = </w:t>
      </w:r>
      <w:proofErr w:type="gramStart"/>
      <w:r>
        <w:t>min(</w:t>
      </w:r>
      <w:proofErr w:type="spellStart"/>
      <w:proofErr w:type="gramEnd"/>
      <w:r>
        <w:t>base_backoff</w:t>
      </w:r>
      <w:proofErr w:type="spellEnd"/>
      <w:r>
        <w:t xml:space="preserve"> * (2 ** (attempt - 1)), </w:t>
      </w:r>
      <w:proofErr w:type="spellStart"/>
      <w:r>
        <w:t>max_backoff</w:t>
      </w:r>
      <w:proofErr w:type="spellEnd"/>
      <w:r>
        <w:t>)</w:t>
      </w:r>
    </w:p>
    <w:p w14:paraId="713B660E" w14:textId="77777777" w:rsidR="00AA2680" w:rsidRDefault="00AA2680" w:rsidP="00AA2680">
      <w:pPr>
        <w:pStyle w:val="Quote"/>
      </w:pPr>
      <w:r>
        <w:t xml:space="preserve">            </w:t>
      </w:r>
      <w:proofErr w:type="spellStart"/>
      <w:proofErr w:type="gramStart"/>
      <w:r>
        <w:t>time.sleep</w:t>
      </w:r>
      <w:proofErr w:type="spellEnd"/>
      <w:proofErr w:type="gramEnd"/>
      <w:r>
        <w:t xml:space="preserve">(delay * (0.5 + </w:t>
      </w:r>
      <w:proofErr w:type="gramStart"/>
      <w:r>
        <w:t>random(</w:t>
      </w:r>
      <w:proofErr w:type="gramEnd"/>
      <w:r>
        <w:t>)</w:t>
      </w:r>
      <w:proofErr w:type="gramStart"/>
      <w:r>
        <w:t>))  #</w:t>
      </w:r>
      <w:proofErr w:type="gramEnd"/>
      <w:r>
        <w:t xml:space="preserve"> 0.5–1.5× jitter</w:t>
      </w:r>
    </w:p>
    <w:p w14:paraId="0EC7233F" w14:textId="77777777" w:rsidR="00AA2680" w:rsidRDefault="00AA2680" w:rsidP="00AA2680">
      <w:pPr>
        <w:pStyle w:val="Quote"/>
      </w:pPr>
    </w:p>
    <w:p w14:paraId="089FDA9E" w14:textId="77777777" w:rsidR="00AA2680" w:rsidRDefault="00AA2680" w:rsidP="00AA2680">
      <w:pPr>
        <w:pStyle w:val="Quote"/>
      </w:pPr>
      <w:r>
        <w:t># -----------------------------------------------------------------------------</w:t>
      </w:r>
    </w:p>
    <w:p w14:paraId="779291BF" w14:textId="77777777" w:rsidR="00AA2680" w:rsidRDefault="00AA2680" w:rsidP="00AA2680">
      <w:pPr>
        <w:pStyle w:val="Quote"/>
      </w:pPr>
      <w:r>
        <w:t># 3) Estimator call (Responses API)</w:t>
      </w:r>
    </w:p>
    <w:p w14:paraId="4CEE4EFC" w14:textId="77777777" w:rsidR="00AA2680" w:rsidRDefault="00AA2680" w:rsidP="00AA2680">
      <w:pPr>
        <w:pStyle w:val="Quote"/>
      </w:pPr>
      <w:r>
        <w:t># -----------------------------------------------------------------------------</w:t>
      </w:r>
    </w:p>
    <w:p w14:paraId="6D590A76" w14:textId="77777777" w:rsidR="00AA2680" w:rsidRDefault="00AA2680" w:rsidP="00AA2680">
      <w:pPr>
        <w:pStyle w:val="Quote"/>
      </w:pPr>
      <w:r>
        <w:t xml:space="preserve">def </w:t>
      </w:r>
      <w:proofErr w:type="spellStart"/>
      <w:r>
        <w:t>estimate_</w:t>
      </w:r>
      <w:proofErr w:type="gramStart"/>
      <w:r>
        <w:t>lr</w:t>
      </w:r>
      <w:proofErr w:type="spellEnd"/>
      <w:r>
        <w:t>(</w:t>
      </w:r>
      <w:proofErr w:type="gramEnd"/>
      <w:r>
        <w:t xml:space="preserve">diagnosis: str, finding: str, model: str, client: </w:t>
      </w:r>
      <w:proofErr w:type="gramStart"/>
      <w:r>
        <w:t>Optional[</w:t>
      </w:r>
      <w:proofErr w:type="gramEnd"/>
      <w:r>
        <w:t>OpenAI] = None) -&gt; float:</w:t>
      </w:r>
    </w:p>
    <w:p w14:paraId="0BF346CF" w14:textId="77777777" w:rsidR="00AA2680" w:rsidRDefault="00AA2680" w:rsidP="00AA2680">
      <w:pPr>
        <w:pStyle w:val="Quote"/>
      </w:pPr>
      <w:r>
        <w:t xml:space="preserve">    if client is None:</w:t>
      </w:r>
    </w:p>
    <w:p w14:paraId="0EF022EF" w14:textId="77777777" w:rsidR="00AA2680" w:rsidRDefault="00AA2680" w:rsidP="00AA2680">
      <w:pPr>
        <w:pStyle w:val="Quote"/>
      </w:pPr>
      <w:r>
        <w:t xml:space="preserve">        client = </w:t>
      </w:r>
      <w:proofErr w:type="gramStart"/>
      <w:r>
        <w:t>OpenAI(</w:t>
      </w:r>
      <w:proofErr w:type="gramEnd"/>
      <w:r>
        <w:t>)</w:t>
      </w:r>
    </w:p>
    <w:p w14:paraId="2D78D2FD" w14:textId="77777777" w:rsidR="00AA2680" w:rsidRDefault="00AA2680" w:rsidP="00AA2680">
      <w:pPr>
        <w:pStyle w:val="Quote"/>
      </w:pPr>
    </w:p>
    <w:p w14:paraId="0F42F52D" w14:textId="77777777" w:rsidR="00AA2680" w:rsidRDefault="00AA2680" w:rsidP="00AA2680">
      <w:pPr>
        <w:pStyle w:val="Quote"/>
      </w:pPr>
      <w:r>
        <w:t xml:space="preserve">    </w:t>
      </w:r>
      <w:proofErr w:type="spellStart"/>
      <w:r>
        <w:t>cfg</w:t>
      </w:r>
      <w:proofErr w:type="spellEnd"/>
      <w:r>
        <w:t xml:space="preserve"> = MODEL_</w:t>
      </w:r>
      <w:proofErr w:type="gramStart"/>
      <w:r>
        <w:t>CAPABILITIES[</w:t>
      </w:r>
      <w:proofErr w:type="gramEnd"/>
      <w:r>
        <w:t>model]</w:t>
      </w:r>
    </w:p>
    <w:p w14:paraId="16C47AD8" w14:textId="77777777" w:rsidR="00AA2680" w:rsidRDefault="00AA2680" w:rsidP="00AA2680">
      <w:pPr>
        <w:pStyle w:val="Quote"/>
      </w:pPr>
      <w:r>
        <w:t xml:space="preserve">    </w:t>
      </w:r>
      <w:proofErr w:type="spellStart"/>
      <w:r>
        <w:t>msgs</w:t>
      </w:r>
      <w:proofErr w:type="spellEnd"/>
      <w:r>
        <w:t xml:space="preserve"> = </w:t>
      </w:r>
      <w:proofErr w:type="spellStart"/>
      <w:r>
        <w:t>build_</w:t>
      </w:r>
      <w:proofErr w:type="gramStart"/>
      <w:r>
        <w:t>messages</w:t>
      </w:r>
      <w:proofErr w:type="spellEnd"/>
      <w:r>
        <w:t>(</w:t>
      </w:r>
      <w:proofErr w:type="gramEnd"/>
      <w:r>
        <w:t>diagnosis, finding, reasoning=</w:t>
      </w:r>
      <w:proofErr w:type="spellStart"/>
      <w:r>
        <w:t>cfg</w:t>
      </w:r>
      <w:proofErr w:type="spellEnd"/>
      <w:r>
        <w:t>["reasoning"])</w:t>
      </w:r>
    </w:p>
    <w:p w14:paraId="0AA96C7D" w14:textId="77777777" w:rsidR="00AA2680" w:rsidRDefault="00AA2680" w:rsidP="00AA2680">
      <w:pPr>
        <w:pStyle w:val="Quote"/>
      </w:pPr>
    </w:p>
    <w:p w14:paraId="20B3BDD8" w14:textId="77777777" w:rsidR="00AA2680" w:rsidRDefault="00AA2680" w:rsidP="00AA2680">
      <w:pPr>
        <w:pStyle w:val="Quote"/>
      </w:pPr>
      <w:r>
        <w:t xml:space="preserve">    </w:t>
      </w:r>
      <w:proofErr w:type="spellStart"/>
      <w:r>
        <w:t>kwargs</w:t>
      </w:r>
      <w:proofErr w:type="spellEnd"/>
      <w:r>
        <w:t xml:space="preserve"> = {}</w:t>
      </w:r>
    </w:p>
    <w:p w14:paraId="2A86D76B" w14:textId="77777777" w:rsidR="00AA2680" w:rsidRDefault="00AA2680" w:rsidP="00AA2680">
      <w:pPr>
        <w:pStyle w:val="Quote"/>
      </w:pPr>
      <w:r>
        <w:t xml:space="preserve">    if </w:t>
      </w:r>
      <w:proofErr w:type="spellStart"/>
      <w:r>
        <w:t>cfg</w:t>
      </w:r>
      <w:proofErr w:type="spellEnd"/>
      <w:r>
        <w:t>["reasoning"]:</w:t>
      </w:r>
    </w:p>
    <w:p w14:paraId="1202F672" w14:textId="77777777" w:rsidR="00AA2680" w:rsidRDefault="00AA2680" w:rsidP="00AA2680">
      <w:pPr>
        <w:pStyle w:val="Quote"/>
      </w:pPr>
      <w:r>
        <w:t xml:space="preserve">        </w:t>
      </w:r>
      <w:proofErr w:type="spellStart"/>
      <w:r>
        <w:t>kwargs</w:t>
      </w:r>
      <w:proofErr w:type="spellEnd"/>
      <w:r>
        <w:t>["reasoning"] = {"effort": "medium</w:t>
      </w:r>
      <w:proofErr w:type="gramStart"/>
      <w:r>
        <w:t xml:space="preserve">"}   </w:t>
      </w:r>
      <w:proofErr w:type="gramEnd"/>
      <w:r>
        <w:t xml:space="preserve">  # for GPT‑5 and o‑series</w:t>
      </w:r>
    </w:p>
    <w:p w14:paraId="16B52D56" w14:textId="77777777" w:rsidR="00AA2680" w:rsidRDefault="00AA2680" w:rsidP="00AA2680">
      <w:pPr>
        <w:pStyle w:val="Quote"/>
      </w:pPr>
      <w:r>
        <w:t xml:space="preserve">        # </w:t>
      </w:r>
      <w:proofErr w:type="gramStart"/>
      <w:r>
        <w:t>no</w:t>
      </w:r>
      <w:proofErr w:type="gramEnd"/>
      <w:r>
        <w:t xml:space="preserve"> temperature/</w:t>
      </w:r>
      <w:proofErr w:type="spellStart"/>
      <w:r>
        <w:t>top_p</w:t>
      </w:r>
      <w:proofErr w:type="spellEnd"/>
    </w:p>
    <w:p w14:paraId="3F98FF61" w14:textId="77777777" w:rsidR="00AA2680" w:rsidRDefault="00AA2680" w:rsidP="00AA2680">
      <w:pPr>
        <w:pStyle w:val="Quote"/>
      </w:pPr>
      <w:r>
        <w:t xml:space="preserve">    </w:t>
      </w:r>
      <w:proofErr w:type="spellStart"/>
      <w:r>
        <w:t>elif</w:t>
      </w:r>
      <w:proofErr w:type="spellEnd"/>
      <w:r>
        <w:t xml:space="preserve"> </w:t>
      </w:r>
      <w:proofErr w:type="spellStart"/>
      <w:r>
        <w:t>cfg</w:t>
      </w:r>
      <w:proofErr w:type="spellEnd"/>
      <w:r>
        <w:t>["</w:t>
      </w:r>
      <w:proofErr w:type="spellStart"/>
      <w:r>
        <w:t>allow_temp</w:t>
      </w:r>
      <w:proofErr w:type="spellEnd"/>
      <w:r>
        <w:t>"]:</w:t>
      </w:r>
    </w:p>
    <w:p w14:paraId="6B89FC7C" w14:textId="77777777" w:rsidR="00AA2680" w:rsidRDefault="00AA2680" w:rsidP="00AA2680">
      <w:pPr>
        <w:pStyle w:val="Quote"/>
      </w:pPr>
      <w:r>
        <w:t xml:space="preserve">        </w:t>
      </w:r>
      <w:proofErr w:type="spellStart"/>
      <w:r>
        <w:t>kwargs</w:t>
      </w:r>
      <w:proofErr w:type="spellEnd"/>
      <w:r>
        <w:t>["temperature"] = 0.2                    # allowed for 4o / 4.1</w:t>
      </w:r>
    </w:p>
    <w:p w14:paraId="27A80F7E" w14:textId="77777777" w:rsidR="00AA2680" w:rsidRDefault="00AA2680" w:rsidP="00AA2680">
      <w:pPr>
        <w:pStyle w:val="Quote"/>
      </w:pPr>
    </w:p>
    <w:p w14:paraId="75672492" w14:textId="77777777" w:rsidR="00AA2680" w:rsidRDefault="00AA2680" w:rsidP="00AA2680">
      <w:pPr>
        <w:pStyle w:val="Quote"/>
      </w:pPr>
      <w:r>
        <w:t xml:space="preserve">    # Apply verbosity only where supported (GPT‑5 family)</w:t>
      </w:r>
    </w:p>
    <w:p w14:paraId="10F2E00A" w14:textId="77777777" w:rsidR="00AA2680" w:rsidRDefault="00AA2680" w:rsidP="00AA2680">
      <w:pPr>
        <w:pStyle w:val="Quote"/>
      </w:pPr>
      <w:r>
        <w:t xml:space="preserve">    if </w:t>
      </w:r>
      <w:proofErr w:type="spellStart"/>
      <w:r>
        <w:t>cfg</w:t>
      </w:r>
      <w:proofErr w:type="spellEnd"/>
      <w:r>
        <w:t>["verbosity"]:</w:t>
      </w:r>
    </w:p>
    <w:p w14:paraId="5089A1CB" w14:textId="77777777" w:rsidR="00AA2680" w:rsidRDefault="00AA2680" w:rsidP="00AA2680">
      <w:pPr>
        <w:pStyle w:val="Quote"/>
      </w:pPr>
      <w:r>
        <w:t xml:space="preserve">        </w:t>
      </w:r>
      <w:proofErr w:type="spellStart"/>
      <w:r>
        <w:t>kwargs</w:t>
      </w:r>
      <w:proofErr w:type="spellEnd"/>
      <w:r>
        <w:t>["text"] = {"verbosity": "low"}</w:t>
      </w:r>
    </w:p>
    <w:p w14:paraId="4B10D17F" w14:textId="77777777" w:rsidR="00AA2680" w:rsidRDefault="00AA2680" w:rsidP="00AA2680">
      <w:pPr>
        <w:pStyle w:val="Quote"/>
      </w:pPr>
    </w:p>
    <w:p w14:paraId="5F41CC6D" w14:textId="77777777" w:rsidR="00AA2680" w:rsidRDefault="00AA2680" w:rsidP="00AA2680">
      <w:pPr>
        <w:pStyle w:val="Quote"/>
      </w:pPr>
      <w:r>
        <w:t xml:space="preserve">    resp = </w:t>
      </w:r>
      <w:proofErr w:type="spellStart"/>
      <w:proofErr w:type="gramStart"/>
      <w:r>
        <w:t>client.responses</w:t>
      </w:r>
      <w:proofErr w:type="gramEnd"/>
      <w:r>
        <w:t>.</w:t>
      </w:r>
      <w:proofErr w:type="gramStart"/>
      <w:r>
        <w:t>parse</w:t>
      </w:r>
      <w:proofErr w:type="spellEnd"/>
      <w:r>
        <w:t>(</w:t>
      </w:r>
      <w:proofErr w:type="gramEnd"/>
    </w:p>
    <w:p w14:paraId="7A4C62E3" w14:textId="77777777" w:rsidR="00AA2680" w:rsidRDefault="00AA2680" w:rsidP="00AA2680">
      <w:pPr>
        <w:pStyle w:val="Quote"/>
      </w:pPr>
      <w:r>
        <w:t xml:space="preserve">        model=model,</w:t>
      </w:r>
    </w:p>
    <w:p w14:paraId="5F7A90E1" w14:textId="77777777" w:rsidR="00AA2680" w:rsidRDefault="00AA2680" w:rsidP="00AA2680">
      <w:pPr>
        <w:pStyle w:val="Quote"/>
      </w:pPr>
      <w:r>
        <w:t xml:space="preserve">        input=</w:t>
      </w:r>
      <w:proofErr w:type="spellStart"/>
      <w:r>
        <w:t>msgs</w:t>
      </w:r>
      <w:proofErr w:type="spellEnd"/>
      <w:r>
        <w:t>,</w:t>
      </w:r>
    </w:p>
    <w:p w14:paraId="7C14EFA9" w14:textId="77777777" w:rsidR="00AA2680" w:rsidRDefault="00AA2680" w:rsidP="00AA2680">
      <w:pPr>
        <w:pStyle w:val="Quote"/>
      </w:pPr>
      <w:r>
        <w:t xml:space="preserve">        </w:t>
      </w:r>
      <w:proofErr w:type="spellStart"/>
      <w:r>
        <w:t>text_format</w:t>
      </w:r>
      <w:proofErr w:type="spellEnd"/>
      <w:r>
        <w:t>=</w:t>
      </w:r>
      <w:proofErr w:type="spellStart"/>
      <w:proofErr w:type="gramStart"/>
      <w:r>
        <w:t>LRResponse</w:t>
      </w:r>
      <w:proofErr w:type="spellEnd"/>
      <w:r>
        <w:t xml:space="preserve">,   </w:t>
      </w:r>
      <w:proofErr w:type="gramEnd"/>
      <w:r>
        <w:t xml:space="preserve"> # Structured Outputs → </w:t>
      </w:r>
      <w:proofErr w:type="spellStart"/>
      <w:r>
        <w:t>Pydantic</w:t>
      </w:r>
      <w:proofErr w:type="spellEnd"/>
    </w:p>
    <w:p w14:paraId="4A3B2420" w14:textId="77777777" w:rsidR="00AA2680" w:rsidRDefault="00AA2680" w:rsidP="00AA2680">
      <w:pPr>
        <w:pStyle w:val="Quote"/>
      </w:pPr>
      <w:r>
        <w:t xml:space="preserve">        **</w:t>
      </w:r>
      <w:proofErr w:type="spellStart"/>
      <w:r>
        <w:t>kwargs</w:t>
      </w:r>
      <w:proofErr w:type="spellEnd"/>
      <w:r>
        <w:t>,</w:t>
      </w:r>
    </w:p>
    <w:p w14:paraId="59E5B185" w14:textId="77777777" w:rsidR="00AA2680" w:rsidRDefault="00AA2680" w:rsidP="00AA2680">
      <w:pPr>
        <w:pStyle w:val="Quote"/>
      </w:pPr>
      <w:r>
        <w:t xml:space="preserve">    )</w:t>
      </w:r>
    </w:p>
    <w:p w14:paraId="5BD8299C" w14:textId="77777777" w:rsidR="00AA2680" w:rsidRDefault="00AA2680" w:rsidP="00AA2680">
      <w:pPr>
        <w:pStyle w:val="Quote"/>
      </w:pPr>
      <w:r>
        <w:t xml:space="preserve">    return float(</w:t>
      </w:r>
      <w:proofErr w:type="spellStart"/>
      <w:proofErr w:type="gramStart"/>
      <w:r>
        <w:t>resp.output</w:t>
      </w:r>
      <w:proofErr w:type="gramEnd"/>
      <w:r>
        <w:t>_parsed.value</w:t>
      </w:r>
      <w:proofErr w:type="spellEnd"/>
      <w:r>
        <w:t>)</w:t>
      </w:r>
    </w:p>
    <w:p w14:paraId="0EC12DE7" w14:textId="77777777" w:rsidR="00AA2680" w:rsidRDefault="00AA2680" w:rsidP="00AA2680">
      <w:pPr>
        <w:pStyle w:val="Quote"/>
      </w:pPr>
    </w:p>
    <w:p w14:paraId="240A9D6F" w14:textId="77777777" w:rsidR="00AA2680" w:rsidRDefault="00AA2680" w:rsidP="00AA2680">
      <w:pPr>
        <w:pStyle w:val="Quote"/>
      </w:pPr>
      <w:r>
        <w:t># -----------------------------------------------------------------------------</w:t>
      </w:r>
    </w:p>
    <w:p w14:paraId="46466CBD" w14:textId="77777777" w:rsidR="00AA2680" w:rsidRDefault="00AA2680" w:rsidP="00AA2680">
      <w:pPr>
        <w:pStyle w:val="Quote"/>
      </w:pPr>
      <w:r>
        <w:t># 4) Main pipeline: read workbook → append model columns → write output</w:t>
      </w:r>
    </w:p>
    <w:p w14:paraId="16C65818" w14:textId="77777777" w:rsidR="00AA2680" w:rsidRDefault="00AA2680" w:rsidP="00AA2680">
      <w:pPr>
        <w:pStyle w:val="Quote"/>
      </w:pPr>
      <w:r>
        <w:t># -----------------------------------------------------------------------------</w:t>
      </w:r>
    </w:p>
    <w:p w14:paraId="522E447E" w14:textId="77777777" w:rsidR="00AA2680" w:rsidRDefault="00AA2680" w:rsidP="00AA2680">
      <w:pPr>
        <w:pStyle w:val="Quote"/>
      </w:pPr>
      <w:r>
        <w:t xml:space="preserve">def </w:t>
      </w:r>
      <w:proofErr w:type="spellStart"/>
      <w:r>
        <w:t>run_</w:t>
      </w:r>
      <w:proofErr w:type="gramStart"/>
      <w:r>
        <w:t>batch</w:t>
      </w:r>
      <w:proofErr w:type="spellEnd"/>
      <w:r>
        <w:t>(</w:t>
      </w:r>
      <w:proofErr w:type="spellStart"/>
      <w:proofErr w:type="gramEnd"/>
      <w:r>
        <w:t>input_file</w:t>
      </w:r>
      <w:proofErr w:type="spellEnd"/>
      <w:r>
        <w:t xml:space="preserve">: str | Path, </w:t>
      </w:r>
      <w:proofErr w:type="spellStart"/>
      <w:r>
        <w:t>output_file</w:t>
      </w:r>
      <w:proofErr w:type="spellEnd"/>
      <w:r>
        <w:t>: str | Path, models: list[str]) -&gt; None:</w:t>
      </w:r>
    </w:p>
    <w:p w14:paraId="54068351" w14:textId="77777777" w:rsidR="00AA2680" w:rsidRDefault="00AA2680" w:rsidP="00AA2680">
      <w:pPr>
        <w:pStyle w:val="Quote"/>
      </w:pPr>
      <w:r>
        <w:t xml:space="preserve">    sheets = </w:t>
      </w:r>
      <w:proofErr w:type="spellStart"/>
      <w:proofErr w:type="gramStart"/>
      <w:r>
        <w:t>pd.read</w:t>
      </w:r>
      <w:proofErr w:type="gramEnd"/>
      <w:r>
        <w:t>_</w:t>
      </w:r>
      <w:proofErr w:type="gramStart"/>
      <w:r>
        <w:t>excel</w:t>
      </w:r>
      <w:proofErr w:type="spellEnd"/>
      <w:r>
        <w:t>(</w:t>
      </w:r>
      <w:proofErr w:type="spellStart"/>
      <w:proofErr w:type="gramEnd"/>
      <w:r>
        <w:t>input_file</w:t>
      </w:r>
      <w:proofErr w:type="spellEnd"/>
      <w:r>
        <w:t xml:space="preserve">, </w:t>
      </w:r>
      <w:proofErr w:type="spellStart"/>
      <w:r>
        <w:t>sheet_name</w:t>
      </w:r>
      <w:proofErr w:type="spellEnd"/>
      <w:r>
        <w:t>=None, header=None)</w:t>
      </w:r>
    </w:p>
    <w:p w14:paraId="18E8A9B2" w14:textId="77777777" w:rsidR="00AA2680" w:rsidRDefault="00AA2680" w:rsidP="00AA2680">
      <w:pPr>
        <w:pStyle w:val="Quote"/>
      </w:pPr>
    </w:p>
    <w:p w14:paraId="30C2E164" w14:textId="77777777" w:rsidR="00AA2680" w:rsidRDefault="00AA2680" w:rsidP="00AA2680">
      <w:pPr>
        <w:pStyle w:val="Quote"/>
      </w:pPr>
      <w:r>
        <w:t xml:space="preserve">    for </w:t>
      </w:r>
      <w:proofErr w:type="spellStart"/>
      <w:r>
        <w:t>sheet_name</w:t>
      </w:r>
      <w:proofErr w:type="spellEnd"/>
      <w:r>
        <w:t xml:space="preserve">, </w:t>
      </w:r>
      <w:proofErr w:type="spellStart"/>
      <w:r>
        <w:t>df</w:t>
      </w:r>
      <w:proofErr w:type="spellEnd"/>
      <w:r>
        <w:t xml:space="preserve"> in </w:t>
      </w:r>
      <w:proofErr w:type="spellStart"/>
      <w:proofErr w:type="gramStart"/>
      <w:r>
        <w:t>sheets.items</w:t>
      </w:r>
      <w:proofErr w:type="spellEnd"/>
      <w:proofErr w:type="gramEnd"/>
      <w:r>
        <w:t>():</w:t>
      </w:r>
    </w:p>
    <w:p w14:paraId="3F4D76FF" w14:textId="77777777" w:rsidR="00AA2680" w:rsidRDefault="00AA2680" w:rsidP="00AA2680">
      <w:pPr>
        <w:pStyle w:val="Quote"/>
      </w:pPr>
      <w:r>
        <w:t xml:space="preserve">        diagnosis = </w:t>
      </w:r>
      <w:proofErr w:type="gramStart"/>
      <w:r>
        <w:t>str(</w:t>
      </w:r>
      <w:proofErr w:type="spellStart"/>
      <w:r>
        <w:t>df.iloc</w:t>
      </w:r>
      <w:proofErr w:type="spellEnd"/>
      <w:proofErr w:type="gramEnd"/>
      <w:r>
        <w:t>[0, 0]</w:t>
      </w:r>
      <w:proofErr w:type="gramStart"/>
      <w:r>
        <w:t>).strip</w:t>
      </w:r>
      <w:proofErr w:type="gramEnd"/>
      <w:r>
        <w:t>()</w:t>
      </w:r>
    </w:p>
    <w:p w14:paraId="19DADAEC" w14:textId="77777777" w:rsidR="00AA2680" w:rsidRDefault="00AA2680" w:rsidP="00AA2680">
      <w:pPr>
        <w:pStyle w:val="Quote"/>
      </w:pPr>
      <w:r>
        <w:t xml:space="preserve">        for model in models:</w:t>
      </w:r>
    </w:p>
    <w:p w14:paraId="7C0D51BE" w14:textId="77777777" w:rsidR="00AA2680" w:rsidRDefault="00AA2680" w:rsidP="00AA2680">
      <w:pPr>
        <w:pStyle w:val="Quote"/>
      </w:pPr>
      <w:r>
        <w:t xml:space="preserve">            </w:t>
      </w:r>
      <w:proofErr w:type="spellStart"/>
      <w:r>
        <w:t>new_header</w:t>
      </w:r>
      <w:proofErr w:type="spellEnd"/>
      <w:r>
        <w:t xml:space="preserve"> = "</w:t>
      </w:r>
      <w:proofErr w:type="spellStart"/>
      <w:r>
        <w:t>lr</w:t>
      </w:r>
      <w:proofErr w:type="spellEnd"/>
      <w:r>
        <w:t>_" + model</w:t>
      </w:r>
    </w:p>
    <w:p w14:paraId="2605E734" w14:textId="77777777" w:rsidR="00AA2680" w:rsidRDefault="00AA2680" w:rsidP="00AA2680">
      <w:pPr>
        <w:pStyle w:val="Quote"/>
      </w:pPr>
      <w:r>
        <w:t xml:space="preserve">            col = []</w:t>
      </w:r>
    </w:p>
    <w:p w14:paraId="4B836F0F" w14:textId="77777777" w:rsidR="00AA2680" w:rsidRDefault="00AA2680" w:rsidP="00AA2680">
      <w:pPr>
        <w:pStyle w:val="Quote"/>
      </w:pPr>
      <w:r>
        <w:t xml:space="preserve">            </w:t>
      </w:r>
      <w:proofErr w:type="gramStart"/>
      <w:r>
        <w:t>print(</w:t>
      </w:r>
      <w:proofErr w:type="gramEnd"/>
      <w:r>
        <w:t>f"→ {</w:t>
      </w:r>
      <w:proofErr w:type="gramStart"/>
      <w:r>
        <w:t>diagnosis[</w:t>
      </w:r>
      <w:proofErr w:type="gramEnd"/>
      <w:r>
        <w:t>:60]} | {model}")</w:t>
      </w:r>
    </w:p>
    <w:p w14:paraId="0C4882FF" w14:textId="77777777" w:rsidR="00AA2680" w:rsidRDefault="00AA2680" w:rsidP="00AA2680">
      <w:pPr>
        <w:pStyle w:val="Quote"/>
      </w:pPr>
      <w:r>
        <w:t xml:space="preserve">            for </w:t>
      </w:r>
      <w:proofErr w:type="spellStart"/>
      <w:r>
        <w:t>i</w:t>
      </w:r>
      <w:proofErr w:type="spellEnd"/>
      <w:r>
        <w:t xml:space="preserve"> in range(</w:t>
      </w:r>
      <w:proofErr w:type="spellStart"/>
      <w:r>
        <w:t>len</w:t>
      </w:r>
      <w:proofErr w:type="spellEnd"/>
      <w:r>
        <w:t>(</w:t>
      </w:r>
      <w:proofErr w:type="spellStart"/>
      <w:r>
        <w:t>df</w:t>
      </w:r>
      <w:proofErr w:type="spellEnd"/>
      <w:r>
        <w:t>)):</w:t>
      </w:r>
    </w:p>
    <w:p w14:paraId="54D61D5E" w14:textId="77777777" w:rsidR="00AA2680" w:rsidRDefault="00AA2680" w:rsidP="00AA2680">
      <w:pPr>
        <w:pStyle w:val="Quote"/>
      </w:pPr>
      <w:r>
        <w:t xml:space="preserve">                if </w:t>
      </w:r>
      <w:proofErr w:type="spellStart"/>
      <w:r>
        <w:t>i</w:t>
      </w:r>
      <w:proofErr w:type="spellEnd"/>
      <w:r>
        <w:t xml:space="preserve"> == 0:</w:t>
      </w:r>
    </w:p>
    <w:p w14:paraId="353189D9"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top-left cell (sheet label row)</w:t>
      </w:r>
    </w:p>
    <w:p w14:paraId="4882167C" w14:textId="77777777" w:rsidR="00AA2680" w:rsidRDefault="00AA2680" w:rsidP="00AA2680">
      <w:pPr>
        <w:pStyle w:val="Quote"/>
      </w:pPr>
      <w:r>
        <w:t xml:space="preserve">                </w:t>
      </w:r>
      <w:proofErr w:type="spellStart"/>
      <w:r>
        <w:t>elif</w:t>
      </w:r>
      <w:proofErr w:type="spellEnd"/>
      <w:r>
        <w:t xml:space="preserve"> </w:t>
      </w:r>
      <w:proofErr w:type="spellStart"/>
      <w:r>
        <w:t>i</w:t>
      </w:r>
      <w:proofErr w:type="spellEnd"/>
      <w:r>
        <w:t xml:space="preserve"> == 1:</w:t>
      </w:r>
    </w:p>
    <w:p w14:paraId="41A565EB"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new_</w:t>
      </w:r>
      <w:proofErr w:type="gramStart"/>
      <w:r>
        <w:t>header</w:t>
      </w:r>
      <w:proofErr w:type="spellEnd"/>
      <w:r>
        <w:t xml:space="preserve">)   </w:t>
      </w:r>
      <w:proofErr w:type="gramEnd"/>
      <w:r>
        <w:t xml:space="preserve">        # column header row</w:t>
      </w:r>
    </w:p>
    <w:p w14:paraId="0143BE2B" w14:textId="77777777" w:rsidR="00AA2680" w:rsidRDefault="00AA2680" w:rsidP="00AA2680">
      <w:pPr>
        <w:pStyle w:val="Quote"/>
      </w:pPr>
      <w:r>
        <w:t xml:space="preserve">                else:</w:t>
      </w:r>
    </w:p>
    <w:p w14:paraId="1EE32A46" w14:textId="77777777" w:rsidR="00AA2680" w:rsidRDefault="00AA2680" w:rsidP="00AA2680">
      <w:pPr>
        <w:pStyle w:val="Quote"/>
      </w:pPr>
      <w:r>
        <w:t xml:space="preserve">                    finding = </w:t>
      </w:r>
      <w:proofErr w:type="gramStart"/>
      <w:r>
        <w:t>str(</w:t>
      </w:r>
      <w:proofErr w:type="spellStart"/>
      <w:r>
        <w:t>df.iloc</w:t>
      </w:r>
      <w:proofErr w:type="spellEnd"/>
      <w:proofErr w:type="gramEnd"/>
      <w:r>
        <w:t>[</w:t>
      </w:r>
      <w:proofErr w:type="spellStart"/>
      <w:r>
        <w:t>i</w:t>
      </w:r>
      <w:proofErr w:type="spellEnd"/>
      <w:r>
        <w:t>, 0]</w:t>
      </w:r>
      <w:proofErr w:type="gramStart"/>
      <w:r>
        <w:t>).strip</w:t>
      </w:r>
      <w:proofErr w:type="gramEnd"/>
      <w:r>
        <w:t>()</w:t>
      </w:r>
    </w:p>
    <w:p w14:paraId="0BD9912E" w14:textId="77777777" w:rsidR="00AA2680" w:rsidRDefault="00AA2680" w:rsidP="00AA2680">
      <w:pPr>
        <w:pStyle w:val="Quote"/>
      </w:pPr>
      <w:r>
        <w:t xml:space="preserve">                    if not finding:</w:t>
      </w:r>
    </w:p>
    <w:p w14:paraId="34A35735"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keep blank rows blank</w:t>
      </w:r>
    </w:p>
    <w:p w14:paraId="79556501" w14:textId="77777777" w:rsidR="00AA2680" w:rsidRDefault="00AA2680" w:rsidP="00AA2680">
      <w:pPr>
        <w:pStyle w:val="Quote"/>
      </w:pPr>
      <w:r>
        <w:t xml:space="preserve">                        continue</w:t>
      </w:r>
    </w:p>
    <w:p w14:paraId="5C10CA44" w14:textId="77777777" w:rsidR="00AA2680" w:rsidRDefault="00AA2680" w:rsidP="00AA2680">
      <w:pPr>
        <w:pStyle w:val="Quote"/>
      </w:pPr>
      <w:r>
        <w:t xml:space="preserve">                    try:</w:t>
      </w:r>
    </w:p>
    <w:p w14:paraId="0B2C6E58" w14:textId="77777777" w:rsidR="00AA2680" w:rsidRDefault="00AA2680" w:rsidP="00AA2680">
      <w:pPr>
        <w:pStyle w:val="Quote"/>
      </w:pPr>
      <w:r>
        <w:t xml:space="preserve">                        # </w:t>
      </w:r>
      <w:proofErr w:type="gramStart"/>
      <w:r>
        <w:t>retry</w:t>
      </w:r>
      <w:proofErr w:type="gramEnd"/>
      <w:r>
        <w:t xml:space="preserve"> until a strictly positive, finite float is returned</w:t>
      </w:r>
    </w:p>
    <w:p w14:paraId="4291DF10" w14:textId="77777777" w:rsidR="00AA2680" w:rsidRDefault="00AA2680" w:rsidP="00AA2680">
      <w:pPr>
        <w:pStyle w:val="Quote"/>
      </w:pPr>
      <w:r>
        <w:t xml:space="preserve">                        </w:t>
      </w:r>
      <w:proofErr w:type="spellStart"/>
      <w:r>
        <w:t>lr</w:t>
      </w:r>
      <w:proofErr w:type="spellEnd"/>
      <w:r>
        <w:t xml:space="preserve"> = </w:t>
      </w:r>
      <w:proofErr w:type="spellStart"/>
      <w:r>
        <w:t>estimate_lr_until_</w:t>
      </w:r>
      <w:proofErr w:type="gramStart"/>
      <w:r>
        <w:t>positive</w:t>
      </w:r>
      <w:proofErr w:type="spellEnd"/>
      <w:r>
        <w:t>(</w:t>
      </w:r>
      <w:proofErr w:type="gramEnd"/>
    </w:p>
    <w:p w14:paraId="71275262" w14:textId="77777777" w:rsidR="00AA2680" w:rsidRDefault="00AA2680" w:rsidP="00AA2680">
      <w:pPr>
        <w:pStyle w:val="Quote"/>
      </w:pPr>
      <w:r>
        <w:t xml:space="preserve">                            diagnosis, finding, model, client,</w:t>
      </w:r>
    </w:p>
    <w:p w14:paraId="0C90772F" w14:textId="77777777" w:rsidR="00AA2680" w:rsidRDefault="00AA2680" w:rsidP="00AA2680">
      <w:pPr>
        <w:pStyle w:val="Quote"/>
      </w:pPr>
      <w:r>
        <w:t xml:space="preserve">                            </w:t>
      </w:r>
      <w:proofErr w:type="spellStart"/>
      <w:r>
        <w:t>max_retries</w:t>
      </w:r>
      <w:proofErr w:type="spellEnd"/>
      <w:r>
        <w:t>=None         # set to an int (e.g., 8) to cap retries</w:t>
      </w:r>
    </w:p>
    <w:p w14:paraId="1D390A09" w14:textId="77777777" w:rsidR="00AA2680" w:rsidRDefault="00AA2680" w:rsidP="00AA2680">
      <w:pPr>
        <w:pStyle w:val="Quote"/>
      </w:pPr>
      <w:r>
        <w:t xml:space="preserve">                        )</w:t>
      </w:r>
    </w:p>
    <w:p w14:paraId="3042CB72" w14:textId="77777777" w:rsidR="00AA2680" w:rsidRDefault="00AA2680" w:rsidP="00AA2680">
      <w:pPr>
        <w:pStyle w:val="Quote"/>
      </w:pPr>
      <w:r>
        <w:t xml:space="preserve">                    except Exception as e:</w:t>
      </w:r>
    </w:p>
    <w:p w14:paraId="0D839588" w14:textId="77777777" w:rsidR="00AA2680" w:rsidRDefault="00AA2680" w:rsidP="00AA2680">
      <w:pPr>
        <w:pStyle w:val="Quote"/>
      </w:pPr>
      <w:r>
        <w:t xml:space="preserve">                        </w:t>
      </w:r>
      <w:proofErr w:type="spellStart"/>
      <w:r>
        <w:t>lr</w:t>
      </w:r>
      <w:proofErr w:type="spellEnd"/>
      <w:r>
        <w:t xml:space="preserve"> = "ERROR"</w:t>
      </w:r>
    </w:p>
    <w:p w14:paraId="0C0C2FF7" w14:textId="77777777" w:rsidR="00AA2680" w:rsidRDefault="00AA2680" w:rsidP="00AA2680">
      <w:pPr>
        <w:pStyle w:val="Quote"/>
      </w:pPr>
      <w:r>
        <w:t xml:space="preserve">                        </w:t>
      </w:r>
      <w:proofErr w:type="spellStart"/>
      <w:proofErr w:type="gramStart"/>
      <w:r>
        <w:t>logging.warning</w:t>
      </w:r>
      <w:proofErr w:type="spellEnd"/>
      <w:proofErr w:type="gramEnd"/>
      <w:r>
        <w:t>(</w:t>
      </w:r>
    </w:p>
    <w:p w14:paraId="4A98DAFD" w14:textId="77777777" w:rsidR="00AA2680" w:rsidRDefault="00AA2680" w:rsidP="00AA2680">
      <w:pPr>
        <w:pStyle w:val="Quote"/>
      </w:pPr>
      <w:r>
        <w:t xml:space="preserve">                            </w:t>
      </w:r>
      <w:proofErr w:type="spellStart"/>
      <w:r>
        <w:t>f"Error</w:t>
      </w:r>
      <w:proofErr w:type="spellEnd"/>
      <w:r>
        <w:t xml:space="preserve"> on sheet '{</w:t>
      </w:r>
      <w:proofErr w:type="spellStart"/>
      <w:r>
        <w:t>sheet_name</w:t>
      </w:r>
      <w:proofErr w:type="spellEnd"/>
      <w:r>
        <w:t>}', row {</w:t>
      </w:r>
      <w:proofErr w:type="spellStart"/>
      <w:r>
        <w:t>i</w:t>
      </w:r>
      <w:proofErr w:type="spellEnd"/>
      <w:r>
        <w:t xml:space="preserve">}, model {model} after </w:t>
      </w:r>
      <w:proofErr w:type="gramStart"/>
      <w:r>
        <w:t>retries:</w:t>
      </w:r>
      <w:proofErr w:type="gramEnd"/>
      <w:r>
        <w:t xml:space="preserve"> {e}"</w:t>
      </w:r>
    </w:p>
    <w:p w14:paraId="651607F4" w14:textId="77777777" w:rsidR="00AA2680" w:rsidRDefault="00AA2680" w:rsidP="00AA2680">
      <w:pPr>
        <w:pStyle w:val="Quote"/>
      </w:pPr>
      <w:r>
        <w:t xml:space="preserve">                        )</w:t>
      </w:r>
    </w:p>
    <w:p w14:paraId="193C1900"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lr</w:t>
      </w:r>
      <w:proofErr w:type="spellEnd"/>
      <w:r>
        <w:t>)</w:t>
      </w:r>
    </w:p>
    <w:p w14:paraId="3197C40E" w14:textId="77777777" w:rsidR="00AA2680" w:rsidRDefault="00AA2680" w:rsidP="00AA2680">
      <w:pPr>
        <w:pStyle w:val="Quote"/>
      </w:pPr>
      <w:r>
        <w:t xml:space="preserve">            # Insert as object </w:t>
      </w:r>
      <w:proofErr w:type="spellStart"/>
      <w:r>
        <w:t>dtype</w:t>
      </w:r>
      <w:proofErr w:type="spellEnd"/>
      <w:r>
        <w:t xml:space="preserve"> to accommodate strings like "ERROR"</w:t>
      </w:r>
    </w:p>
    <w:p w14:paraId="264929A0" w14:textId="77777777" w:rsidR="00AA2680" w:rsidRDefault="00AA2680" w:rsidP="00AA2680">
      <w:pPr>
        <w:pStyle w:val="Quote"/>
      </w:pPr>
      <w:r>
        <w:t xml:space="preserve">            </w:t>
      </w:r>
      <w:proofErr w:type="spellStart"/>
      <w:proofErr w:type="gramStart"/>
      <w:r>
        <w:t>df.insert</w:t>
      </w:r>
      <w:proofErr w:type="spellEnd"/>
      <w:proofErr w:type="gramEnd"/>
      <w:r>
        <w:t>(</w:t>
      </w:r>
      <w:proofErr w:type="spellStart"/>
      <w:proofErr w:type="gramStart"/>
      <w:r>
        <w:t>df.shape</w:t>
      </w:r>
      <w:proofErr w:type="spellEnd"/>
      <w:proofErr w:type="gramEnd"/>
      <w:r>
        <w:t xml:space="preserve">[1], </w:t>
      </w:r>
      <w:proofErr w:type="spellStart"/>
      <w:r>
        <w:t>new_header</w:t>
      </w:r>
      <w:proofErr w:type="spellEnd"/>
      <w:r>
        <w:t xml:space="preserve">, </w:t>
      </w:r>
      <w:proofErr w:type="spellStart"/>
      <w:proofErr w:type="gramStart"/>
      <w:r>
        <w:t>pd.Series</w:t>
      </w:r>
      <w:proofErr w:type="spellEnd"/>
      <w:proofErr w:type="gramEnd"/>
      <w:r>
        <w:t xml:space="preserve">(col, </w:t>
      </w:r>
      <w:proofErr w:type="spellStart"/>
      <w:r>
        <w:t>dtype</w:t>
      </w:r>
      <w:proofErr w:type="spellEnd"/>
      <w:r>
        <w:t>="object"))</w:t>
      </w:r>
    </w:p>
    <w:p w14:paraId="5FCE9F1D" w14:textId="77777777" w:rsidR="00AA2680" w:rsidRDefault="00AA2680" w:rsidP="00AA2680">
      <w:pPr>
        <w:pStyle w:val="Quote"/>
      </w:pPr>
      <w:r>
        <w:t xml:space="preserve">        sheets[</w:t>
      </w:r>
      <w:proofErr w:type="spellStart"/>
      <w:r>
        <w:t>sheet_name</w:t>
      </w:r>
      <w:proofErr w:type="spellEnd"/>
      <w:r>
        <w:t xml:space="preserve">] = </w:t>
      </w:r>
      <w:proofErr w:type="spellStart"/>
      <w:r>
        <w:t>df</w:t>
      </w:r>
      <w:proofErr w:type="spellEnd"/>
    </w:p>
    <w:p w14:paraId="14BAFA06" w14:textId="77777777" w:rsidR="00AA2680" w:rsidRDefault="00AA2680" w:rsidP="00AA2680">
      <w:pPr>
        <w:pStyle w:val="Quote"/>
      </w:pPr>
    </w:p>
    <w:p w14:paraId="64166D87" w14:textId="77777777" w:rsidR="00AA2680" w:rsidRDefault="00AA2680" w:rsidP="00AA2680">
      <w:pPr>
        <w:pStyle w:val="Quote"/>
      </w:pPr>
      <w:r>
        <w:t xml:space="preserve">    with </w:t>
      </w:r>
      <w:proofErr w:type="spellStart"/>
      <w:proofErr w:type="gramStart"/>
      <w:r>
        <w:t>pd.ExcelWriter</w:t>
      </w:r>
      <w:proofErr w:type="spellEnd"/>
      <w:proofErr w:type="gramEnd"/>
      <w:r>
        <w:t>(</w:t>
      </w:r>
      <w:proofErr w:type="spellStart"/>
      <w:r>
        <w:t>output_file</w:t>
      </w:r>
      <w:proofErr w:type="spellEnd"/>
      <w:r>
        <w:t>, engine="</w:t>
      </w:r>
      <w:proofErr w:type="spellStart"/>
      <w:r>
        <w:t>openpyxl</w:t>
      </w:r>
      <w:proofErr w:type="spellEnd"/>
      <w:r>
        <w:t>") as writer:</w:t>
      </w:r>
    </w:p>
    <w:p w14:paraId="4B74BA78" w14:textId="77777777" w:rsidR="00AA2680" w:rsidRDefault="00AA2680" w:rsidP="00AA2680">
      <w:pPr>
        <w:pStyle w:val="Quote"/>
      </w:pPr>
      <w:r>
        <w:t xml:space="preserve">        for name, frame in </w:t>
      </w:r>
      <w:proofErr w:type="spellStart"/>
      <w:proofErr w:type="gramStart"/>
      <w:r>
        <w:t>sheets.items</w:t>
      </w:r>
      <w:proofErr w:type="spellEnd"/>
      <w:proofErr w:type="gramEnd"/>
      <w:r>
        <w:t>():</w:t>
      </w:r>
    </w:p>
    <w:p w14:paraId="5822730C" w14:textId="77777777" w:rsidR="00AA2680" w:rsidRDefault="00AA2680" w:rsidP="00AA2680">
      <w:pPr>
        <w:pStyle w:val="Quote"/>
      </w:pPr>
      <w:r>
        <w:t xml:space="preserve">            </w:t>
      </w:r>
      <w:proofErr w:type="spellStart"/>
      <w:r>
        <w:t>frame.to_</w:t>
      </w:r>
      <w:proofErr w:type="gramStart"/>
      <w:r>
        <w:t>excel</w:t>
      </w:r>
      <w:proofErr w:type="spellEnd"/>
      <w:r>
        <w:t>(</w:t>
      </w:r>
      <w:proofErr w:type="gramEnd"/>
      <w:r>
        <w:t xml:space="preserve">writer, </w:t>
      </w:r>
      <w:proofErr w:type="spellStart"/>
      <w:r>
        <w:t>sheet_name</w:t>
      </w:r>
      <w:proofErr w:type="spellEnd"/>
      <w:r>
        <w:t>=name, index=False, header=False)</w:t>
      </w:r>
    </w:p>
    <w:p w14:paraId="3CA46AF3" w14:textId="77777777" w:rsidR="00AA2680" w:rsidRDefault="00AA2680" w:rsidP="00AA2680">
      <w:pPr>
        <w:pStyle w:val="Quote"/>
      </w:pPr>
    </w:p>
    <w:p w14:paraId="0AA7D315" w14:textId="77777777" w:rsidR="00AA2680" w:rsidRDefault="00AA2680" w:rsidP="00AA2680">
      <w:pPr>
        <w:pStyle w:val="Quote"/>
      </w:pPr>
      <w:r>
        <w:t xml:space="preserve">    </w:t>
      </w:r>
      <w:proofErr w:type="gramStart"/>
      <w:r>
        <w:t>print(</w:t>
      </w:r>
      <w:proofErr w:type="spellStart"/>
      <w:proofErr w:type="gramEnd"/>
      <w:r>
        <w:t>f"Done</w:t>
      </w:r>
      <w:proofErr w:type="spellEnd"/>
      <w:r>
        <w:t xml:space="preserve"> – results saved to '{</w:t>
      </w:r>
      <w:proofErr w:type="spellStart"/>
      <w:r>
        <w:t>output_file</w:t>
      </w:r>
      <w:proofErr w:type="spellEnd"/>
      <w:r>
        <w:t>}'")</w:t>
      </w:r>
    </w:p>
    <w:p w14:paraId="63598832" w14:textId="77777777" w:rsidR="00AA2680" w:rsidRDefault="00AA2680" w:rsidP="00AA2680">
      <w:pPr>
        <w:pStyle w:val="Quote"/>
      </w:pPr>
    </w:p>
    <w:p w14:paraId="7CCACF83" w14:textId="77777777" w:rsidR="00AA2680" w:rsidRDefault="00AA2680" w:rsidP="00AA2680">
      <w:pPr>
        <w:pStyle w:val="Quote"/>
      </w:pPr>
      <w:r>
        <w:t>if __name__ == "__main__":</w:t>
      </w:r>
    </w:p>
    <w:p w14:paraId="3AB92628" w14:textId="0B87BD45" w:rsidR="00AA2680" w:rsidRDefault="00AA2680" w:rsidP="00AA2680">
      <w:pPr>
        <w:pStyle w:val="Quote"/>
      </w:pPr>
      <w:r>
        <w:t xml:space="preserve">    </w:t>
      </w:r>
      <w:proofErr w:type="spellStart"/>
      <w:r>
        <w:t>run_</w:t>
      </w:r>
      <w:proofErr w:type="gramStart"/>
      <w:r>
        <w:t>batch</w:t>
      </w:r>
      <w:proofErr w:type="spellEnd"/>
      <w:r>
        <w:t>(</w:t>
      </w:r>
      <w:proofErr w:type="gramEnd"/>
      <w:r>
        <w:t>INPUT_FILE, OUTPUT_FILE, MODELS)</w:t>
      </w:r>
    </w:p>
    <w:p w14:paraId="22C096BA" w14:textId="74D7C1C8" w:rsidR="002B4346" w:rsidRDefault="002B4346">
      <w:pPr>
        <w:spacing w:after="160" w:line="278" w:lineRule="auto"/>
      </w:pPr>
      <w:r>
        <w:br w:type="page"/>
      </w:r>
    </w:p>
    <w:p w14:paraId="143218DC" w14:textId="77777777" w:rsidR="005B2D10" w:rsidRPr="005B2D10" w:rsidRDefault="005B2D10" w:rsidP="005B2D10"/>
    <w:p w14:paraId="73513E2E" w14:textId="4A7D56DF" w:rsidR="00D8035C" w:rsidRDefault="005B2D10" w:rsidP="00FE4326">
      <w:pPr>
        <w:pStyle w:val="Heading2"/>
      </w:pPr>
      <w:r>
        <w:t xml:space="preserve">Supplemental </w:t>
      </w:r>
      <w:r w:rsidR="00BC5475">
        <w:t xml:space="preserve">Table 1: </w:t>
      </w:r>
      <w:r w:rsidR="00D8035C">
        <w:t>Distribution of Reported Likelihood Ratios, by type</w:t>
      </w:r>
    </w:p>
    <w:tbl>
      <w:tblPr>
        <w:tblStyle w:val="GridTable6Colorful"/>
        <w:tblW w:w="0" w:type="auto"/>
        <w:tblLook w:val="04A0" w:firstRow="1" w:lastRow="0" w:firstColumn="1" w:lastColumn="0" w:noHBand="0" w:noVBand="1"/>
      </w:tblPr>
      <w:tblGrid>
        <w:gridCol w:w="1975"/>
        <w:gridCol w:w="996"/>
        <w:gridCol w:w="1206"/>
        <w:gridCol w:w="1070"/>
        <w:gridCol w:w="990"/>
        <w:gridCol w:w="1318"/>
        <w:gridCol w:w="1203"/>
      </w:tblGrid>
      <w:tr w:rsidR="005B2D10" w14:paraId="4865235C" w14:textId="77777777" w:rsidTr="005B2D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609E525" w14:textId="77777777" w:rsidR="005B2D10" w:rsidRDefault="005B2D10" w:rsidP="002854E2">
            <w:r>
              <w:t>Statistic</w:t>
            </w:r>
          </w:p>
        </w:tc>
        <w:tc>
          <w:tcPr>
            <w:tcW w:w="996" w:type="dxa"/>
          </w:tcPr>
          <w:p w14:paraId="04A88D98"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Overall</w:t>
            </w:r>
          </w:p>
        </w:tc>
        <w:tc>
          <w:tcPr>
            <w:tcW w:w="1206" w:type="dxa"/>
          </w:tcPr>
          <w:p w14:paraId="514CA8D4"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Test results</w:t>
            </w:r>
          </w:p>
        </w:tc>
        <w:tc>
          <w:tcPr>
            <w:tcW w:w="1070" w:type="dxa"/>
          </w:tcPr>
          <w:p w14:paraId="04F5B818"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Imaging</w:t>
            </w:r>
          </w:p>
        </w:tc>
        <w:tc>
          <w:tcPr>
            <w:tcW w:w="0" w:type="auto"/>
          </w:tcPr>
          <w:p w14:paraId="61A4137C"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History</w:t>
            </w:r>
          </w:p>
        </w:tc>
        <w:tc>
          <w:tcPr>
            <w:tcW w:w="1318" w:type="dxa"/>
          </w:tcPr>
          <w:p w14:paraId="6E8C60AC" w14:textId="4B3D9201" w:rsidR="005B2D10" w:rsidRDefault="005B2D10" w:rsidP="002854E2">
            <w:pPr>
              <w:cnfStyle w:val="100000000000" w:firstRow="1" w:lastRow="0" w:firstColumn="0" w:lastColumn="0" w:oddVBand="0" w:evenVBand="0" w:oddHBand="0" w:evenHBand="0" w:firstRowFirstColumn="0" w:firstRowLastColumn="0" w:lastRowFirstColumn="0" w:lastRowLastColumn="0"/>
            </w:pPr>
            <w:r>
              <w:t>Signs Symptoms</w:t>
            </w:r>
          </w:p>
        </w:tc>
        <w:tc>
          <w:tcPr>
            <w:tcW w:w="1192" w:type="dxa"/>
          </w:tcPr>
          <w:p w14:paraId="1A65A484" w14:textId="77777777" w:rsidR="005B2D10" w:rsidRDefault="005B2D10" w:rsidP="002854E2">
            <w:pPr>
              <w:cnfStyle w:val="100000000000" w:firstRow="1" w:lastRow="0" w:firstColumn="0" w:lastColumn="0" w:oddVBand="0" w:evenVBand="0" w:oddHBand="0" w:evenHBand="0" w:firstRowFirstColumn="0" w:firstRowLastColumn="0" w:lastRowFirstColumn="0" w:lastRowLastColumn="0"/>
            </w:pPr>
            <w:r>
              <w:t>Diagnosis</w:t>
            </w:r>
          </w:p>
        </w:tc>
      </w:tr>
      <w:tr w:rsidR="005B2D10" w14:paraId="6ADE9B01"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6B0A5E3B" w14:textId="34A534FC" w:rsidR="005B2D10" w:rsidRDefault="005B2D10" w:rsidP="002854E2">
            <w:r>
              <w:t>Count</w:t>
            </w:r>
          </w:p>
        </w:tc>
        <w:tc>
          <w:tcPr>
            <w:tcW w:w="996" w:type="dxa"/>
          </w:tcPr>
          <w:p w14:paraId="07CDE72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700</w:t>
            </w:r>
          </w:p>
        </w:tc>
        <w:tc>
          <w:tcPr>
            <w:tcW w:w="1206" w:type="dxa"/>
          </w:tcPr>
          <w:p w14:paraId="0129CEC3"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110</w:t>
            </w:r>
          </w:p>
        </w:tc>
        <w:tc>
          <w:tcPr>
            <w:tcW w:w="1070" w:type="dxa"/>
          </w:tcPr>
          <w:p w14:paraId="3BEDD187"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57</w:t>
            </w:r>
          </w:p>
        </w:tc>
        <w:tc>
          <w:tcPr>
            <w:tcW w:w="0" w:type="auto"/>
          </w:tcPr>
          <w:p w14:paraId="2D8BF4D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134</w:t>
            </w:r>
          </w:p>
        </w:tc>
        <w:tc>
          <w:tcPr>
            <w:tcW w:w="1318" w:type="dxa"/>
          </w:tcPr>
          <w:p w14:paraId="6D3CEEB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416</w:t>
            </w:r>
          </w:p>
        </w:tc>
        <w:tc>
          <w:tcPr>
            <w:tcW w:w="1192" w:type="dxa"/>
          </w:tcPr>
          <w:p w14:paraId="559FB48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8</w:t>
            </w:r>
          </w:p>
        </w:tc>
      </w:tr>
      <w:tr w:rsidR="005B2D10" w14:paraId="19A7B86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78ED5305" w14:textId="18652A76" w:rsidR="005B2D10" w:rsidRDefault="005B2D10" w:rsidP="002854E2">
            <w:r>
              <w:t>Geometric mean</w:t>
            </w:r>
          </w:p>
        </w:tc>
        <w:tc>
          <w:tcPr>
            <w:tcW w:w="996" w:type="dxa"/>
          </w:tcPr>
          <w:p w14:paraId="4396E8F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1.206</w:t>
            </w:r>
          </w:p>
        </w:tc>
        <w:tc>
          <w:tcPr>
            <w:tcW w:w="1206" w:type="dxa"/>
          </w:tcPr>
          <w:p w14:paraId="0F743934"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1.071</w:t>
            </w:r>
          </w:p>
        </w:tc>
        <w:tc>
          <w:tcPr>
            <w:tcW w:w="1070" w:type="dxa"/>
          </w:tcPr>
          <w:p w14:paraId="78C341D3"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1.322</w:t>
            </w:r>
          </w:p>
        </w:tc>
        <w:tc>
          <w:tcPr>
            <w:tcW w:w="0" w:type="auto"/>
          </w:tcPr>
          <w:p w14:paraId="75C135DC"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1.065</w:t>
            </w:r>
          </w:p>
        </w:tc>
        <w:tc>
          <w:tcPr>
            <w:tcW w:w="1318" w:type="dxa"/>
          </w:tcPr>
          <w:p w14:paraId="103C1CA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1.267</w:t>
            </w:r>
          </w:p>
        </w:tc>
        <w:tc>
          <w:tcPr>
            <w:tcW w:w="1192" w:type="dxa"/>
          </w:tcPr>
          <w:p w14:paraId="6D240383"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1.164</w:t>
            </w:r>
          </w:p>
        </w:tc>
      </w:tr>
      <w:tr w:rsidR="005B2D10" w14:paraId="74D49E78"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525AB610" w14:textId="77777777" w:rsidR="005B2D10" w:rsidRDefault="005B2D10" w:rsidP="002854E2">
            <w:r>
              <w:t>5th percentile</w:t>
            </w:r>
          </w:p>
        </w:tc>
        <w:tc>
          <w:tcPr>
            <w:tcW w:w="996" w:type="dxa"/>
          </w:tcPr>
          <w:p w14:paraId="7D0771C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0.190</w:t>
            </w:r>
          </w:p>
        </w:tc>
        <w:tc>
          <w:tcPr>
            <w:tcW w:w="1206" w:type="dxa"/>
          </w:tcPr>
          <w:p w14:paraId="21A5DE8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0.060</w:t>
            </w:r>
          </w:p>
        </w:tc>
        <w:tc>
          <w:tcPr>
            <w:tcW w:w="1070" w:type="dxa"/>
          </w:tcPr>
          <w:p w14:paraId="7357A4A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0.200</w:t>
            </w:r>
          </w:p>
        </w:tc>
        <w:tc>
          <w:tcPr>
            <w:tcW w:w="0" w:type="auto"/>
          </w:tcPr>
          <w:p w14:paraId="0454AE4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0.226</w:t>
            </w:r>
          </w:p>
        </w:tc>
        <w:tc>
          <w:tcPr>
            <w:tcW w:w="1318" w:type="dxa"/>
          </w:tcPr>
          <w:p w14:paraId="3FAEAD30"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0.360</w:t>
            </w:r>
          </w:p>
        </w:tc>
        <w:tc>
          <w:tcPr>
            <w:tcW w:w="1192" w:type="dxa"/>
          </w:tcPr>
          <w:p w14:paraId="2B36EAA6"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0.064</w:t>
            </w:r>
          </w:p>
        </w:tc>
      </w:tr>
      <w:tr w:rsidR="005B2D10" w14:paraId="1ABDD7C2"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1BD05C54" w14:textId="77777777" w:rsidR="005B2D10" w:rsidRDefault="005B2D10" w:rsidP="002854E2">
            <w:r>
              <w:t>25th percentile</w:t>
            </w:r>
          </w:p>
        </w:tc>
        <w:tc>
          <w:tcPr>
            <w:tcW w:w="996" w:type="dxa"/>
          </w:tcPr>
          <w:p w14:paraId="2372CA39"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0.700</w:t>
            </w:r>
          </w:p>
        </w:tc>
        <w:tc>
          <w:tcPr>
            <w:tcW w:w="1206" w:type="dxa"/>
          </w:tcPr>
          <w:p w14:paraId="05C4C00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0.312</w:t>
            </w:r>
          </w:p>
        </w:tc>
        <w:tc>
          <w:tcPr>
            <w:tcW w:w="1070" w:type="dxa"/>
          </w:tcPr>
          <w:p w14:paraId="6807A5C8"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0.680</w:t>
            </w:r>
          </w:p>
        </w:tc>
        <w:tc>
          <w:tcPr>
            <w:tcW w:w="0" w:type="auto"/>
          </w:tcPr>
          <w:p w14:paraId="086FD050"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0.755</w:t>
            </w:r>
          </w:p>
        </w:tc>
        <w:tc>
          <w:tcPr>
            <w:tcW w:w="1318" w:type="dxa"/>
          </w:tcPr>
          <w:p w14:paraId="44973AB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0.700</w:t>
            </w:r>
          </w:p>
        </w:tc>
        <w:tc>
          <w:tcPr>
            <w:tcW w:w="1192" w:type="dxa"/>
          </w:tcPr>
          <w:p w14:paraId="78B389E4"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0.077</w:t>
            </w:r>
          </w:p>
        </w:tc>
      </w:tr>
      <w:tr w:rsidR="005B2D10" w14:paraId="18A36D0B"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00ADE8F" w14:textId="77777777" w:rsidR="005B2D10" w:rsidRDefault="005B2D10" w:rsidP="002854E2">
            <w:r>
              <w:t>50th percentile</w:t>
            </w:r>
          </w:p>
        </w:tc>
        <w:tc>
          <w:tcPr>
            <w:tcW w:w="996" w:type="dxa"/>
          </w:tcPr>
          <w:p w14:paraId="3C08C67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206" w:type="dxa"/>
          </w:tcPr>
          <w:p w14:paraId="37B213F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070" w:type="dxa"/>
          </w:tcPr>
          <w:p w14:paraId="45B44784"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0" w:type="auto"/>
          </w:tcPr>
          <w:p w14:paraId="30285E8F"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0.995</w:t>
            </w:r>
          </w:p>
        </w:tc>
        <w:tc>
          <w:tcPr>
            <w:tcW w:w="1318" w:type="dxa"/>
          </w:tcPr>
          <w:p w14:paraId="17C051FE"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1.000</w:t>
            </w:r>
          </w:p>
        </w:tc>
        <w:tc>
          <w:tcPr>
            <w:tcW w:w="1192" w:type="dxa"/>
          </w:tcPr>
          <w:p w14:paraId="4816400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2.057</w:t>
            </w:r>
          </w:p>
        </w:tc>
      </w:tr>
      <w:tr w:rsidR="005B2D10" w14:paraId="77937D4C"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509AF552" w14:textId="77777777" w:rsidR="005B2D10" w:rsidRDefault="005B2D10" w:rsidP="002854E2">
            <w:r>
              <w:t>75th percentile</w:t>
            </w:r>
          </w:p>
        </w:tc>
        <w:tc>
          <w:tcPr>
            <w:tcW w:w="996" w:type="dxa"/>
          </w:tcPr>
          <w:p w14:paraId="63C218B6"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2.200</w:t>
            </w:r>
          </w:p>
        </w:tc>
        <w:tc>
          <w:tcPr>
            <w:tcW w:w="1206" w:type="dxa"/>
          </w:tcPr>
          <w:p w14:paraId="283AFAB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3.675</w:t>
            </w:r>
          </w:p>
        </w:tc>
        <w:tc>
          <w:tcPr>
            <w:tcW w:w="1070" w:type="dxa"/>
          </w:tcPr>
          <w:p w14:paraId="79B167A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3.300</w:t>
            </w:r>
          </w:p>
        </w:tc>
        <w:tc>
          <w:tcPr>
            <w:tcW w:w="0" w:type="auto"/>
          </w:tcPr>
          <w:p w14:paraId="25E2EA8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1.675</w:t>
            </w:r>
          </w:p>
        </w:tc>
        <w:tc>
          <w:tcPr>
            <w:tcW w:w="1318" w:type="dxa"/>
          </w:tcPr>
          <w:p w14:paraId="0D4B398C"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2.100</w:t>
            </w:r>
          </w:p>
        </w:tc>
        <w:tc>
          <w:tcPr>
            <w:tcW w:w="1192" w:type="dxa"/>
          </w:tcPr>
          <w:p w14:paraId="19EB6BCE"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16.300</w:t>
            </w:r>
          </w:p>
        </w:tc>
      </w:tr>
      <w:tr w:rsidR="005B2D10" w14:paraId="20A66A4C"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03AC70A" w14:textId="77777777" w:rsidR="005B2D10" w:rsidRDefault="005B2D10" w:rsidP="002854E2">
            <w:r>
              <w:t>95th percentile</w:t>
            </w:r>
          </w:p>
        </w:tc>
        <w:tc>
          <w:tcPr>
            <w:tcW w:w="996" w:type="dxa"/>
          </w:tcPr>
          <w:p w14:paraId="19F2C332"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7.905</w:t>
            </w:r>
          </w:p>
        </w:tc>
        <w:tc>
          <w:tcPr>
            <w:tcW w:w="1206" w:type="dxa"/>
          </w:tcPr>
          <w:p w14:paraId="113712AF"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15.550</w:t>
            </w:r>
          </w:p>
        </w:tc>
        <w:tc>
          <w:tcPr>
            <w:tcW w:w="1070" w:type="dxa"/>
          </w:tcPr>
          <w:p w14:paraId="08D47BE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12.000</w:t>
            </w:r>
          </w:p>
        </w:tc>
        <w:tc>
          <w:tcPr>
            <w:tcW w:w="0" w:type="auto"/>
          </w:tcPr>
          <w:p w14:paraId="5AA2D6FD"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5.085</w:t>
            </w:r>
          </w:p>
        </w:tc>
        <w:tc>
          <w:tcPr>
            <w:tcW w:w="1318" w:type="dxa"/>
          </w:tcPr>
          <w:p w14:paraId="341E81FA"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7.225</w:t>
            </w:r>
          </w:p>
        </w:tc>
        <w:tc>
          <w:tcPr>
            <w:tcW w:w="1192" w:type="dxa"/>
          </w:tcPr>
          <w:p w14:paraId="116D1409"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26.300</w:t>
            </w:r>
          </w:p>
        </w:tc>
      </w:tr>
      <w:tr w:rsidR="005B2D10" w14:paraId="71E9CD9A" w14:textId="77777777" w:rsidTr="005B2D10">
        <w:tc>
          <w:tcPr>
            <w:cnfStyle w:val="001000000000" w:firstRow="0" w:lastRow="0" w:firstColumn="1" w:lastColumn="0" w:oddVBand="0" w:evenVBand="0" w:oddHBand="0" w:evenHBand="0" w:firstRowFirstColumn="0" w:firstRowLastColumn="0" w:lastRowFirstColumn="0" w:lastRowLastColumn="0"/>
            <w:tcW w:w="1975" w:type="dxa"/>
          </w:tcPr>
          <w:p w14:paraId="2B48B4F6" w14:textId="241A0169" w:rsidR="005B2D10" w:rsidRDefault="005B2D10" w:rsidP="002854E2">
            <w:r>
              <w:t>Min</w:t>
            </w:r>
          </w:p>
        </w:tc>
        <w:tc>
          <w:tcPr>
            <w:tcW w:w="996" w:type="dxa"/>
          </w:tcPr>
          <w:p w14:paraId="1F53028F"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1206" w:type="dxa"/>
          </w:tcPr>
          <w:p w14:paraId="4E95DC79"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1070" w:type="dxa"/>
          </w:tcPr>
          <w:p w14:paraId="6637F475"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0.010</w:t>
            </w:r>
          </w:p>
        </w:tc>
        <w:tc>
          <w:tcPr>
            <w:tcW w:w="0" w:type="auto"/>
          </w:tcPr>
          <w:p w14:paraId="0BAA18EE"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0.050</w:t>
            </w:r>
          </w:p>
        </w:tc>
        <w:tc>
          <w:tcPr>
            <w:tcW w:w="1318" w:type="dxa"/>
          </w:tcPr>
          <w:p w14:paraId="178B0F92"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0.040</w:t>
            </w:r>
          </w:p>
        </w:tc>
        <w:tc>
          <w:tcPr>
            <w:tcW w:w="1192" w:type="dxa"/>
          </w:tcPr>
          <w:p w14:paraId="4CE114DA" w14:textId="77777777" w:rsidR="005B2D10" w:rsidRDefault="005B2D10" w:rsidP="002854E2">
            <w:pPr>
              <w:cnfStyle w:val="000000000000" w:firstRow="0" w:lastRow="0" w:firstColumn="0" w:lastColumn="0" w:oddVBand="0" w:evenVBand="0" w:oddHBand="0" w:evenHBand="0" w:firstRowFirstColumn="0" w:firstRowLastColumn="0" w:lastRowFirstColumn="0" w:lastRowLastColumn="0"/>
            </w:pPr>
            <w:r>
              <w:t>0.060</w:t>
            </w:r>
          </w:p>
        </w:tc>
      </w:tr>
      <w:tr w:rsidR="005B2D10" w14:paraId="180A4CE9" w14:textId="77777777" w:rsidTr="005B2D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181880E" w14:textId="7B818EBC" w:rsidR="005B2D10" w:rsidRDefault="005B2D10" w:rsidP="002854E2">
            <w:r>
              <w:t>Max</w:t>
            </w:r>
          </w:p>
        </w:tc>
        <w:tc>
          <w:tcPr>
            <w:tcW w:w="996" w:type="dxa"/>
          </w:tcPr>
          <w:p w14:paraId="514D4558"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145.894</w:t>
            </w:r>
          </w:p>
        </w:tc>
        <w:tc>
          <w:tcPr>
            <w:tcW w:w="1206" w:type="dxa"/>
          </w:tcPr>
          <w:p w14:paraId="1C6A2D05"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145.894</w:t>
            </w:r>
          </w:p>
        </w:tc>
        <w:tc>
          <w:tcPr>
            <w:tcW w:w="1070" w:type="dxa"/>
          </w:tcPr>
          <w:p w14:paraId="304DC972"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34.400</w:t>
            </w:r>
          </w:p>
        </w:tc>
        <w:tc>
          <w:tcPr>
            <w:tcW w:w="0" w:type="auto"/>
          </w:tcPr>
          <w:p w14:paraId="3335EFD5"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18.500</w:t>
            </w:r>
          </w:p>
        </w:tc>
        <w:tc>
          <w:tcPr>
            <w:tcW w:w="1318" w:type="dxa"/>
          </w:tcPr>
          <w:p w14:paraId="373E9AEB"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57.000</w:t>
            </w:r>
          </w:p>
        </w:tc>
        <w:tc>
          <w:tcPr>
            <w:tcW w:w="1192" w:type="dxa"/>
          </w:tcPr>
          <w:p w14:paraId="77C9E95B" w14:textId="77777777" w:rsidR="005B2D10" w:rsidRDefault="005B2D10" w:rsidP="002854E2">
            <w:pPr>
              <w:cnfStyle w:val="000000100000" w:firstRow="0" w:lastRow="0" w:firstColumn="0" w:lastColumn="0" w:oddVBand="0" w:evenVBand="0" w:oddHBand="1" w:evenHBand="0" w:firstRowFirstColumn="0" w:firstRowLastColumn="0" w:lastRowFirstColumn="0" w:lastRowLastColumn="0"/>
            </w:pPr>
            <w:r>
              <w:t>27.000</w:t>
            </w:r>
          </w:p>
        </w:tc>
      </w:tr>
    </w:tbl>
    <w:p w14:paraId="0C8C14C7" w14:textId="77777777" w:rsidR="00D8035C" w:rsidRDefault="00D8035C" w:rsidP="00D8035C"/>
    <w:p w14:paraId="7A53D9A6" w14:textId="758B1FC8" w:rsidR="002B4346" w:rsidRDefault="002B4346">
      <w:pPr>
        <w:spacing w:after="160" w:line="278" w:lineRule="auto"/>
      </w:pPr>
      <w:r>
        <w:br w:type="page"/>
      </w:r>
    </w:p>
    <w:p w14:paraId="754F3FAD" w14:textId="77777777" w:rsidR="00D8035C" w:rsidRPr="00D8035C" w:rsidRDefault="00D8035C" w:rsidP="00D8035C"/>
    <w:p w14:paraId="084233DD" w14:textId="28D13F4D" w:rsidR="00B531A9" w:rsidRDefault="005B2D10" w:rsidP="00FE4326">
      <w:pPr>
        <w:pStyle w:val="Heading2"/>
      </w:pPr>
      <w:r>
        <w:t xml:space="preserve">Supplemental </w:t>
      </w:r>
      <w:r w:rsidR="00BC5475">
        <w:t>Figure 1</w:t>
      </w:r>
      <w:r w:rsidR="00FE4326">
        <w:t xml:space="preserve">: </w:t>
      </w:r>
      <w:r w:rsidR="00BC5475">
        <w:t>Limits of Agreement by Direction of Evidence</w:t>
      </w:r>
    </w:p>
    <w:p w14:paraId="1D3D9F92" w14:textId="17606D49" w:rsidR="00D6245A" w:rsidRPr="00FE53D6" w:rsidRDefault="00D6245A" w:rsidP="00D6245A">
      <w:pPr>
        <w:pStyle w:val="p3"/>
      </w:pPr>
      <w:r>
        <w:t>Rows separate positive (</w:t>
      </w:r>
      <w:proofErr w:type="spellStart"/>
      <w:r>
        <w:t>LR</w:t>
      </w:r>
      <w:r w:rsidRPr="00394C68">
        <w:rPr>
          <w:vertAlign w:val="subscript"/>
        </w:rPr>
        <w:t>reported</w:t>
      </w:r>
      <w:proofErr w:type="spellEnd"/>
      <w:r>
        <w:t xml:space="preserve"> &gt; 1) from </w:t>
      </w:r>
      <w:proofErr w:type="gramStart"/>
      <w:r>
        <w:t>negative  findings</w:t>
      </w:r>
      <w:proofErr w:type="gramEnd"/>
      <w:r>
        <w:t xml:space="preserve"> (</w:t>
      </w:r>
      <w:proofErr w:type="spellStart"/>
      <w:r>
        <w:t>LR</w:t>
      </w:r>
      <w:r w:rsidRPr="00394C68">
        <w:rPr>
          <w:vertAlign w:val="subscript"/>
        </w:rPr>
        <w:t>reported</w:t>
      </w:r>
      <w:proofErr w:type="spellEnd"/>
      <w:r>
        <w:t xml:space="preserve"> &lt; 1). </w:t>
      </w:r>
    </w:p>
    <w:p w14:paraId="12CB530C" w14:textId="77777777" w:rsidR="00D6245A" w:rsidRPr="00D6245A" w:rsidRDefault="00D6245A" w:rsidP="00D6245A"/>
    <w:p w14:paraId="06FCE9F0" w14:textId="3D128860" w:rsidR="00FE4326" w:rsidRDefault="005B2D10" w:rsidP="00FE4326">
      <w:r w:rsidRPr="005B2D10">
        <w:rPr>
          <w:noProof/>
        </w:rPr>
        <w:drawing>
          <wp:inline distT="0" distB="0" distL="0" distR="0" wp14:anchorId="0B068E64" wp14:editId="46392017">
            <wp:extent cx="5943600" cy="3168650"/>
            <wp:effectExtent l="0" t="0" r="0" b="6350"/>
            <wp:docPr id="1410620033" name="Picture 1" descr="A group of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0033" name="Picture 1" descr="A group of colored dots&#10;&#10;AI-generated content may be incorrect."/>
                    <pic:cNvPicPr/>
                  </pic:nvPicPr>
                  <pic:blipFill>
                    <a:blip r:embed="rId16"/>
                    <a:stretch>
                      <a:fillRect/>
                    </a:stretch>
                  </pic:blipFill>
                  <pic:spPr>
                    <a:xfrm>
                      <a:off x="0" y="0"/>
                      <a:ext cx="5943600" cy="3168650"/>
                    </a:xfrm>
                    <a:prstGeom prst="rect">
                      <a:avLst/>
                    </a:prstGeom>
                  </pic:spPr>
                </pic:pic>
              </a:graphicData>
            </a:graphic>
          </wp:inline>
        </w:drawing>
      </w:r>
    </w:p>
    <w:p w14:paraId="527D5C11" w14:textId="7C4AD1FF" w:rsidR="002B4346" w:rsidRDefault="002B4346">
      <w:pPr>
        <w:spacing w:after="160" w:line="278" w:lineRule="auto"/>
      </w:pPr>
      <w:r>
        <w:br w:type="page"/>
      </w:r>
    </w:p>
    <w:p w14:paraId="5D67111B" w14:textId="77777777" w:rsidR="00D6245A" w:rsidRDefault="00D6245A" w:rsidP="00FE4326"/>
    <w:p w14:paraId="148A1ADB" w14:textId="1ABB28E9" w:rsidR="00FE4326" w:rsidRDefault="00B125D3" w:rsidP="00FE4326">
      <w:pPr>
        <w:pStyle w:val="Heading2"/>
      </w:pPr>
      <w:r>
        <w:t>Supplemental Table</w:t>
      </w:r>
      <w:r w:rsidR="005B2D10">
        <w:t xml:space="preserve"> 2</w:t>
      </w:r>
      <w:r>
        <w:t xml:space="preserve">: </w:t>
      </w:r>
      <w:r w:rsidR="00FE4326">
        <w:t xml:space="preserve">Coverage Intervals </w:t>
      </w:r>
    </w:p>
    <w:p w14:paraId="26449E4E" w14:textId="58D03187" w:rsidR="00D6245A" w:rsidRPr="00394C68" w:rsidRDefault="00B125D3" w:rsidP="00D6245A">
      <w:pPr>
        <w:rPr>
          <w:bCs/>
        </w:rPr>
      </w:pPr>
      <w:r w:rsidRPr="00B125D3">
        <w:t xml:space="preserve">Limits of Agreement </w:t>
      </w:r>
      <w:r w:rsidR="00D6245A" w:rsidRPr="00394C68">
        <w:rPr>
          <w:bCs/>
        </w:rPr>
        <w:t>that bound 50%, 75%, 90%, 95%, and 99% of model-generated likelihood ratios relative to literature-reported values. Intervals are expressed as multiplicative factors (“×”), indicating how far each model</w:t>
      </w:r>
      <w:r w:rsidR="00D6245A">
        <w:rPr>
          <w:bCs/>
        </w:rPr>
        <w:t xml:space="preserve"> can be expected to deviate </w:t>
      </w:r>
      <w:r w:rsidR="00D6245A" w:rsidRPr="00394C68">
        <w:rPr>
          <w:bCs/>
        </w:rPr>
        <w:t xml:space="preserve">reported LRs. Parentheses show 95% confidence intervals </w:t>
      </w:r>
      <w:r w:rsidR="00D6245A">
        <w:rPr>
          <w:bCs/>
        </w:rPr>
        <w:t>for</w:t>
      </w:r>
      <w:r w:rsidR="00D6245A" w:rsidRPr="00394C68">
        <w:rPr>
          <w:bCs/>
        </w:rPr>
        <w:t xml:space="preserve"> </w:t>
      </w:r>
      <w:r w:rsidR="00D6245A">
        <w:rPr>
          <w:bCs/>
        </w:rPr>
        <w:t xml:space="preserve">the estimate of </w:t>
      </w:r>
      <w:r w:rsidR="00D6245A" w:rsidRPr="00394C68">
        <w:rPr>
          <w:bCs/>
        </w:rPr>
        <w:t>each coverage limit</w:t>
      </w:r>
      <w:r w:rsidR="00D6245A">
        <w:rPr>
          <w:bCs/>
        </w:rPr>
        <w:t>.</w:t>
      </w:r>
    </w:p>
    <w:p w14:paraId="13790F17" w14:textId="77777777" w:rsidR="00D6245A" w:rsidRPr="00B125D3" w:rsidRDefault="00D6245A" w:rsidP="00B125D3"/>
    <w:p w14:paraId="4F77571D" w14:textId="77777777" w:rsidR="00B125D3" w:rsidRPr="00B125D3" w:rsidRDefault="00B125D3" w:rsidP="00B125D3">
      <w:pPr>
        <w:rPr>
          <w:b/>
          <w:bCs/>
        </w:rPr>
      </w:pPr>
      <w:r w:rsidRPr="00B125D3">
        <w:rPr>
          <w:b/>
          <w:bCs/>
        </w:rPr>
        <w:t xml:space="preserve">Model: </w:t>
      </w:r>
      <w:proofErr w:type="spellStart"/>
      <w:r w:rsidRPr="00B125D3">
        <w:rPr>
          <w:b/>
          <w:bCs/>
        </w:rPr>
        <w:t>gpt</w:t>
      </w:r>
      <w:proofErr w:type="spellEnd"/>
      <w:r w:rsidRPr="00B125D3">
        <w:rPr>
          <w:b/>
          <w:bCs/>
        </w:rPr>
        <w:t xml:space="preserve"> 4o</w:t>
      </w:r>
    </w:p>
    <w:tbl>
      <w:tblPr>
        <w:tblStyle w:val="GridTable6Colorful"/>
        <w:tblW w:w="0" w:type="auto"/>
        <w:tblLook w:val="04A0" w:firstRow="1" w:lastRow="0" w:firstColumn="1" w:lastColumn="0" w:noHBand="0" w:noVBand="1"/>
      </w:tblPr>
      <w:tblGrid>
        <w:gridCol w:w="1260"/>
        <w:gridCol w:w="2520"/>
        <w:gridCol w:w="2520"/>
      </w:tblGrid>
      <w:tr w:rsidR="00B125D3" w:rsidRPr="00B125D3" w14:paraId="5A6F62EB"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3055C91B" w14:textId="59907415" w:rsidR="00B125D3" w:rsidRPr="00B125D3" w:rsidRDefault="00B125D3" w:rsidP="00B125D3">
            <w:r w:rsidRPr="00B125D3">
              <w:t>Coverage</w:t>
            </w:r>
          </w:p>
        </w:tc>
        <w:tc>
          <w:tcPr>
            <w:tcW w:w="2520" w:type="dxa"/>
          </w:tcPr>
          <w:p w14:paraId="6610D4E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EC5197B"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4E0059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7E32A609" w14:textId="77777777" w:rsidR="00B125D3" w:rsidRPr="00B125D3" w:rsidRDefault="00B125D3" w:rsidP="00B125D3">
            <w:r w:rsidRPr="00B125D3">
              <w:t>50%</w:t>
            </w:r>
          </w:p>
        </w:tc>
        <w:tc>
          <w:tcPr>
            <w:tcW w:w="2520" w:type="dxa"/>
          </w:tcPr>
          <w:p w14:paraId="7818B136"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0.61x (0.57x - 0.65x)</w:t>
            </w:r>
          </w:p>
        </w:tc>
        <w:tc>
          <w:tcPr>
            <w:tcW w:w="2520" w:type="dxa"/>
          </w:tcPr>
          <w:p w14:paraId="66534DE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1.70 (1.60x - 1.81x)</w:t>
            </w:r>
          </w:p>
        </w:tc>
      </w:tr>
      <w:tr w:rsidR="00B125D3" w:rsidRPr="00B125D3" w14:paraId="2BBB616B" w14:textId="77777777" w:rsidTr="00B125D3">
        <w:trPr>
          <w:trHeight w:val="153"/>
        </w:trPr>
        <w:tc>
          <w:tcPr>
            <w:cnfStyle w:val="001000000000" w:firstRow="0" w:lastRow="0" w:firstColumn="1" w:lastColumn="0" w:oddVBand="0" w:evenVBand="0" w:oddHBand="0" w:evenHBand="0" w:firstRowFirstColumn="0" w:firstRowLastColumn="0" w:lastRowFirstColumn="0" w:lastRowLastColumn="0"/>
            <w:tcW w:w="1260" w:type="dxa"/>
          </w:tcPr>
          <w:p w14:paraId="41440D16" w14:textId="77777777" w:rsidR="00B125D3" w:rsidRPr="00B125D3" w:rsidRDefault="00B125D3" w:rsidP="00B125D3">
            <w:r w:rsidRPr="00B125D3">
              <w:t>75%</w:t>
            </w:r>
          </w:p>
        </w:tc>
        <w:tc>
          <w:tcPr>
            <w:tcW w:w="2520" w:type="dxa"/>
          </w:tcPr>
          <w:p w14:paraId="6AB6CF8B"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- 0.46x)</w:t>
            </w:r>
          </w:p>
        </w:tc>
        <w:tc>
          <w:tcPr>
            <w:tcW w:w="2520" w:type="dxa"/>
          </w:tcPr>
          <w:p w14:paraId="0244FD7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2.44 (2.27x - 2.63x)</w:t>
            </w:r>
          </w:p>
        </w:tc>
      </w:tr>
      <w:tr w:rsidR="00B125D3" w:rsidRPr="00B125D3" w14:paraId="574CB7F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4E951466" w14:textId="77777777" w:rsidR="00B125D3" w:rsidRPr="00B125D3" w:rsidRDefault="00B125D3" w:rsidP="00B125D3">
            <w:r w:rsidRPr="00B125D3">
              <w:t>90%</w:t>
            </w:r>
          </w:p>
        </w:tc>
        <w:tc>
          <w:tcPr>
            <w:tcW w:w="2520" w:type="dxa"/>
          </w:tcPr>
          <w:p w14:paraId="483C655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(0.27x - 0.32x)</w:t>
            </w:r>
          </w:p>
        </w:tc>
        <w:tc>
          <w:tcPr>
            <w:tcW w:w="2520" w:type="dxa"/>
          </w:tcPr>
          <w:p w14:paraId="5007D39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3.56 (3.27x - 3.88x)</w:t>
            </w:r>
          </w:p>
        </w:tc>
      </w:tr>
      <w:tr w:rsidR="00B125D3" w:rsidRPr="00B125D3" w14:paraId="2598615E"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353A91D1" w14:textId="77777777" w:rsidR="00B125D3" w:rsidRPr="00B125D3" w:rsidRDefault="00B125D3" w:rsidP="00B125D3">
            <w:r w:rsidRPr="00B125D3">
              <w:t>95%</w:t>
            </w:r>
          </w:p>
        </w:tc>
        <w:tc>
          <w:tcPr>
            <w:tcW w:w="2520" w:type="dxa"/>
          </w:tcPr>
          <w:p w14:paraId="22F8C7E8"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3D19E5F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4.53 (4.11x - 4.99x)</w:t>
            </w:r>
          </w:p>
        </w:tc>
      </w:tr>
      <w:tr w:rsidR="00B125D3" w:rsidRPr="00B125D3" w14:paraId="66D690A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61DC19CE" w14:textId="77777777" w:rsidR="00B125D3" w:rsidRPr="00B125D3" w:rsidRDefault="00B125D3" w:rsidP="00B125D3">
            <w:r w:rsidRPr="00B125D3">
              <w:t>99%</w:t>
            </w:r>
          </w:p>
        </w:tc>
        <w:tc>
          <w:tcPr>
            <w:tcW w:w="2520" w:type="dxa"/>
          </w:tcPr>
          <w:p w14:paraId="53D6D8B0"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7443C48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7.24 (6.43x - 8.14x)</w:t>
            </w:r>
          </w:p>
        </w:tc>
      </w:tr>
    </w:tbl>
    <w:p w14:paraId="507775C9" w14:textId="77777777" w:rsidR="00B125D3" w:rsidRPr="00B125D3" w:rsidRDefault="00B125D3" w:rsidP="00B125D3"/>
    <w:p w14:paraId="11EE7F2E" w14:textId="77777777" w:rsidR="00B125D3" w:rsidRPr="00B125D3" w:rsidRDefault="00B125D3" w:rsidP="00B125D3">
      <w:pPr>
        <w:rPr>
          <w:b/>
          <w:bCs/>
        </w:rPr>
      </w:pPr>
      <w:r w:rsidRPr="00B125D3">
        <w:rPr>
          <w:b/>
          <w:bCs/>
        </w:rPr>
        <w:t>Model: o3</w:t>
      </w:r>
    </w:p>
    <w:tbl>
      <w:tblPr>
        <w:tblStyle w:val="GridTable6Colorful"/>
        <w:tblW w:w="0" w:type="auto"/>
        <w:tblLook w:val="04A0" w:firstRow="1" w:lastRow="0" w:firstColumn="1" w:lastColumn="0" w:noHBand="0" w:noVBand="1"/>
      </w:tblPr>
      <w:tblGrid>
        <w:gridCol w:w="1260"/>
        <w:gridCol w:w="2520"/>
        <w:gridCol w:w="2520"/>
      </w:tblGrid>
      <w:tr w:rsidR="00B125D3" w:rsidRPr="00B125D3" w14:paraId="57290A81"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0591D56A" w14:textId="0D891F54" w:rsidR="00B125D3" w:rsidRPr="00B125D3" w:rsidRDefault="00B125D3" w:rsidP="00B125D3">
            <w:r w:rsidRPr="00B125D3">
              <w:t xml:space="preserve">Coverage </w:t>
            </w:r>
          </w:p>
        </w:tc>
        <w:tc>
          <w:tcPr>
            <w:tcW w:w="2520" w:type="dxa"/>
          </w:tcPr>
          <w:p w14:paraId="46B504D8"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520" w:type="dxa"/>
          </w:tcPr>
          <w:p w14:paraId="2987BB4C"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2F16C381"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C84E408" w14:textId="77777777" w:rsidR="00B125D3" w:rsidRPr="00B125D3" w:rsidRDefault="00B125D3" w:rsidP="00B125D3">
            <w:r w:rsidRPr="00B125D3">
              <w:t>50%</w:t>
            </w:r>
          </w:p>
        </w:tc>
        <w:tc>
          <w:tcPr>
            <w:tcW w:w="2520" w:type="dxa"/>
          </w:tcPr>
          <w:p w14:paraId="712CF9B2"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0.60x (0.56x - 0.63x)</w:t>
            </w:r>
          </w:p>
        </w:tc>
        <w:tc>
          <w:tcPr>
            <w:tcW w:w="2520" w:type="dxa"/>
          </w:tcPr>
          <w:p w14:paraId="657405FE"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1.64 (1.54x - 1.74x)</w:t>
            </w:r>
          </w:p>
        </w:tc>
      </w:tr>
      <w:tr w:rsidR="00B125D3" w:rsidRPr="00B125D3" w14:paraId="47A9F5B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17570ABA" w14:textId="77777777" w:rsidR="00B125D3" w:rsidRPr="00B125D3" w:rsidRDefault="00B125D3" w:rsidP="00B125D3">
            <w:r w:rsidRPr="00B125D3">
              <w:t>75%</w:t>
            </w:r>
          </w:p>
        </w:tc>
        <w:tc>
          <w:tcPr>
            <w:tcW w:w="2520" w:type="dxa"/>
          </w:tcPr>
          <w:p w14:paraId="01433367"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0.42x (0.39x - 0.45x)</w:t>
            </w:r>
          </w:p>
        </w:tc>
        <w:tc>
          <w:tcPr>
            <w:tcW w:w="2520" w:type="dxa"/>
          </w:tcPr>
          <w:p w14:paraId="0A17A1E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2.33 (2.17x - 2.51x)</w:t>
            </w:r>
          </w:p>
        </w:tc>
      </w:tr>
      <w:tr w:rsidR="00B125D3" w:rsidRPr="00B125D3" w14:paraId="6355BF16"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5E43CBE0" w14:textId="77777777" w:rsidR="00B125D3" w:rsidRPr="00B125D3" w:rsidRDefault="00B125D3" w:rsidP="00B125D3">
            <w:r w:rsidRPr="00B125D3">
              <w:t>90%</w:t>
            </w:r>
          </w:p>
        </w:tc>
        <w:tc>
          <w:tcPr>
            <w:tcW w:w="2520" w:type="dxa"/>
          </w:tcPr>
          <w:p w14:paraId="69F12B8F"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0.29x (0.26x - 0.31x)</w:t>
            </w:r>
          </w:p>
        </w:tc>
        <w:tc>
          <w:tcPr>
            <w:tcW w:w="2520" w:type="dxa"/>
          </w:tcPr>
          <w:p w14:paraId="64210F53"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3.38 (3.10x - 3.68x)</w:t>
            </w:r>
          </w:p>
        </w:tc>
      </w:tr>
      <w:tr w:rsidR="00B125D3" w:rsidRPr="00B125D3" w14:paraId="60B83A44" w14:textId="77777777" w:rsidTr="00B125D3">
        <w:tc>
          <w:tcPr>
            <w:cnfStyle w:val="001000000000" w:firstRow="0" w:lastRow="0" w:firstColumn="1" w:lastColumn="0" w:oddVBand="0" w:evenVBand="0" w:oddHBand="0" w:evenHBand="0" w:firstRowFirstColumn="0" w:firstRowLastColumn="0" w:lastRowFirstColumn="0" w:lastRowLastColumn="0"/>
            <w:tcW w:w="1260" w:type="dxa"/>
          </w:tcPr>
          <w:p w14:paraId="6B90AA52" w14:textId="77777777" w:rsidR="00B125D3" w:rsidRPr="00B125D3" w:rsidRDefault="00B125D3" w:rsidP="00B125D3">
            <w:r w:rsidRPr="00B125D3">
              <w:t>95%</w:t>
            </w:r>
          </w:p>
        </w:tc>
        <w:tc>
          <w:tcPr>
            <w:tcW w:w="2520" w:type="dxa"/>
          </w:tcPr>
          <w:p w14:paraId="27E30B3E"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0.23x (0.21x - 0.25x)</w:t>
            </w:r>
          </w:p>
        </w:tc>
        <w:tc>
          <w:tcPr>
            <w:tcW w:w="2520" w:type="dxa"/>
          </w:tcPr>
          <w:p w14:paraId="4C332250"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4.28 (3.89x - 4.71x)</w:t>
            </w:r>
          </w:p>
        </w:tc>
      </w:tr>
      <w:tr w:rsidR="00B125D3" w:rsidRPr="00B125D3" w14:paraId="274A556A"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14:paraId="16A02F6D" w14:textId="77777777" w:rsidR="00B125D3" w:rsidRPr="00B125D3" w:rsidRDefault="00B125D3" w:rsidP="00B125D3">
            <w:r w:rsidRPr="00B125D3">
              <w:t>99%</w:t>
            </w:r>
          </w:p>
        </w:tc>
        <w:tc>
          <w:tcPr>
            <w:tcW w:w="2520" w:type="dxa"/>
          </w:tcPr>
          <w:p w14:paraId="1A48319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0.14x (0.13x - 0.16x)</w:t>
            </w:r>
          </w:p>
        </w:tc>
        <w:tc>
          <w:tcPr>
            <w:tcW w:w="2520" w:type="dxa"/>
          </w:tcPr>
          <w:p w14:paraId="5EA2D175"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6.79 (6.05x - 7.62x)</w:t>
            </w:r>
          </w:p>
        </w:tc>
      </w:tr>
    </w:tbl>
    <w:p w14:paraId="69BB8A2A" w14:textId="77777777" w:rsidR="00B125D3" w:rsidRPr="00B125D3" w:rsidRDefault="00B125D3" w:rsidP="00B125D3"/>
    <w:p w14:paraId="5AB0521C" w14:textId="77777777" w:rsidR="00B125D3" w:rsidRPr="00B125D3" w:rsidRDefault="00B125D3" w:rsidP="00B125D3">
      <w:pPr>
        <w:rPr>
          <w:b/>
          <w:bCs/>
        </w:rPr>
      </w:pPr>
      <w:r w:rsidRPr="00B125D3">
        <w:rPr>
          <w:b/>
          <w:bCs/>
        </w:rPr>
        <w:t xml:space="preserve">Model: </w:t>
      </w:r>
      <w:proofErr w:type="spellStart"/>
      <w:r w:rsidRPr="00B125D3">
        <w:rPr>
          <w:b/>
          <w:bCs/>
        </w:rPr>
        <w:t>gpt</w:t>
      </w:r>
      <w:proofErr w:type="spellEnd"/>
      <w:r w:rsidRPr="00B125D3">
        <w:rPr>
          <w:b/>
          <w:bCs/>
        </w:rPr>
        <w:t xml:space="preserve"> 5</w:t>
      </w:r>
    </w:p>
    <w:tbl>
      <w:tblPr>
        <w:tblStyle w:val="GridTable6Colorful"/>
        <w:tblW w:w="0" w:type="auto"/>
        <w:tblLook w:val="04A0" w:firstRow="1" w:lastRow="0" w:firstColumn="1" w:lastColumn="0" w:noHBand="0" w:noVBand="1"/>
      </w:tblPr>
      <w:tblGrid>
        <w:gridCol w:w="1189"/>
        <w:gridCol w:w="2496"/>
        <w:gridCol w:w="2610"/>
      </w:tblGrid>
      <w:tr w:rsidR="00B125D3" w:rsidRPr="00B125D3" w14:paraId="2CD5145A" w14:textId="77777777" w:rsidTr="00B12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94AE8BE" w14:textId="60BA3465" w:rsidR="00B125D3" w:rsidRPr="00B125D3" w:rsidRDefault="00B125D3" w:rsidP="00B125D3">
            <w:r w:rsidRPr="00B125D3">
              <w:t xml:space="preserve">Coverage </w:t>
            </w:r>
          </w:p>
        </w:tc>
        <w:tc>
          <w:tcPr>
            <w:tcW w:w="2496" w:type="dxa"/>
          </w:tcPr>
          <w:p w14:paraId="09CFA26F"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Lower edge (95% CI)</w:t>
            </w:r>
          </w:p>
        </w:tc>
        <w:tc>
          <w:tcPr>
            <w:tcW w:w="2610" w:type="dxa"/>
          </w:tcPr>
          <w:p w14:paraId="7D9734E4" w14:textId="77777777" w:rsidR="00B125D3" w:rsidRPr="00B125D3" w:rsidRDefault="00B125D3" w:rsidP="00B125D3">
            <w:pPr>
              <w:cnfStyle w:val="100000000000" w:firstRow="1" w:lastRow="0" w:firstColumn="0" w:lastColumn="0" w:oddVBand="0" w:evenVBand="0" w:oddHBand="0" w:evenHBand="0" w:firstRowFirstColumn="0" w:firstRowLastColumn="0" w:lastRowFirstColumn="0" w:lastRowLastColumn="0"/>
            </w:pPr>
            <w:r w:rsidRPr="00B125D3">
              <w:t>Upper edge (95% CI)</w:t>
            </w:r>
          </w:p>
        </w:tc>
      </w:tr>
      <w:tr w:rsidR="00B125D3" w:rsidRPr="00B125D3" w14:paraId="6EED876D"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057A8E66" w14:textId="77777777" w:rsidR="00B125D3" w:rsidRPr="00B125D3" w:rsidRDefault="00B125D3" w:rsidP="00B125D3">
            <w:r w:rsidRPr="00B125D3">
              <w:t>50%</w:t>
            </w:r>
          </w:p>
        </w:tc>
        <w:tc>
          <w:tcPr>
            <w:tcW w:w="2496" w:type="dxa"/>
          </w:tcPr>
          <w:p w14:paraId="49B5A064"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0.63x (0.59x - 0.66x)</w:t>
            </w:r>
          </w:p>
        </w:tc>
        <w:tc>
          <w:tcPr>
            <w:tcW w:w="2610" w:type="dxa"/>
          </w:tcPr>
          <w:p w14:paraId="57D70527"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1.56 (1.47x - 1.65x)</w:t>
            </w:r>
          </w:p>
        </w:tc>
      </w:tr>
      <w:tr w:rsidR="00B125D3" w:rsidRPr="00B125D3" w14:paraId="468A1DFE"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29714DC5" w14:textId="77777777" w:rsidR="00B125D3" w:rsidRPr="00B125D3" w:rsidRDefault="00B125D3" w:rsidP="00B125D3">
            <w:r w:rsidRPr="00B125D3">
              <w:t>75%</w:t>
            </w:r>
          </w:p>
        </w:tc>
        <w:tc>
          <w:tcPr>
            <w:tcW w:w="2496" w:type="dxa"/>
          </w:tcPr>
          <w:p w14:paraId="7AC14B11"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0.46x (0.43x - 0.49x)</w:t>
            </w:r>
          </w:p>
        </w:tc>
        <w:tc>
          <w:tcPr>
            <w:tcW w:w="2610" w:type="dxa"/>
          </w:tcPr>
          <w:p w14:paraId="6469B679"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2.15 (2.01x - 2.29x)</w:t>
            </w:r>
          </w:p>
        </w:tc>
      </w:tr>
      <w:tr w:rsidR="00B125D3" w:rsidRPr="00B125D3" w14:paraId="7A238EE8"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3BAD718A" w14:textId="77777777" w:rsidR="00B125D3" w:rsidRPr="00B125D3" w:rsidRDefault="00B125D3" w:rsidP="00B125D3">
            <w:r w:rsidRPr="00B125D3">
              <w:t>90%</w:t>
            </w:r>
          </w:p>
        </w:tc>
        <w:tc>
          <w:tcPr>
            <w:tcW w:w="2496" w:type="dxa"/>
          </w:tcPr>
          <w:p w14:paraId="07E993ED"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0.33x (0.30x - 0.35x)</w:t>
            </w:r>
          </w:p>
        </w:tc>
        <w:tc>
          <w:tcPr>
            <w:tcW w:w="2610" w:type="dxa"/>
          </w:tcPr>
          <w:p w14:paraId="26DCA7F1"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2.99 (2.77x - 3.23x)</w:t>
            </w:r>
          </w:p>
        </w:tc>
      </w:tr>
      <w:tr w:rsidR="00B125D3" w:rsidRPr="00B125D3" w14:paraId="50E76266" w14:textId="77777777" w:rsidTr="00B125D3">
        <w:tc>
          <w:tcPr>
            <w:cnfStyle w:val="001000000000" w:firstRow="0" w:lastRow="0" w:firstColumn="1" w:lastColumn="0" w:oddVBand="0" w:evenVBand="0" w:oddHBand="0" w:evenHBand="0" w:firstRowFirstColumn="0" w:firstRowLastColumn="0" w:lastRowFirstColumn="0" w:lastRowLastColumn="0"/>
            <w:tcW w:w="1189" w:type="dxa"/>
          </w:tcPr>
          <w:p w14:paraId="412E49A0" w14:textId="77777777" w:rsidR="00B125D3" w:rsidRPr="00B125D3" w:rsidRDefault="00B125D3" w:rsidP="00B125D3">
            <w:r w:rsidRPr="00B125D3">
              <w:t>95%</w:t>
            </w:r>
          </w:p>
        </w:tc>
        <w:tc>
          <w:tcPr>
            <w:tcW w:w="2496" w:type="dxa"/>
          </w:tcPr>
          <w:p w14:paraId="27CB55D2"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0.26x (0.24x - 0.29x)</w:t>
            </w:r>
          </w:p>
        </w:tc>
        <w:tc>
          <w:tcPr>
            <w:tcW w:w="2610" w:type="dxa"/>
          </w:tcPr>
          <w:p w14:paraId="3EA812D6" w14:textId="77777777" w:rsidR="00B125D3" w:rsidRPr="00B125D3" w:rsidRDefault="00B125D3" w:rsidP="00B125D3">
            <w:pPr>
              <w:cnfStyle w:val="000000000000" w:firstRow="0" w:lastRow="0" w:firstColumn="0" w:lastColumn="0" w:oddVBand="0" w:evenVBand="0" w:oddHBand="0" w:evenHBand="0" w:firstRowFirstColumn="0" w:firstRowLastColumn="0" w:lastRowFirstColumn="0" w:lastRowLastColumn="0"/>
            </w:pPr>
            <w:r w:rsidRPr="00B125D3">
              <w:t>3.70 (3.40x - 4.03x)</w:t>
            </w:r>
          </w:p>
        </w:tc>
      </w:tr>
      <w:tr w:rsidR="00B125D3" w:rsidRPr="00B125D3" w14:paraId="21E2E1E2" w14:textId="77777777" w:rsidTr="00B12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dxa"/>
          </w:tcPr>
          <w:p w14:paraId="57B6C7E8" w14:textId="77777777" w:rsidR="00B125D3" w:rsidRPr="00B125D3" w:rsidRDefault="00B125D3" w:rsidP="00B125D3">
            <w:r w:rsidRPr="00B125D3">
              <w:t>99%</w:t>
            </w:r>
          </w:p>
        </w:tc>
        <w:tc>
          <w:tcPr>
            <w:tcW w:w="2496" w:type="dxa"/>
          </w:tcPr>
          <w:p w14:paraId="1A1FFBDB"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0.17x (0.16x - 0.19x)</w:t>
            </w:r>
          </w:p>
        </w:tc>
        <w:tc>
          <w:tcPr>
            <w:tcW w:w="2610" w:type="dxa"/>
          </w:tcPr>
          <w:p w14:paraId="580DBB9A" w14:textId="77777777" w:rsidR="00B125D3" w:rsidRPr="00B125D3" w:rsidRDefault="00B125D3" w:rsidP="00B125D3">
            <w:pPr>
              <w:cnfStyle w:val="000000100000" w:firstRow="0" w:lastRow="0" w:firstColumn="0" w:lastColumn="0" w:oddVBand="0" w:evenVBand="0" w:oddHBand="1" w:evenHBand="0" w:firstRowFirstColumn="0" w:firstRowLastColumn="0" w:lastRowFirstColumn="0" w:lastRowLastColumn="0"/>
            </w:pPr>
            <w:r w:rsidRPr="00B125D3">
              <w:t>5.61 (5.05x - 6.22x)</w:t>
            </w:r>
          </w:p>
        </w:tc>
      </w:tr>
    </w:tbl>
    <w:p w14:paraId="39829418" w14:textId="77777777" w:rsidR="00FE4326" w:rsidRDefault="00FE4326" w:rsidP="00FE4326"/>
    <w:p w14:paraId="3F40AE99" w14:textId="6A78171A" w:rsidR="00FE4326" w:rsidRDefault="005B2D10" w:rsidP="00FE4326">
      <w:pPr>
        <w:pStyle w:val="Heading2"/>
      </w:pPr>
      <w:r>
        <w:t>Supplemental Figure 2</w:t>
      </w:r>
      <w:r w:rsidR="002B4346">
        <w:t xml:space="preserve"> (a-c)</w:t>
      </w:r>
      <w:r>
        <w:t xml:space="preserve">: </w:t>
      </w:r>
      <w:r w:rsidR="00FE4326">
        <w:t xml:space="preserve">Calibration Plots </w:t>
      </w:r>
    </w:p>
    <w:p w14:paraId="6FD3A18F" w14:textId="39C2D98C" w:rsidR="00FE4326" w:rsidRDefault="00BC5475" w:rsidP="00FE4326">
      <w:r>
        <w:t>LR’s are presented on the logarithmic</w:t>
      </w:r>
      <w:r w:rsidR="002B4346">
        <w:rPr>
          <w:noProof/>
          <w14:ligatures w14:val="standardContextual"/>
        </w:rPr>
        <w:drawing>
          <wp:inline distT="0" distB="0" distL="0" distR="0" wp14:anchorId="0320A07D" wp14:editId="15B9909D">
            <wp:extent cx="4406900" cy="4546600"/>
            <wp:effectExtent l="0" t="0" r="0" b="0"/>
            <wp:docPr id="9870454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45480" name="Picture 987045480"/>
                    <pic:cNvPicPr/>
                  </pic:nvPicPr>
                  <pic:blipFill>
                    <a:blip r:embed="rId17"/>
                    <a:stretch>
                      <a:fillRect/>
                    </a:stretch>
                  </pic:blipFill>
                  <pic:spPr>
                    <a:xfrm>
                      <a:off x="0" y="0"/>
                      <a:ext cx="4406900" cy="4546600"/>
                    </a:xfrm>
                    <a:prstGeom prst="rect">
                      <a:avLst/>
                    </a:prstGeom>
                  </pic:spPr>
                </pic:pic>
              </a:graphicData>
            </a:graphic>
          </wp:inline>
        </w:drawing>
      </w:r>
      <w:r>
        <w:t xml:space="preserve"> scale.</w:t>
      </w:r>
    </w:p>
    <w:p w14:paraId="0FDAC99A" w14:textId="77066266" w:rsidR="002B4346" w:rsidRDefault="002B4346" w:rsidP="00FE4326">
      <w:r>
        <w:rPr>
          <w:noProof/>
          <w14:ligatures w14:val="standardContextual"/>
        </w:rPr>
        <w:drawing>
          <wp:inline distT="0" distB="0" distL="0" distR="0" wp14:anchorId="4AF9EC8C" wp14:editId="70F49CAF">
            <wp:extent cx="4406900" cy="4546600"/>
            <wp:effectExtent l="0" t="0" r="0" b="0"/>
            <wp:docPr id="580823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3109" name="Picture 580823109"/>
                    <pic:cNvPicPr/>
                  </pic:nvPicPr>
                  <pic:blipFill>
                    <a:blip r:embed="rId18"/>
                    <a:stretch>
                      <a:fillRect/>
                    </a:stretch>
                  </pic:blipFill>
                  <pic:spPr>
                    <a:xfrm>
                      <a:off x="0" y="0"/>
                      <a:ext cx="4406900" cy="4546600"/>
                    </a:xfrm>
                    <a:prstGeom prst="rect">
                      <a:avLst/>
                    </a:prstGeom>
                  </pic:spPr>
                </pic:pic>
              </a:graphicData>
            </a:graphic>
          </wp:inline>
        </w:drawing>
      </w:r>
      <w:r>
        <w:rPr>
          <w:noProof/>
          <w14:ligatures w14:val="standardContextual"/>
        </w:rPr>
        <w:drawing>
          <wp:inline distT="0" distB="0" distL="0" distR="0" wp14:anchorId="764A5B51" wp14:editId="4B4987A1">
            <wp:extent cx="4406900" cy="4546600"/>
            <wp:effectExtent l="0" t="0" r="0" b="0"/>
            <wp:docPr id="1213700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0076" name="Picture 1213700076"/>
                    <pic:cNvPicPr/>
                  </pic:nvPicPr>
                  <pic:blipFill>
                    <a:blip r:embed="rId19"/>
                    <a:stretch>
                      <a:fillRect/>
                    </a:stretch>
                  </pic:blipFill>
                  <pic:spPr>
                    <a:xfrm>
                      <a:off x="0" y="0"/>
                      <a:ext cx="4406900" cy="4546600"/>
                    </a:xfrm>
                    <a:prstGeom prst="rect">
                      <a:avLst/>
                    </a:prstGeom>
                  </pic:spPr>
                </pic:pic>
              </a:graphicData>
            </a:graphic>
          </wp:inline>
        </w:drawing>
      </w:r>
    </w:p>
    <w:p w14:paraId="0C6C0F7C" w14:textId="77777777" w:rsidR="002B4346" w:rsidRDefault="002B4346" w:rsidP="00FE4326"/>
    <w:p w14:paraId="4702E6F1" w14:textId="77777777" w:rsidR="002B4346" w:rsidRDefault="002B4346" w:rsidP="00FE4326"/>
    <w:p w14:paraId="3FAF9E7C" w14:textId="77777777" w:rsidR="002B4346" w:rsidRDefault="002B4346" w:rsidP="00FE4326"/>
    <w:p w14:paraId="5271CED0" w14:textId="77777777" w:rsidR="002B4346" w:rsidRPr="002B4346" w:rsidRDefault="002B4346" w:rsidP="002B4346">
      <w:pPr>
        <w:pStyle w:val="Heading2"/>
      </w:pPr>
      <w:r>
        <w:t xml:space="preserve">Supplemental </w:t>
      </w:r>
      <w:r w:rsidRPr="002B4346">
        <w:t xml:space="preserve">Figure </w:t>
      </w:r>
      <w:r>
        <w:t>3(a-c)</w:t>
      </w:r>
      <w:r w:rsidRPr="002B4346">
        <w:t>: Qualitative Agreement between LLMs and Literature-reported LRs</w:t>
      </w:r>
    </w:p>
    <w:p w14:paraId="7317EE35" w14:textId="77777777" w:rsidR="002B4346" w:rsidRDefault="002B4346" w:rsidP="002B4346">
      <w:r>
        <w:rPr>
          <w:noProof/>
          <w14:ligatures w14:val="standardContextual"/>
        </w:rPr>
        <w:drawing>
          <wp:inline distT="0" distB="0" distL="0" distR="0" wp14:anchorId="246DAE61" wp14:editId="1EC77F74">
            <wp:extent cx="5284437" cy="4798337"/>
            <wp:effectExtent l="0" t="0" r="0" b="2540"/>
            <wp:docPr id="1778052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2023" name="Picture 1778052023"/>
                    <pic:cNvPicPr/>
                  </pic:nvPicPr>
                  <pic:blipFill>
                    <a:blip r:embed="rId20"/>
                    <a:stretch>
                      <a:fillRect/>
                    </a:stretch>
                  </pic:blipFill>
                  <pic:spPr>
                    <a:xfrm>
                      <a:off x="0" y="0"/>
                      <a:ext cx="5318876" cy="4829608"/>
                    </a:xfrm>
                    <a:prstGeom prst="rect">
                      <a:avLst/>
                    </a:prstGeom>
                  </pic:spPr>
                </pic:pic>
              </a:graphicData>
            </a:graphic>
          </wp:inline>
        </w:drawing>
      </w:r>
    </w:p>
    <w:p w14:paraId="27ED375E" w14:textId="0265F9B7" w:rsidR="002B4346" w:rsidRPr="00FE4326" w:rsidRDefault="002B4346" w:rsidP="002B4346">
      <w:r>
        <w:rPr>
          <w:noProof/>
          <w14:ligatures w14:val="standardContextual"/>
        </w:rPr>
        <w:drawing>
          <wp:inline distT="0" distB="0" distL="0" distR="0" wp14:anchorId="1D29A359" wp14:editId="62871FB1">
            <wp:extent cx="5943600" cy="5396865"/>
            <wp:effectExtent l="0" t="0" r="0" b="635"/>
            <wp:docPr id="11922425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42592" name="Picture 1192242592"/>
                    <pic:cNvPicPr/>
                  </pic:nvPicPr>
                  <pic:blipFill>
                    <a:blip r:embed="rId21"/>
                    <a:stretch>
                      <a:fillRect/>
                    </a:stretch>
                  </pic:blipFill>
                  <pic:spPr>
                    <a:xfrm>
                      <a:off x="0" y="0"/>
                      <a:ext cx="5943600" cy="5396865"/>
                    </a:xfrm>
                    <a:prstGeom prst="rect">
                      <a:avLst/>
                    </a:prstGeom>
                  </pic:spPr>
                </pic:pic>
              </a:graphicData>
            </a:graphic>
          </wp:inline>
        </w:drawing>
      </w:r>
      <w:r>
        <w:rPr>
          <w:noProof/>
          <w14:ligatures w14:val="standardContextual"/>
        </w:rPr>
        <w:drawing>
          <wp:inline distT="0" distB="0" distL="0" distR="0" wp14:anchorId="6671522A" wp14:editId="246A0AF9">
            <wp:extent cx="5394116" cy="4897925"/>
            <wp:effectExtent l="0" t="0" r="3810" b="4445"/>
            <wp:docPr id="843840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40328" name="Picture 843840328"/>
                    <pic:cNvPicPr/>
                  </pic:nvPicPr>
                  <pic:blipFill>
                    <a:blip r:embed="rId22"/>
                    <a:stretch>
                      <a:fillRect/>
                    </a:stretch>
                  </pic:blipFill>
                  <pic:spPr>
                    <a:xfrm>
                      <a:off x="0" y="0"/>
                      <a:ext cx="5469625" cy="4966488"/>
                    </a:xfrm>
                    <a:prstGeom prst="rect">
                      <a:avLst/>
                    </a:prstGeom>
                  </pic:spPr>
                </pic:pic>
              </a:graphicData>
            </a:graphic>
          </wp:inline>
        </w:drawing>
      </w:r>
    </w:p>
    <w:sectPr w:rsidR="002B4346" w:rsidRPr="00FE4326" w:rsidSect="00845F4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ian Locke" w:date="2025-09-16T18:24:00Z" w:initials="BL">
    <w:p w14:paraId="08179604" w14:textId="77777777" w:rsidR="004D44AB" w:rsidRDefault="004D44AB" w:rsidP="004D44AB">
      <w:r>
        <w:rPr>
          <w:rStyle w:val="CommentReference"/>
        </w:rPr>
        <w:annotationRef/>
      </w:r>
      <w:r>
        <w:rPr>
          <w:color w:val="F6F6F6"/>
          <w:sz w:val="20"/>
          <w:szCs w:val="20"/>
        </w:rPr>
        <w:t xml:space="preserve">Others mentioned previously – did they contribute? </w:t>
      </w:r>
    </w:p>
    <w:p w14:paraId="0BE2CD8E" w14:textId="77777777" w:rsidR="004D44AB" w:rsidRDefault="004D44AB" w:rsidP="004D44AB">
      <w:r>
        <w:rPr>
          <w:color w:val="F6F6F6"/>
          <w:sz w:val="20"/>
          <w:szCs w:val="20"/>
        </w:rPr>
        <w:t>Boyu</w:t>
      </w:r>
    </w:p>
    <w:p w14:paraId="16F4799C" w14:textId="77777777" w:rsidR="004D44AB" w:rsidRDefault="004D44AB" w:rsidP="004D44AB">
      <w:r>
        <w:rPr>
          <w:color w:val="F6F6F6"/>
          <w:sz w:val="20"/>
          <w:szCs w:val="20"/>
        </w:rPr>
        <w:t>Emma Chua</w:t>
      </w:r>
    </w:p>
    <w:p w14:paraId="3BEA11EA" w14:textId="77777777" w:rsidR="004D44AB" w:rsidRDefault="004D44AB" w:rsidP="004D44AB">
      <w:r>
        <w:rPr>
          <w:color w:val="F6F6F6"/>
          <w:sz w:val="20"/>
          <w:szCs w:val="20"/>
        </w:rPr>
        <w:t>Adriana Coleska</w:t>
      </w:r>
    </w:p>
    <w:p w14:paraId="1DBE1959" w14:textId="77777777" w:rsidR="004D44AB" w:rsidRDefault="004D44AB" w:rsidP="004D44AB">
      <w:r>
        <w:rPr>
          <w:color w:val="F6F6F6"/>
          <w:sz w:val="20"/>
          <w:szCs w:val="20"/>
        </w:rPr>
        <w:t>Ahmad</w:t>
      </w:r>
    </w:p>
    <w:p w14:paraId="04580E82" w14:textId="77777777" w:rsidR="004D44AB" w:rsidRDefault="004D44AB" w:rsidP="004D44AB">
      <w:r>
        <w:rPr>
          <w:sz w:val="20"/>
          <w:szCs w:val="20"/>
        </w:rPr>
        <w:t>-Need to add back in if so</w:t>
      </w:r>
    </w:p>
  </w:comment>
  <w:comment w:id="2" w:author="Brian Locke" w:date="2025-08-27T12:57:00Z" w:initials="BL">
    <w:p w14:paraId="42025A54" w14:textId="2D17C111" w:rsidR="00010565" w:rsidRDefault="00010565" w:rsidP="00010565">
      <w:r>
        <w:rPr>
          <w:rStyle w:val="CommentReference"/>
        </w:rPr>
        <w:annotationRef/>
      </w:r>
      <w:r>
        <w:rPr>
          <w:sz w:val="20"/>
          <w:szCs w:val="20"/>
        </w:rPr>
        <w:t>Lets start adding these as we go</w:t>
      </w:r>
    </w:p>
  </w:comment>
  <w:comment w:id="6" w:author="Brian Locke" w:date="2025-08-27T13:28:00Z" w:initials="BL">
    <w:p w14:paraId="6F3D9644" w14:textId="77777777" w:rsidR="0007680C" w:rsidRDefault="0007680C" w:rsidP="0007680C">
      <w:r>
        <w:rPr>
          <w:rStyle w:val="CommentReference"/>
        </w:rPr>
        <w:annotationRef/>
      </w:r>
      <w:r>
        <w:rPr>
          <w:sz w:val="20"/>
          <w:szCs w:val="20"/>
        </w:rPr>
        <w:t xml:space="preserve">CREDIT statement - </w:t>
      </w:r>
      <w:hyperlink r:id="rId1" w:history="1">
        <w:r w:rsidRPr="00727548">
          <w:rPr>
            <w:rStyle w:val="Hyperlink"/>
            <w:sz w:val="20"/>
            <w:szCs w:val="20"/>
          </w:rPr>
          <w:t>https://www.elsevier.com/researcher/author/policies-and-guidelines/credit-author-statement</w:t>
        </w:r>
      </w:hyperlink>
      <w:r>
        <w:rPr>
          <w:sz w:val="20"/>
          <w:szCs w:val="20"/>
        </w:rPr>
        <w:t xml:space="preserve"> . Begin to fill in what each has done and don't be bashful.</w:t>
      </w:r>
    </w:p>
  </w:comment>
  <w:comment w:id="7" w:author="Brian Locke" w:date="2025-09-17T13:28:00Z" w:initials="BL">
    <w:p w14:paraId="3A300BC4" w14:textId="77777777" w:rsidR="009C33CA" w:rsidRDefault="009C33CA" w:rsidP="009C33CA">
      <w:r>
        <w:rPr>
          <w:rStyle w:val="CommentReference"/>
        </w:rPr>
        <w:annotationRef/>
      </w:r>
      <w:r>
        <w:rPr>
          <w:sz w:val="20"/>
          <w:szCs w:val="20"/>
        </w:rPr>
        <w:t>[ ] TODO: revise</w:t>
      </w:r>
    </w:p>
  </w:comment>
  <w:comment w:id="10" w:author="Brian Locke" w:date="2025-09-17T13:28:00Z" w:initials="BL">
    <w:p w14:paraId="65CC42F5" w14:textId="77777777" w:rsidR="009C33CA" w:rsidRDefault="009C33CA" w:rsidP="009C33CA">
      <w:r>
        <w:rPr>
          <w:rStyle w:val="CommentReference"/>
        </w:rPr>
        <w:annotationRef/>
      </w:r>
      <w:r>
        <w:rPr>
          <w:sz w:val="20"/>
          <w:szCs w:val="20"/>
        </w:rPr>
        <w:t>[ ] TODO: revise</w:t>
      </w:r>
    </w:p>
  </w:comment>
  <w:comment w:id="49" w:author="Brian Locke" w:date="2025-09-17T17:38:00Z" w:initials="BL">
    <w:p w14:paraId="502B5AD8" w14:textId="77777777" w:rsidR="002519FA" w:rsidRDefault="002519FA" w:rsidP="002519FA">
      <w:r>
        <w:rPr>
          <w:rStyle w:val="CommentReference"/>
        </w:rPr>
        <w:annotationRef/>
      </w:r>
      <w:r>
        <w:rPr>
          <w:sz w:val="20"/>
          <w:szCs w:val="20"/>
        </w:rPr>
        <w:t>I think there are other citations here [ ] find them</w:t>
      </w:r>
    </w:p>
  </w:comment>
  <w:comment w:id="55" w:author="Brian Locke [2]" w:date="2025-06-23T21:23:00Z" w:initials="BL">
    <w:p w14:paraId="427F7425" w14:textId="455E0BD2" w:rsidR="00BC13B7" w:rsidRDefault="00BC13B7" w:rsidP="00BC13B7">
      <w:r>
        <w:rPr>
          <w:rStyle w:val="CommentReference"/>
        </w:rPr>
        <w:annotationRef/>
      </w:r>
      <w:r>
        <w:rPr>
          <w:sz w:val="20"/>
          <w:szCs w:val="20"/>
        </w:rPr>
        <w:t>yes! this is good</w:t>
      </w:r>
    </w:p>
  </w:comment>
  <w:comment w:id="56" w:author="Brian Locke [2]" w:date="2025-06-23T21:37:00Z" w:initials="BL">
    <w:p w14:paraId="235D84EA" w14:textId="77777777" w:rsidR="00B65EFC" w:rsidRDefault="00CA027E" w:rsidP="00B65EFC">
      <w:r>
        <w:rPr>
          <w:rStyle w:val="CommentReference"/>
        </w:rPr>
        <w:annotationRef/>
      </w:r>
      <w:r w:rsidR="00B65EFC">
        <w:rPr>
          <w:sz w:val="20"/>
          <w:szCs w:val="20"/>
        </w:rPr>
        <w:t>the potential for more personalized likelihood ratios could substantially augment reasoning about particular situations - melding the “quantiative but average” approach implied by personalized medicine with the more tailored, intuitive reasoning used by masster clinicians - meaning, we often don't have an empirical LR for "THIS SETTING" - but an LLM could generate one, that might be more clinically useful than the "ALL SETTINGS" ones that are often implied in the literature.</w:t>
      </w:r>
    </w:p>
  </w:comment>
  <w:comment w:id="151" w:author="Rohlfsen, Cory J" w:date="2025-08-29T22:51:00Z" w:initials="CR">
    <w:p w14:paraId="6E88FD1A" w14:textId="57C3B4B1" w:rsidR="00430282" w:rsidRDefault="00430282" w:rsidP="00430282">
      <w:pPr>
        <w:pStyle w:val="CommentText"/>
      </w:pPr>
      <w:r>
        <w:rPr>
          <w:rStyle w:val="CommentReference"/>
        </w:rPr>
        <w:annotationRef/>
      </w:r>
      <w:r>
        <w:rPr>
          <w:color w:val="212121"/>
          <w:highlight w:val="white"/>
        </w:rPr>
        <w:t>Ref: Jagannath AD, Dreicer JJ, Penner JC, Dhaliwal G. The cognitive apprenticeship: advancing reasoning education by thinking aloud. Diagnosis (Berl). 2022 Dec 1;10(1):9-12. doi: 10.1515/dx-2022-0043. PMID: 36450097.</w:t>
      </w:r>
      <w:r>
        <w:t xml:space="preserve"> </w:t>
      </w:r>
    </w:p>
  </w:comment>
  <w:comment w:id="306" w:author="Brian Locke [2]" w:date="2025-08-03T19:59:00Z" w:initials="BL">
    <w:p w14:paraId="748A859E" w14:textId="298E3D26" w:rsidR="006A3610" w:rsidRDefault="006A3610" w:rsidP="006A3610">
      <w:r>
        <w:rPr>
          <w:rStyle w:val="CommentReference"/>
        </w:rPr>
        <w:annotationRef/>
      </w:r>
      <w:r>
        <w:rPr>
          <w:sz w:val="20"/>
          <w:szCs w:val="20"/>
        </w:rPr>
        <w:t>I think we could play up this angle substantially</w:t>
      </w:r>
    </w:p>
  </w:comment>
  <w:comment w:id="307" w:author="Brian Locke [2]" w:date="2025-06-23T21:33:00Z" w:initials="BL">
    <w:p w14:paraId="38D10D8A" w14:textId="60CCC27E" w:rsidR="004B2302" w:rsidRDefault="004B2302" w:rsidP="004B2302">
      <w:r>
        <w:rPr>
          <w:rStyle w:val="CommentReference"/>
        </w:rPr>
        <w:annotationRef/>
      </w:r>
      <w:r>
        <w:rPr>
          <w:sz w:val="20"/>
          <w:szCs w:val="20"/>
        </w:rPr>
        <w:t xml:space="preserve">novelty: rather than asking whether LLMs can replace the diagnostic reasoning of clinicians, this work seeks to ask whether LLMs can supplement one of the weakesst links in the chian of reasoning that must occur to support accurate diagnoses. </w:t>
      </w:r>
    </w:p>
  </w:comment>
  <w:comment w:id="314" w:author="Rohlfsen, Cory J" w:date="2025-08-29T23:38:00Z" w:initials="CR">
    <w:p w14:paraId="190CFAE8" w14:textId="77777777" w:rsidR="004F3215" w:rsidRDefault="004F3215" w:rsidP="004F3215">
      <w:pPr>
        <w:pStyle w:val="CommentText"/>
      </w:pPr>
      <w:r>
        <w:rPr>
          <w:rStyle w:val="CommentReference"/>
        </w:rPr>
        <w:annotationRef/>
      </w:r>
      <w:r>
        <w:t>Ref: Raja-Elie, EA, Gin, B, Boscardin, CK. Educational Strategies for Clinical Supervision of Artificial Intelligence Use. NEJM. 2025; 393(8).</w:t>
      </w:r>
    </w:p>
  </w:comment>
  <w:comment w:id="318" w:author="Brian Locke [2]" w:date="2025-06-23T21:30:00Z" w:initials="BL">
    <w:p w14:paraId="2ED75347" w14:textId="0C0A6155" w:rsidR="00222B97" w:rsidRDefault="004B2302" w:rsidP="00222B97">
      <w:r>
        <w:rPr>
          <w:rStyle w:val="CommentReference"/>
        </w:rPr>
        <w:annotationRef/>
      </w:r>
      <w:r w:rsidR="00222B97">
        <w:rPr>
          <w:sz w:val="20"/>
          <w:szCs w:val="20"/>
        </w:rPr>
        <w:t xml:space="preserve">relatedly, capabilities of models change quickly - not always transparent when the models update. </w:t>
      </w:r>
    </w:p>
  </w:comment>
  <w:comment w:id="319" w:author="Brian Locke [2]" w:date="2025-06-23T21:31:00Z" w:initials="BL">
    <w:p w14:paraId="779616BF" w14:textId="363DC0D3" w:rsidR="00B65EFC" w:rsidRDefault="004B2302" w:rsidP="00B65EFC">
      <w:r>
        <w:rPr>
          <w:rStyle w:val="CommentReference"/>
        </w:rPr>
        <w:annotationRef/>
      </w:r>
      <w:r w:rsidR="00B65EFC">
        <w:rPr>
          <w:sz w:val="20"/>
          <w:szCs w:val="20"/>
        </w:rPr>
        <w:t xml:space="preserve">Other limitation, we only used one brand of LLM and did not assess the influence of fine tuning or prompt engineering on performance - so it's possible different models or approaches could do better - future work. </w:t>
      </w:r>
    </w:p>
  </w:comment>
  <w:comment w:id="320" w:author="Rohlfsen, Cory J" w:date="2025-08-29T22:14:00Z" w:initials="CR">
    <w:p w14:paraId="32F35E1C" w14:textId="77777777" w:rsidR="00D905E5" w:rsidRDefault="00D905E5" w:rsidP="00D905E5">
      <w:pPr>
        <w:pStyle w:val="CommentText"/>
      </w:pPr>
      <w:r>
        <w:rPr>
          <w:rStyle w:val="CommentReference"/>
        </w:rPr>
        <w:annotationRef/>
      </w:r>
      <w:r>
        <w:t>Needs wordsmithed</w:t>
      </w:r>
    </w:p>
  </w:comment>
  <w:comment w:id="325" w:author="Brian Locke" w:date="2025-08-28T11:38:00Z" w:initials="BL">
    <w:p w14:paraId="1817A05E" w14:textId="6804F85D" w:rsidR="00B65EFC" w:rsidRDefault="00B65EFC" w:rsidP="00B65EFC">
      <w:r>
        <w:rPr>
          <w:rStyle w:val="CommentReference"/>
        </w:rPr>
        <w:annotationRef/>
      </w:r>
      <w:r>
        <w:rPr>
          <w:sz w:val="20"/>
          <w:szCs w:val="20"/>
        </w:rPr>
        <w:t>we might need to clarify that search wouldn't be helpful for generating novel LRs, but might be helpful for generating few-shot prompts or anchors for reasoning (or searching the literature where emprical estimates exist)</w:t>
      </w:r>
    </w:p>
  </w:comment>
  <w:comment w:id="326" w:author="Rohlfsen, Cory J" w:date="2025-08-29T22:16:00Z" w:initials="CR">
    <w:p w14:paraId="4A4DF3C1" w14:textId="77777777" w:rsidR="00D905E5" w:rsidRDefault="00D905E5" w:rsidP="00D905E5">
      <w:pPr>
        <w:pStyle w:val="CommentText"/>
      </w:pPr>
      <w:r>
        <w:rPr>
          <w:rStyle w:val="CommentReference"/>
        </w:rPr>
        <w:annotationRef/>
      </w:r>
      <w:r>
        <w:t>Great conclusion - well done</w:t>
      </w:r>
    </w:p>
  </w:comment>
  <w:comment w:id="354" w:author="Rohlfsen, Cory J" w:date="2025-08-29T21:18:00Z" w:initials="CR">
    <w:p w14:paraId="63E3E76D" w14:textId="77777777" w:rsidR="000338A7" w:rsidRDefault="000338A7" w:rsidP="000338A7">
      <w:pPr>
        <w:pStyle w:val="CommentText"/>
      </w:pPr>
      <w:r>
        <w:rPr>
          <w:rStyle w:val="CommentReference"/>
        </w:rPr>
        <w:annotationRef/>
      </w:r>
      <w:r>
        <w:t xml:space="preserve">Ref: </w:t>
      </w:r>
      <w:r>
        <w:rPr>
          <w:color w:val="272727"/>
          <w:highlight w:val="white"/>
        </w:rPr>
        <w:t>M. Steyvers, H. Tejeda, G. Kerrigan, P. Smyth. Bayesian modeling of human–AI complementarity, </w:t>
      </w:r>
      <w:r>
        <w:rPr>
          <w:i/>
          <w:iCs/>
          <w:color w:val="272727"/>
          <w:highlight w:val="white"/>
        </w:rPr>
        <w:t>PNAS.</w:t>
      </w:r>
      <w:r>
        <w:rPr>
          <w:color w:val="272727"/>
          <w:highlight w:val="white"/>
        </w:rPr>
        <w:t> 119(11), </w:t>
      </w:r>
      <w:hyperlink r:id="rId2" w:history="1">
        <w:r w:rsidRPr="00A47C8F">
          <w:rPr>
            <w:rStyle w:val="Hyperlink"/>
            <w:highlight w:val="white"/>
          </w:rPr>
          <w:t>https://doi.org/10.1073/pnas.2111547119</w:t>
        </w:r>
      </w:hyperlink>
      <w:r>
        <w:rPr>
          <w:color w:val="272727"/>
          <w:highlight w:val="white"/>
        </w:rPr>
        <w:t> (2022).</w:t>
      </w:r>
    </w:p>
  </w:comment>
  <w:comment w:id="479" w:author="Chong, Paul C" w:date="2025-09-05T17:35:00Z" w:initials="PC">
    <w:p w14:paraId="39321C03" w14:textId="77777777" w:rsidR="000338A7" w:rsidRDefault="000338A7" w:rsidP="000338A7">
      <w:pPr>
        <w:pStyle w:val="CommentText"/>
      </w:pPr>
      <w:r>
        <w:rPr>
          <w:rStyle w:val="CommentReference"/>
        </w:rPr>
        <w:annotationRef/>
      </w:r>
      <w:r>
        <w:t>Goh E, Gallo R, Hom J, et al. Large Language Model Influence on Diagnostic Reasoning: A Randomized Clinical Trial. JAMA Netw Open. 2024;7(10):e2440969. Published 2024 Oct 1. doi:10.1001/jamanetworkopen.2024.40969</w:t>
      </w:r>
    </w:p>
  </w:comment>
  <w:comment w:id="481" w:author="Chong, Paul C" w:date="2025-09-05T17:39:00Z" w:initials="PC">
    <w:p w14:paraId="526969A5" w14:textId="77777777" w:rsidR="000338A7" w:rsidRDefault="000338A7" w:rsidP="000338A7">
      <w:pPr>
        <w:pStyle w:val="CommentText"/>
      </w:pPr>
      <w:r>
        <w:rPr>
          <w:rStyle w:val="CommentReference"/>
        </w:rPr>
        <w:annotationRef/>
      </w:r>
      <w:r>
        <w:rPr>
          <w:color w:val="212121"/>
          <w:highlight w:val="white"/>
        </w:rPr>
        <w:t>Passerini A, Gema A, Minervini P, Sayin B, Tentori K. Fostering effective hybrid human-LLM reasoning and decision making. </w:t>
      </w:r>
      <w:r>
        <w:rPr>
          <w:i/>
          <w:iCs/>
          <w:color w:val="212121"/>
          <w:highlight w:val="white"/>
        </w:rPr>
        <w:t>Front Artif Intell</w:t>
      </w:r>
      <w:r>
        <w:rPr>
          <w:color w:val="212121"/>
          <w:highlight w:val="white"/>
        </w:rPr>
        <w:t>. 2025;7:1464690. Published 2025 Jan 8. doi:10.3389/frai.2024.1464690</w:t>
      </w:r>
      <w:r>
        <w:t xml:space="preserve"> </w:t>
      </w:r>
    </w:p>
  </w:comment>
  <w:comment w:id="483" w:author="Chong, Paul C" w:date="2025-09-05T17:37:00Z" w:initials="PC">
    <w:p w14:paraId="3106AE84" w14:textId="77777777" w:rsidR="000338A7" w:rsidRDefault="000338A7" w:rsidP="000338A7">
      <w:pPr>
        <w:pStyle w:val="CommentText"/>
      </w:pPr>
      <w:r>
        <w:rPr>
          <w:rStyle w:val="CommentReference"/>
        </w:rPr>
        <w:annotationRef/>
      </w:r>
      <w:r>
        <w:rPr>
          <w:color w:val="212121"/>
          <w:highlight w:val="white"/>
        </w:rPr>
        <w:t>Singhal K, Azizi S, Tu T, et al. Large language models encode clinical knowledge. </w:t>
      </w:r>
      <w:r>
        <w:rPr>
          <w:i/>
          <w:iCs/>
          <w:color w:val="212121"/>
          <w:highlight w:val="white"/>
        </w:rPr>
        <w:t>Nature</w:t>
      </w:r>
      <w:r>
        <w:rPr>
          <w:color w:val="212121"/>
          <w:highlight w:val="white"/>
        </w:rPr>
        <w:t>. 2023;620(7972):172-180. doi:10.1038/s41586-023-06291-2</w:t>
      </w:r>
      <w:r>
        <w:t xml:space="preserve"> </w:t>
      </w:r>
    </w:p>
  </w:comment>
  <w:comment w:id="485" w:author="Brian Locke [2]" w:date="2025-06-19T16:27:00Z" w:initials="BL">
    <w:p w14:paraId="714837D8" w14:textId="227FECE4" w:rsidR="0011698A" w:rsidRDefault="0011698A" w:rsidP="0011698A">
      <w:r>
        <w:rPr>
          <w:rStyle w:val="CommentReference"/>
        </w:rPr>
        <w:annotationRef/>
      </w:r>
      <w:r>
        <w:rPr>
          <w:sz w:val="20"/>
          <w:szCs w:val="20"/>
        </w:rPr>
        <w:t xml:space="preserve">Shared zotero library for us to use: </w:t>
      </w:r>
      <w:hyperlink r:id="rId3" w:history="1">
        <w:r w:rsidRPr="009857D2">
          <w:rPr>
            <w:rStyle w:val="Hyperlink"/>
            <w:sz w:val="20"/>
            <w:szCs w:val="20"/>
          </w:rPr>
          <w:t>https://www.zotero.org/groups/6032284/llm_lr_estimation</w:t>
        </w:r>
      </w:hyperlink>
      <w:hyperlink r:id="rId4" w:history="1">
        <w:r w:rsidRPr="009857D2">
          <w:rPr>
            <w:rStyle w:val="Hyperlink"/>
            <w:sz w:val="20"/>
            <w:szCs w:val="20"/>
          </w:rPr>
          <w:t xml:space="preserve"> </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580E82" w15:done="0"/>
  <w15:commentEx w15:paraId="42025A54" w15:done="0"/>
  <w15:commentEx w15:paraId="6F3D9644" w15:done="0"/>
  <w15:commentEx w15:paraId="3A300BC4" w15:done="0"/>
  <w15:commentEx w15:paraId="65CC42F5" w15:done="0"/>
  <w15:commentEx w15:paraId="502B5AD8" w15:done="0"/>
  <w15:commentEx w15:paraId="427F7425" w15:done="0"/>
  <w15:commentEx w15:paraId="235D84EA" w15:paraIdParent="427F7425" w15:done="0"/>
  <w15:commentEx w15:paraId="6E88FD1A" w15:done="1"/>
  <w15:commentEx w15:paraId="748A859E" w15:done="0"/>
  <w15:commentEx w15:paraId="38D10D8A" w15:done="0"/>
  <w15:commentEx w15:paraId="190CFAE8" w15:done="1"/>
  <w15:commentEx w15:paraId="2ED75347" w15:done="0"/>
  <w15:commentEx w15:paraId="779616BF" w15:paraIdParent="2ED75347" w15:done="0"/>
  <w15:commentEx w15:paraId="32F35E1C" w15:done="0"/>
  <w15:commentEx w15:paraId="1817A05E" w15:done="0"/>
  <w15:commentEx w15:paraId="4A4DF3C1" w15:done="0"/>
  <w15:commentEx w15:paraId="63E3E76D" w15:done="1"/>
  <w15:commentEx w15:paraId="39321C03" w15:done="1"/>
  <w15:commentEx w15:paraId="526969A5" w15:done="1"/>
  <w15:commentEx w15:paraId="3106AE84" w15:done="1"/>
  <w15:commentEx w15:paraId="714837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1189BD2" w16cex:dateUtc="2025-09-17T00:24:00Z"/>
  <w16cex:commentExtensible w16cex:durableId="1567C3FF" w16cex:dateUtc="2025-08-27T18:57:00Z"/>
  <w16cex:commentExtensible w16cex:durableId="221B361A" w16cex:dateUtc="2025-08-27T19:28:00Z"/>
  <w16cex:commentExtensible w16cex:durableId="6E94C8B4" w16cex:dateUtc="2025-09-17T19:28:00Z"/>
  <w16cex:commentExtensible w16cex:durableId="09BBA1CC" w16cex:dateUtc="2025-09-17T19:28:00Z"/>
  <w16cex:commentExtensible w16cex:durableId="59A084FC" w16cex:dateUtc="2025-09-17T23:38:00Z"/>
  <w16cex:commentExtensible w16cex:durableId="3A2D7A32" w16cex:dateUtc="2025-06-24T03:23:00Z"/>
  <w16cex:commentExtensible w16cex:durableId="17CAFE6F" w16cex:dateUtc="2025-06-24T03:37:00Z"/>
  <w16cex:commentExtensible w16cex:durableId="51E8CA33" w16cex:dateUtc="2025-08-30T03:51:00Z"/>
  <w16cex:commentExtensible w16cex:durableId="136943CF" w16cex:dateUtc="2025-08-04T01:59:00Z"/>
  <w16cex:commentExtensible w16cex:durableId="7BAEC545" w16cex:dateUtc="2025-06-24T03:33:00Z"/>
  <w16cex:commentExtensible w16cex:durableId="573C7AB4" w16cex:dateUtc="2025-08-30T04:38:00Z"/>
  <w16cex:commentExtensible w16cex:durableId="1C392FB0" w16cex:dateUtc="2025-06-24T03:30:00Z"/>
  <w16cex:commentExtensible w16cex:durableId="12F9C637" w16cex:dateUtc="2025-06-24T03:31:00Z"/>
  <w16cex:commentExtensible w16cex:durableId="472CA9EF" w16cex:dateUtc="2025-08-30T03:14:00Z"/>
  <w16cex:commentExtensible w16cex:durableId="0D93C4E1" w16cex:dateUtc="2025-08-28T17:38:00Z"/>
  <w16cex:commentExtensible w16cex:durableId="6250BC2A" w16cex:dateUtc="2025-08-30T03:16:00Z"/>
  <w16cex:commentExtensible w16cex:durableId="5B2F4B26" w16cex:dateUtc="2025-08-30T02:18:00Z"/>
  <w16cex:commentExtensible w16cex:durableId="395DACAA" w16cex:dateUtc="2025-09-05T21:35:00Z"/>
  <w16cex:commentExtensible w16cex:durableId="7AAF04FB" w16cex:dateUtc="2025-09-05T21:39:00Z"/>
  <w16cex:commentExtensible w16cex:durableId="63BF432E" w16cex:dateUtc="2025-09-05T21:37:00Z"/>
  <w16cex:commentExtensible w16cex:durableId="2BB20ED4" w16cex:dateUtc="2025-06-19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580E82" w16cid:durableId="21189BD2"/>
  <w16cid:commentId w16cid:paraId="42025A54" w16cid:durableId="1567C3FF"/>
  <w16cid:commentId w16cid:paraId="6F3D9644" w16cid:durableId="221B361A"/>
  <w16cid:commentId w16cid:paraId="3A300BC4" w16cid:durableId="6E94C8B4"/>
  <w16cid:commentId w16cid:paraId="65CC42F5" w16cid:durableId="09BBA1CC"/>
  <w16cid:commentId w16cid:paraId="502B5AD8" w16cid:durableId="59A084FC"/>
  <w16cid:commentId w16cid:paraId="427F7425" w16cid:durableId="3A2D7A32"/>
  <w16cid:commentId w16cid:paraId="235D84EA" w16cid:durableId="17CAFE6F"/>
  <w16cid:commentId w16cid:paraId="6E88FD1A" w16cid:durableId="51E8CA33"/>
  <w16cid:commentId w16cid:paraId="748A859E" w16cid:durableId="136943CF"/>
  <w16cid:commentId w16cid:paraId="38D10D8A" w16cid:durableId="7BAEC545"/>
  <w16cid:commentId w16cid:paraId="190CFAE8" w16cid:durableId="573C7AB4"/>
  <w16cid:commentId w16cid:paraId="2ED75347" w16cid:durableId="1C392FB0"/>
  <w16cid:commentId w16cid:paraId="779616BF" w16cid:durableId="12F9C637"/>
  <w16cid:commentId w16cid:paraId="32F35E1C" w16cid:durableId="472CA9EF"/>
  <w16cid:commentId w16cid:paraId="1817A05E" w16cid:durableId="0D93C4E1"/>
  <w16cid:commentId w16cid:paraId="4A4DF3C1" w16cid:durableId="6250BC2A"/>
  <w16cid:commentId w16cid:paraId="63E3E76D" w16cid:durableId="5B2F4B26"/>
  <w16cid:commentId w16cid:paraId="39321C03" w16cid:durableId="395DACAA"/>
  <w16cid:commentId w16cid:paraId="526969A5" w16cid:durableId="7AAF04FB"/>
  <w16cid:commentId w16cid:paraId="3106AE84" w16cid:durableId="63BF432E"/>
  <w16cid:commentId w16cid:paraId="714837D8" w16cid:durableId="2BB20ED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03CE"/>
    <w:multiLevelType w:val="hybridMultilevel"/>
    <w:tmpl w:val="446A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71C8D"/>
    <w:multiLevelType w:val="hybridMultilevel"/>
    <w:tmpl w:val="F9CA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54DB0"/>
    <w:multiLevelType w:val="hybridMultilevel"/>
    <w:tmpl w:val="C766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4136D"/>
    <w:multiLevelType w:val="hybridMultilevel"/>
    <w:tmpl w:val="D6C2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8266D5"/>
    <w:multiLevelType w:val="hybridMultilevel"/>
    <w:tmpl w:val="767E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80063E"/>
    <w:multiLevelType w:val="hybridMultilevel"/>
    <w:tmpl w:val="48B6D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D3145B"/>
    <w:multiLevelType w:val="multilevel"/>
    <w:tmpl w:val="1872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564431">
    <w:abstractNumId w:val="5"/>
  </w:num>
  <w:num w:numId="2" w16cid:durableId="1308437768">
    <w:abstractNumId w:val="6"/>
  </w:num>
  <w:num w:numId="3" w16cid:durableId="295373351">
    <w:abstractNumId w:val="3"/>
  </w:num>
  <w:num w:numId="4" w16cid:durableId="1584028815">
    <w:abstractNumId w:val="2"/>
  </w:num>
  <w:num w:numId="5" w16cid:durableId="1186098725">
    <w:abstractNumId w:val="4"/>
  </w:num>
  <w:num w:numId="6" w16cid:durableId="134418396">
    <w:abstractNumId w:val="1"/>
  </w:num>
  <w:num w:numId="7" w16cid:durableId="140432947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ian Locke">
    <w15:presenceInfo w15:providerId="AD" w15:userId="S::locke@mountainbiometrics.com::3e92e2c1-cba6-4306-8707-a9c18ff46fa4"/>
  </w15:person>
  <w15:person w15:author="Rohlfsen, Cory J">
    <w15:presenceInfo w15:providerId="AD" w15:userId="S::cory.rohlfsen@unmc.edu::a7e7a1f6-691a-40b9-ad16-9e8514a36c10"/>
  </w15:person>
  <w15:person w15:author="Brian Locke [2]">
    <w15:presenceInfo w15:providerId="Windows Live" w15:userId="0f5bdfad153c6e22"/>
  </w15:person>
  <w15:person w15:author="Chong, Paul C">
    <w15:presenceInfo w15:providerId="AD" w15:userId="S::pcchong0926@email.campbell.edu::c40bd249-afaf-45c3-a871-0cdb24e17b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451"/>
    <w:rsid w:val="00001C51"/>
    <w:rsid w:val="00006DF9"/>
    <w:rsid w:val="00010565"/>
    <w:rsid w:val="00010A99"/>
    <w:rsid w:val="000177CE"/>
    <w:rsid w:val="00021BDA"/>
    <w:rsid w:val="00021E32"/>
    <w:rsid w:val="00030F53"/>
    <w:rsid w:val="0003229D"/>
    <w:rsid w:val="000338A7"/>
    <w:rsid w:val="000371AD"/>
    <w:rsid w:val="00051059"/>
    <w:rsid w:val="00054AF9"/>
    <w:rsid w:val="000600AF"/>
    <w:rsid w:val="00061A8B"/>
    <w:rsid w:val="00064BF7"/>
    <w:rsid w:val="00070D6D"/>
    <w:rsid w:val="00074FE9"/>
    <w:rsid w:val="0007680C"/>
    <w:rsid w:val="000819BC"/>
    <w:rsid w:val="000902D7"/>
    <w:rsid w:val="000907D6"/>
    <w:rsid w:val="000974CA"/>
    <w:rsid w:val="000A238E"/>
    <w:rsid w:val="000A51EB"/>
    <w:rsid w:val="000A652E"/>
    <w:rsid w:val="000B2F02"/>
    <w:rsid w:val="000C50A7"/>
    <w:rsid w:val="000C62C2"/>
    <w:rsid w:val="000D3B98"/>
    <w:rsid w:val="000E00D4"/>
    <w:rsid w:val="000E4BF1"/>
    <w:rsid w:val="00105BBF"/>
    <w:rsid w:val="0011263A"/>
    <w:rsid w:val="001130A3"/>
    <w:rsid w:val="0011368B"/>
    <w:rsid w:val="00116126"/>
    <w:rsid w:val="0011698A"/>
    <w:rsid w:val="00122141"/>
    <w:rsid w:val="00124C39"/>
    <w:rsid w:val="001341C9"/>
    <w:rsid w:val="00143695"/>
    <w:rsid w:val="00143AFA"/>
    <w:rsid w:val="00153196"/>
    <w:rsid w:val="001556DF"/>
    <w:rsid w:val="00157771"/>
    <w:rsid w:val="00161154"/>
    <w:rsid w:val="00161DC1"/>
    <w:rsid w:val="0016492D"/>
    <w:rsid w:val="00167C55"/>
    <w:rsid w:val="0017320F"/>
    <w:rsid w:val="00176C8F"/>
    <w:rsid w:val="001776EC"/>
    <w:rsid w:val="00187932"/>
    <w:rsid w:val="00187D5A"/>
    <w:rsid w:val="001969C2"/>
    <w:rsid w:val="001A19B8"/>
    <w:rsid w:val="001A5F43"/>
    <w:rsid w:val="001B780B"/>
    <w:rsid w:val="001C12C5"/>
    <w:rsid w:val="001C70A3"/>
    <w:rsid w:val="001C7BE5"/>
    <w:rsid w:val="001E3381"/>
    <w:rsid w:val="001E7C54"/>
    <w:rsid w:val="001F3904"/>
    <w:rsid w:val="00206BB7"/>
    <w:rsid w:val="00210FF1"/>
    <w:rsid w:val="00212B4C"/>
    <w:rsid w:val="0021600F"/>
    <w:rsid w:val="00222B97"/>
    <w:rsid w:val="00225263"/>
    <w:rsid w:val="00226649"/>
    <w:rsid w:val="00233D7E"/>
    <w:rsid w:val="00234DED"/>
    <w:rsid w:val="0023557E"/>
    <w:rsid w:val="00242AF0"/>
    <w:rsid w:val="002519FA"/>
    <w:rsid w:val="002564F3"/>
    <w:rsid w:val="00265799"/>
    <w:rsid w:val="00265BD9"/>
    <w:rsid w:val="002660AC"/>
    <w:rsid w:val="002761E2"/>
    <w:rsid w:val="002804CE"/>
    <w:rsid w:val="002821A1"/>
    <w:rsid w:val="002903FD"/>
    <w:rsid w:val="0029691D"/>
    <w:rsid w:val="00297567"/>
    <w:rsid w:val="00297B3E"/>
    <w:rsid w:val="002B11C8"/>
    <w:rsid w:val="002B4346"/>
    <w:rsid w:val="002B4A46"/>
    <w:rsid w:val="002B5B7F"/>
    <w:rsid w:val="002C36AA"/>
    <w:rsid w:val="002C3C52"/>
    <w:rsid w:val="002C605C"/>
    <w:rsid w:val="002D15DA"/>
    <w:rsid w:val="002D1638"/>
    <w:rsid w:val="002D334E"/>
    <w:rsid w:val="002E3842"/>
    <w:rsid w:val="002F0A34"/>
    <w:rsid w:val="002F1FB0"/>
    <w:rsid w:val="002F2624"/>
    <w:rsid w:val="002F6132"/>
    <w:rsid w:val="002F6396"/>
    <w:rsid w:val="002F76A9"/>
    <w:rsid w:val="003049E3"/>
    <w:rsid w:val="00307B7C"/>
    <w:rsid w:val="00310D6B"/>
    <w:rsid w:val="00315C61"/>
    <w:rsid w:val="003170E1"/>
    <w:rsid w:val="00322310"/>
    <w:rsid w:val="00332392"/>
    <w:rsid w:val="00332746"/>
    <w:rsid w:val="0033328C"/>
    <w:rsid w:val="00333658"/>
    <w:rsid w:val="00336042"/>
    <w:rsid w:val="00341971"/>
    <w:rsid w:val="00343CDB"/>
    <w:rsid w:val="00353A65"/>
    <w:rsid w:val="00356582"/>
    <w:rsid w:val="00374C10"/>
    <w:rsid w:val="00393D1C"/>
    <w:rsid w:val="00394C68"/>
    <w:rsid w:val="00396A5D"/>
    <w:rsid w:val="003A1F72"/>
    <w:rsid w:val="003A268F"/>
    <w:rsid w:val="003A2AB0"/>
    <w:rsid w:val="003A2C63"/>
    <w:rsid w:val="003A7106"/>
    <w:rsid w:val="003C0664"/>
    <w:rsid w:val="003D09A3"/>
    <w:rsid w:val="003D3318"/>
    <w:rsid w:val="003D5436"/>
    <w:rsid w:val="003D68B9"/>
    <w:rsid w:val="003E2AB1"/>
    <w:rsid w:val="003F6AB8"/>
    <w:rsid w:val="004001E8"/>
    <w:rsid w:val="00400A5F"/>
    <w:rsid w:val="00403AEA"/>
    <w:rsid w:val="0040502C"/>
    <w:rsid w:val="00410985"/>
    <w:rsid w:val="00412604"/>
    <w:rsid w:val="00414160"/>
    <w:rsid w:val="00420A16"/>
    <w:rsid w:val="00421A3E"/>
    <w:rsid w:val="00422006"/>
    <w:rsid w:val="00422C1A"/>
    <w:rsid w:val="00430282"/>
    <w:rsid w:val="0043034F"/>
    <w:rsid w:val="00433B39"/>
    <w:rsid w:val="0043632C"/>
    <w:rsid w:val="004373C4"/>
    <w:rsid w:val="0044198A"/>
    <w:rsid w:val="00441FE8"/>
    <w:rsid w:val="00453BD1"/>
    <w:rsid w:val="00457453"/>
    <w:rsid w:val="004620B8"/>
    <w:rsid w:val="00463170"/>
    <w:rsid w:val="004650B5"/>
    <w:rsid w:val="0046761B"/>
    <w:rsid w:val="00474648"/>
    <w:rsid w:val="004831DD"/>
    <w:rsid w:val="00484961"/>
    <w:rsid w:val="00485C33"/>
    <w:rsid w:val="00490C14"/>
    <w:rsid w:val="00493B51"/>
    <w:rsid w:val="00496B1A"/>
    <w:rsid w:val="004A2212"/>
    <w:rsid w:val="004A3B07"/>
    <w:rsid w:val="004A4A96"/>
    <w:rsid w:val="004A57C6"/>
    <w:rsid w:val="004B1885"/>
    <w:rsid w:val="004B2302"/>
    <w:rsid w:val="004B6E17"/>
    <w:rsid w:val="004B747B"/>
    <w:rsid w:val="004C5DE3"/>
    <w:rsid w:val="004C7BBA"/>
    <w:rsid w:val="004D1DE3"/>
    <w:rsid w:val="004D44AB"/>
    <w:rsid w:val="004D5E5C"/>
    <w:rsid w:val="004E09BF"/>
    <w:rsid w:val="004E3355"/>
    <w:rsid w:val="004F0981"/>
    <w:rsid w:val="004F25C5"/>
    <w:rsid w:val="004F3215"/>
    <w:rsid w:val="004F4245"/>
    <w:rsid w:val="004F493B"/>
    <w:rsid w:val="004F5123"/>
    <w:rsid w:val="00501927"/>
    <w:rsid w:val="00514E76"/>
    <w:rsid w:val="00516EFB"/>
    <w:rsid w:val="00526830"/>
    <w:rsid w:val="00527FDB"/>
    <w:rsid w:val="0053032A"/>
    <w:rsid w:val="005303DC"/>
    <w:rsid w:val="00530A93"/>
    <w:rsid w:val="005328C0"/>
    <w:rsid w:val="00533434"/>
    <w:rsid w:val="005441B8"/>
    <w:rsid w:val="00544802"/>
    <w:rsid w:val="00553A03"/>
    <w:rsid w:val="0055678A"/>
    <w:rsid w:val="005712A8"/>
    <w:rsid w:val="0057281E"/>
    <w:rsid w:val="00573BE1"/>
    <w:rsid w:val="00576278"/>
    <w:rsid w:val="00581FEE"/>
    <w:rsid w:val="0059661B"/>
    <w:rsid w:val="005B2D10"/>
    <w:rsid w:val="005B33AF"/>
    <w:rsid w:val="005B427B"/>
    <w:rsid w:val="005B7178"/>
    <w:rsid w:val="005C1304"/>
    <w:rsid w:val="005C42A3"/>
    <w:rsid w:val="005C4F23"/>
    <w:rsid w:val="005C6FE9"/>
    <w:rsid w:val="005E1AE4"/>
    <w:rsid w:val="005E206D"/>
    <w:rsid w:val="005E3DA5"/>
    <w:rsid w:val="005F1209"/>
    <w:rsid w:val="005F7168"/>
    <w:rsid w:val="006100A4"/>
    <w:rsid w:val="00614660"/>
    <w:rsid w:val="006242C5"/>
    <w:rsid w:val="00625FB3"/>
    <w:rsid w:val="006263F0"/>
    <w:rsid w:val="00630912"/>
    <w:rsid w:val="00631A74"/>
    <w:rsid w:val="006325D3"/>
    <w:rsid w:val="00640C24"/>
    <w:rsid w:val="00642E77"/>
    <w:rsid w:val="0064377C"/>
    <w:rsid w:val="00643B5C"/>
    <w:rsid w:val="006453D4"/>
    <w:rsid w:val="00657680"/>
    <w:rsid w:val="006605B4"/>
    <w:rsid w:val="006645E8"/>
    <w:rsid w:val="00672AE7"/>
    <w:rsid w:val="006733D8"/>
    <w:rsid w:val="00681486"/>
    <w:rsid w:val="00685070"/>
    <w:rsid w:val="006A1C11"/>
    <w:rsid w:val="006A3610"/>
    <w:rsid w:val="006C2A7D"/>
    <w:rsid w:val="006C4D62"/>
    <w:rsid w:val="006C56D0"/>
    <w:rsid w:val="006D24AB"/>
    <w:rsid w:val="006D5464"/>
    <w:rsid w:val="006E0680"/>
    <w:rsid w:val="006E0695"/>
    <w:rsid w:val="006E2B25"/>
    <w:rsid w:val="00703F3A"/>
    <w:rsid w:val="007117B2"/>
    <w:rsid w:val="00713A15"/>
    <w:rsid w:val="00731A37"/>
    <w:rsid w:val="007338A4"/>
    <w:rsid w:val="00734A24"/>
    <w:rsid w:val="0073691A"/>
    <w:rsid w:val="0073774E"/>
    <w:rsid w:val="00737981"/>
    <w:rsid w:val="00753FE7"/>
    <w:rsid w:val="00755FCF"/>
    <w:rsid w:val="0076433E"/>
    <w:rsid w:val="00770374"/>
    <w:rsid w:val="0077041D"/>
    <w:rsid w:val="007770A0"/>
    <w:rsid w:val="00777EA8"/>
    <w:rsid w:val="00786358"/>
    <w:rsid w:val="007868C7"/>
    <w:rsid w:val="007946AA"/>
    <w:rsid w:val="007A227B"/>
    <w:rsid w:val="007A3F51"/>
    <w:rsid w:val="007A4C6B"/>
    <w:rsid w:val="007A5AC7"/>
    <w:rsid w:val="007A610B"/>
    <w:rsid w:val="007A63A3"/>
    <w:rsid w:val="007B11D3"/>
    <w:rsid w:val="007B1981"/>
    <w:rsid w:val="007B47CE"/>
    <w:rsid w:val="007B5743"/>
    <w:rsid w:val="007C106C"/>
    <w:rsid w:val="007C2182"/>
    <w:rsid w:val="007C3520"/>
    <w:rsid w:val="007E68B0"/>
    <w:rsid w:val="0080261A"/>
    <w:rsid w:val="00802F17"/>
    <w:rsid w:val="0080499F"/>
    <w:rsid w:val="00812C3F"/>
    <w:rsid w:val="00815FB5"/>
    <w:rsid w:val="00823C7E"/>
    <w:rsid w:val="00834480"/>
    <w:rsid w:val="00835B09"/>
    <w:rsid w:val="008363E4"/>
    <w:rsid w:val="00836639"/>
    <w:rsid w:val="00841D58"/>
    <w:rsid w:val="008423A2"/>
    <w:rsid w:val="00842A1B"/>
    <w:rsid w:val="008452D5"/>
    <w:rsid w:val="00845F4B"/>
    <w:rsid w:val="008504B5"/>
    <w:rsid w:val="008577D7"/>
    <w:rsid w:val="00864C74"/>
    <w:rsid w:val="00873C3B"/>
    <w:rsid w:val="00876D59"/>
    <w:rsid w:val="00877510"/>
    <w:rsid w:val="0088161B"/>
    <w:rsid w:val="0088196C"/>
    <w:rsid w:val="00881CB8"/>
    <w:rsid w:val="00885C0C"/>
    <w:rsid w:val="0088707E"/>
    <w:rsid w:val="0089305E"/>
    <w:rsid w:val="008A7E27"/>
    <w:rsid w:val="008B0B6B"/>
    <w:rsid w:val="008C0D59"/>
    <w:rsid w:val="008C33A4"/>
    <w:rsid w:val="008C4085"/>
    <w:rsid w:val="008C4713"/>
    <w:rsid w:val="008C6D81"/>
    <w:rsid w:val="008D7538"/>
    <w:rsid w:val="008E1E7B"/>
    <w:rsid w:val="008F0294"/>
    <w:rsid w:val="008F52BE"/>
    <w:rsid w:val="00902E40"/>
    <w:rsid w:val="00906A13"/>
    <w:rsid w:val="009215F9"/>
    <w:rsid w:val="0092442B"/>
    <w:rsid w:val="009328FB"/>
    <w:rsid w:val="00944A7C"/>
    <w:rsid w:val="0094568A"/>
    <w:rsid w:val="009506AE"/>
    <w:rsid w:val="009525E7"/>
    <w:rsid w:val="00953093"/>
    <w:rsid w:val="00956E13"/>
    <w:rsid w:val="00970210"/>
    <w:rsid w:val="009709D0"/>
    <w:rsid w:val="009716E4"/>
    <w:rsid w:val="00974B74"/>
    <w:rsid w:val="0097542F"/>
    <w:rsid w:val="00976AD8"/>
    <w:rsid w:val="009837BC"/>
    <w:rsid w:val="00991406"/>
    <w:rsid w:val="0099408C"/>
    <w:rsid w:val="009A0F5F"/>
    <w:rsid w:val="009A1508"/>
    <w:rsid w:val="009A373E"/>
    <w:rsid w:val="009A6324"/>
    <w:rsid w:val="009B3B34"/>
    <w:rsid w:val="009B4041"/>
    <w:rsid w:val="009B4D52"/>
    <w:rsid w:val="009B585D"/>
    <w:rsid w:val="009B6E1B"/>
    <w:rsid w:val="009C33CA"/>
    <w:rsid w:val="009C4E6D"/>
    <w:rsid w:val="009D0611"/>
    <w:rsid w:val="009D1C2B"/>
    <w:rsid w:val="009D6623"/>
    <w:rsid w:val="009E3223"/>
    <w:rsid w:val="009F0D1E"/>
    <w:rsid w:val="009F3B0A"/>
    <w:rsid w:val="00A07FCB"/>
    <w:rsid w:val="00A256C9"/>
    <w:rsid w:val="00A31115"/>
    <w:rsid w:val="00A51BAA"/>
    <w:rsid w:val="00A5255E"/>
    <w:rsid w:val="00A61560"/>
    <w:rsid w:val="00A62D76"/>
    <w:rsid w:val="00A642A6"/>
    <w:rsid w:val="00A6592C"/>
    <w:rsid w:val="00A75861"/>
    <w:rsid w:val="00A83AC1"/>
    <w:rsid w:val="00A84CE4"/>
    <w:rsid w:val="00A93F9D"/>
    <w:rsid w:val="00AA204B"/>
    <w:rsid w:val="00AA2680"/>
    <w:rsid w:val="00AA6D6F"/>
    <w:rsid w:val="00AB0CDC"/>
    <w:rsid w:val="00AB3C7B"/>
    <w:rsid w:val="00AB73A1"/>
    <w:rsid w:val="00AC2EB7"/>
    <w:rsid w:val="00AC6894"/>
    <w:rsid w:val="00AE12F2"/>
    <w:rsid w:val="00AE1451"/>
    <w:rsid w:val="00AE6D23"/>
    <w:rsid w:val="00AF1C71"/>
    <w:rsid w:val="00AF2CC2"/>
    <w:rsid w:val="00AF3ABF"/>
    <w:rsid w:val="00B125D3"/>
    <w:rsid w:val="00B14130"/>
    <w:rsid w:val="00B20E59"/>
    <w:rsid w:val="00B234AD"/>
    <w:rsid w:val="00B305D5"/>
    <w:rsid w:val="00B32BEA"/>
    <w:rsid w:val="00B3334A"/>
    <w:rsid w:val="00B35B02"/>
    <w:rsid w:val="00B426A6"/>
    <w:rsid w:val="00B433FB"/>
    <w:rsid w:val="00B47C2D"/>
    <w:rsid w:val="00B53098"/>
    <w:rsid w:val="00B531A9"/>
    <w:rsid w:val="00B55B7E"/>
    <w:rsid w:val="00B6161F"/>
    <w:rsid w:val="00B61E40"/>
    <w:rsid w:val="00B65EFC"/>
    <w:rsid w:val="00B774DD"/>
    <w:rsid w:val="00B86B7C"/>
    <w:rsid w:val="00B86FDE"/>
    <w:rsid w:val="00B916DD"/>
    <w:rsid w:val="00B921C3"/>
    <w:rsid w:val="00B9296A"/>
    <w:rsid w:val="00B947F4"/>
    <w:rsid w:val="00BA3BA7"/>
    <w:rsid w:val="00BA5E73"/>
    <w:rsid w:val="00BA6903"/>
    <w:rsid w:val="00BA73AF"/>
    <w:rsid w:val="00BB7855"/>
    <w:rsid w:val="00BC13B7"/>
    <w:rsid w:val="00BC5475"/>
    <w:rsid w:val="00BD57DB"/>
    <w:rsid w:val="00BE5DE3"/>
    <w:rsid w:val="00BE6FC6"/>
    <w:rsid w:val="00C039C6"/>
    <w:rsid w:val="00C07476"/>
    <w:rsid w:val="00C14312"/>
    <w:rsid w:val="00C24B5F"/>
    <w:rsid w:val="00C253BC"/>
    <w:rsid w:val="00C3431E"/>
    <w:rsid w:val="00C3798A"/>
    <w:rsid w:val="00C4063A"/>
    <w:rsid w:val="00C46037"/>
    <w:rsid w:val="00C52266"/>
    <w:rsid w:val="00C551A4"/>
    <w:rsid w:val="00C61E8A"/>
    <w:rsid w:val="00C63E93"/>
    <w:rsid w:val="00C746E0"/>
    <w:rsid w:val="00C761D8"/>
    <w:rsid w:val="00C77138"/>
    <w:rsid w:val="00C77190"/>
    <w:rsid w:val="00C85D64"/>
    <w:rsid w:val="00C9138B"/>
    <w:rsid w:val="00CA027E"/>
    <w:rsid w:val="00CB2725"/>
    <w:rsid w:val="00CB44AB"/>
    <w:rsid w:val="00CD1CF2"/>
    <w:rsid w:val="00CD230F"/>
    <w:rsid w:val="00CD69E8"/>
    <w:rsid w:val="00CF1C63"/>
    <w:rsid w:val="00CF3216"/>
    <w:rsid w:val="00CF47CE"/>
    <w:rsid w:val="00D04BD0"/>
    <w:rsid w:val="00D15A77"/>
    <w:rsid w:val="00D20FC7"/>
    <w:rsid w:val="00D30098"/>
    <w:rsid w:val="00D31592"/>
    <w:rsid w:val="00D330F6"/>
    <w:rsid w:val="00D373EE"/>
    <w:rsid w:val="00D40828"/>
    <w:rsid w:val="00D43706"/>
    <w:rsid w:val="00D53802"/>
    <w:rsid w:val="00D6245A"/>
    <w:rsid w:val="00D639F1"/>
    <w:rsid w:val="00D700A2"/>
    <w:rsid w:val="00D740BD"/>
    <w:rsid w:val="00D8035C"/>
    <w:rsid w:val="00D85647"/>
    <w:rsid w:val="00D86C88"/>
    <w:rsid w:val="00D905E5"/>
    <w:rsid w:val="00D91789"/>
    <w:rsid w:val="00D91F4E"/>
    <w:rsid w:val="00D9740E"/>
    <w:rsid w:val="00DA3633"/>
    <w:rsid w:val="00DA574C"/>
    <w:rsid w:val="00DB037B"/>
    <w:rsid w:val="00DB0D50"/>
    <w:rsid w:val="00DB1815"/>
    <w:rsid w:val="00DC1371"/>
    <w:rsid w:val="00DC3699"/>
    <w:rsid w:val="00DC40F6"/>
    <w:rsid w:val="00DD6184"/>
    <w:rsid w:val="00DD794A"/>
    <w:rsid w:val="00DE4B5D"/>
    <w:rsid w:val="00DE4F10"/>
    <w:rsid w:val="00DF1BAF"/>
    <w:rsid w:val="00DF70D7"/>
    <w:rsid w:val="00E00455"/>
    <w:rsid w:val="00E02491"/>
    <w:rsid w:val="00E04093"/>
    <w:rsid w:val="00E170DB"/>
    <w:rsid w:val="00E216A2"/>
    <w:rsid w:val="00E3198E"/>
    <w:rsid w:val="00E369EE"/>
    <w:rsid w:val="00E37EE9"/>
    <w:rsid w:val="00E4190A"/>
    <w:rsid w:val="00E41C8B"/>
    <w:rsid w:val="00E46217"/>
    <w:rsid w:val="00E519AE"/>
    <w:rsid w:val="00E55136"/>
    <w:rsid w:val="00E553BA"/>
    <w:rsid w:val="00E57F3C"/>
    <w:rsid w:val="00E641BE"/>
    <w:rsid w:val="00E65C33"/>
    <w:rsid w:val="00E67BCB"/>
    <w:rsid w:val="00E74565"/>
    <w:rsid w:val="00E82102"/>
    <w:rsid w:val="00E83BEE"/>
    <w:rsid w:val="00E95A18"/>
    <w:rsid w:val="00EA35CE"/>
    <w:rsid w:val="00EA3773"/>
    <w:rsid w:val="00EA72EF"/>
    <w:rsid w:val="00EA7A20"/>
    <w:rsid w:val="00EC3C59"/>
    <w:rsid w:val="00EE0649"/>
    <w:rsid w:val="00EE220D"/>
    <w:rsid w:val="00EF49C8"/>
    <w:rsid w:val="00EF65E9"/>
    <w:rsid w:val="00F011E2"/>
    <w:rsid w:val="00F07501"/>
    <w:rsid w:val="00F16321"/>
    <w:rsid w:val="00F40EDC"/>
    <w:rsid w:val="00F44FCC"/>
    <w:rsid w:val="00F63920"/>
    <w:rsid w:val="00F66FC3"/>
    <w:rsid w:val="00F73478"/>
    <w:rsid w:val="00F81721"/>
    <w:rsid w:val="00F823EC"/>
    <w:rsid w:val="00F826A8"/>
    <w:rsid w:val="00F84196"/>
    <w:rsid w:val="00F84296"/>
    <w:rsid w:val="00F90F7F"/>
    <w:rsid w:val="00F9229F"/>
    <w:rsid w:val="00FA0F6E"/>
    <w:rsid w:val="00FA5955"/>
    <w:rsid w:val="00FB25B9"/>
    <w:rsid w:val="00FB27AF"/>
    <w:rsid w:val="00FB4A7D"/>
    <w:rsid w:val="00FB5CBE"/>
    <w:rsid w:val="00FC1DCB"/>
    <w:rsid w:val="00FC2B7D"/>
    <w:rsid w:val="00FC3AEF"/>
    <w:rsid w:val="00FC46F8"/>
    <w:rsid w:val="00FC70A7"/>
    <w:rsid w:val="00FC765E"/>
    <w:rsid w:val="00FD026E"/>
    <w:rsid w:val="00FD049D"/>
    <w:rsid w:val="00FD2062"/>
    <w:rsid w:val="00FD57AA"/>
    <w:rsid w:val="00FD76E2"/>
    <w:rsid w:val="00FD794F"/>
    <w:rsid w:val="00FE0466"/>
    <w:rsid w:val="00FE4326"/>
    <w:rsid w:val="00FE43AD"/>
    <w:rsid w:val="00FE53D6"/>
    <w:rsid w:val="00FF6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BE12"/>
  <w15:chartTrackingRefBased/>
  <w15:docId w15:val="{BAC17BAE-086E-9D4D-B76F-D88385545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89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26649"/>
    <w:pPr>
      <w:keepNext/>
      <w:keepLines/>
      <w:outlineLvl w:val="0"/>
    </w:pPr>
    <w:rPr>
      <w:rFonts w:eastAsiaTheme="majorEastAsia" w:cstheme="majorBidi"/>
      <w:b/>
      <w:color w:val="0D0D0D" w:themeColor="text1" w:themeTint="F2"/>
      <w:szCs w:val="40"/>
    </w:rPr>
  </w:style>
  <w:style w:type="paragraph" w:styleId="Heading2">
    <w:name w:val="heading 2"/>
    <w:basedOn w:val="Normal"/>
    <w:next w:val="Normal"/>
    <w:link w:val="Heading2Char"/>
    <w:uiPriority w:val="9"/>
    <w:unhideWhenUsed/>
    <w:qFormat/>
    <w:rsid w:val="00B531A9"/>
    <w:pPr>
      <w:keepNext/>
      <w:keepLines/>
      <w:outlineLvl w:val="1"/>
    </w:pPr>
    <w:rPr>
      <w:rFonts w:eastAsiaTheme="majorEastAsia" w:cstheme="majorBidi"/>
      <w:color w:val="000000" w:themeColor="text1"/>
      <w:szCs w:val="32"/>
      <w:u w:val="single"/>
    </w:rPr>
  </w:style>
  <w:style w:type="paragraph" w:styleId="Heading3">
    <w:name w:val="heading 3"/>
    <w:basedOn w:val="Normal"/>
    <w:next w:val="Normal"/>
    <w:link w:val="Heading3Char"/>
    <w:uiPriority w:val="9"/>
    <w:unhideWhenUsed/>
    <w:qFormat/>
    <w:rsid w:val="00631A74"/>
    <w:pPr>
      <w:keepNext/>
      <w:keepLines/>
      <w:outlineLvl w:val="2"/>
    </w:pPr>
    <w:rPr>
      <w:rFonts w:eastAsiaTheme="majorEastAsia" w:cstheme="majorBidi"/>
      <w:i/>
      <w:color w:val="000000" w:themeColor="text1"/>
      <w:szCs w:val="28"/>
    </w:rPr>
  </w:style>
  <w:style w:type="paragraph" w:styleId="Heading4">
    <w:name w:val="heading 4"/>
    <w:basedOn w:val="Normal"/>
    <w:next w:val="Normal"/>
    <w:link w:val="Heading4Char"/>
    <w:uiPriority w:val="9"/>
    <w:semiHidden/>
    <w:unhideWhenUsed/>
    <w:qFormat/>
    <w:rsid w:val="00AE1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45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45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45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45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649"/>
    <w:rPr>
      <w:rFonts w:ascii="Times New Roman" w:eastAsiaTheme="majorEastAsia" w:hAnsi="Times New Roman" w:cstheme="majorBidi"/>
      <w:b/>
      <w:color w:val="0D0D0D" w:themeColor="text1" w:themeTint="F2"/>
      <w:kern w:val="0"/>
      <w:szCs w:val="40"/>
      <w:lang w:val="en"/>
      <w14:ligatures w14:val="none"/>
    </w:rPr>
  </w:style>
  <w:style w:type="character" w:customStyle="1" w:styleId="Heading2Char">
    <w:name w:val="Heading 2 Char"/>
    <w:basedOn w:val="DefaultParagraphFont"/>
    <w:link w:val="Heading2"/>
    <w:uiPriority w:val="9"/>
    <w:rsid w:val="00B531A9"/>
    <w:rPr>
      <w:rFonts w:ascii="Times New Roman" w:eastAsiaTheme="majorEastAsia" w:hAnsi="Times New Roman" w:cstheme="majorBidi"/>
      <w:color w:val="000000" w:themeColor="text1"/>
      <w:kern w:val="0"/>
      <w:szCs w:val="32"/>
      <w:u w:val="single"/>
      <w14:ligatures w14:val="none"/>
    </w:rPr>
  </w:style>
  <w:style w:type="character" w:customStyle="1" w:styleId="Heading3Char">
    <w:name w:val="Heading 3 Char"/>
    <w:basedOn w:val="DefaultParagraphFont"/>
    <w:link w:val="Heading3"/>
    <w:uiPriority w:val="9"/>
    <w:rsid w:val="00631A74"/>
    <w:rPr>
      <w:rFonts w:ascii="Times New Roman" w:eastAsiaTheme="majorEastAsia" w:hAnsi="Times New Roman" w:cstheme="majorBidi"/>
      <w:i/>
      <w:color w:val="000000" w:themeColor="text1"/>
      <w:kern w:val="0"/>
      <w:szCs w:val="28"/>
      <w14:ligatures w14:val="none"/>
    </w:rPr>
  </w:style>
  <w:style w:type="character" w:customStyle="1" w:styleId="Heading4Char">
    <w:name w:val="Heading 4 Char"/>
    <w:basedOn w:val="DefaultParagraphFont"/>
    <w:link w:val="Heading4"/>
    <w:uiPriority w:val="9"/>
    <w:semiHidden/>
    <w:rsid w:val="00AE1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451"/>
    <w:rPr>
      <w:rFonts w:eastAsiaTheme="majorEastAsia" w:cstheme="majorBidi"/>
      <w:color w:val="272727" w:themeColor="text1" w:themeTint="D8"/>
    </w:rPr>
  </w:style>
  <w:style w:type="paragraph" w:styleId="Title">
    <w:name w:val="Title"/>
    <w:basedOn w:val="Normal"/>
    <w:next w:val="Normal"/>
    <w:link w:val="TitleChar"/>
    <w:uiPriority w:val="10"/>
    <w:qFormat/>
    <w:rsid w:val="00AE14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451"/>
    <w:rPr>
      <w:rFonts w:eastAsiaTheme="majorEastAsia" w:cstheme="majorBidi"/>
      <w:color w:val="595959" w:themeColor="text1" w:themeTint="A6"/>
      <w:spacing w:val="15"/>
      <w:sz w:val="28"/>
      <w:szCs w:val="28"/>
    </w:rPr>
  </w:style>
  <w:style w:type="paragraph" w:styleId="Quote">
    <w:name w:val="Quote"/>
    <w:aliases w:val="Code"/>
    <w:basedOn w:val="Normal"/>
    <w:next w:val="Normal"/>
    <w:link w:val="QuoteChar"/>
    <w:uiPriority w:val="29"/>
    <w:qFormat/>
    <w:rsid w:val="00AA2680"/>
    <w:pPr>
      <w:ind w:left="720"/>
    </w:pPr>
    <w:rPr>
      <w:rFonts w:ascii="Consolas" w:hAnsi="Consolas"/>
      <w:iCs/>
      <w:color w:val="000000" w:themeColor="text1"/>
      <w:sz w:val="20"/>
    </w:rPr>
  </w:style>
  <w:style w:type="character" w:customStyle="1" w:styleId="QuoteChar">
    <w:name w:val="Quote Char"/>
    <w:aliases w:val="Code Char"/>
    <w:basedOn w:val="DefaultParagraphFont"/>
    <w:link w:val="Quote"/>
    <w:uiPriority w:val="29"/>
    <w:rsid w:val="00AA2680"/>
    <w:rPr>
      <w:rFonts w:ascii="Consolas" w:eastAsia="Times New Roman" w:hAnsi="Consolas" w:cs="Times New Roman"/>
      <w:iCs/>
      <w:color w:val="000000" w:themeColor="text1"/>
      <w:kern w:val="0"/>
      <w:sz w:val="20"/>
      <w14:ligatures w14:val="none"/>
    </w:rPr>
  </w:style>
  <w:style w:type="paragraph" w:styleId="ListParagraph">
    <w:name w:val="List Paragraph"/>
    <w:basedOn w:val="Normal"/>
    <w:uiPriority w:val="34"/>
    <w:qFormat/>
    <w:rsid w:val="00AE1451"/>
    <w:pPr>
      <w:ind w:left="720"/>
      <w:contextualSpacing/>
    </w:pPr>
  </w:style>
  <w:style w:type="character" w:styleId="IntenseEmphasis">
    <w:name w:val="Intense Emphasis"/>
    <w:basedOn w:val="DefaultParagraphFont"/>
    <w:uiPriority w:val="21"/>
    <w:qFormat/>
    <w:rsid w:val="00AE1451"/>
    <w:rPr>
      <w:i/>
      <w:iCs/>
      <w:color w:val="0F4761" w:themeColor="accent1" w:themeShade="BF"/>
    </w:rPr>
  </w:style>
  <w:style w:type="paragraph" w:styleId="IntenseQuote">
    <w:name w:val="Intense Quote"/>
    <w:basedOn w:val="Normal"/>
    <w:next w:val="Normal"/>
    <w:link w:val="IntenseQuoteChar"/>
    <w:uiPriority w:val="30"/>
    <w:qFormat/>
    <w:rsid w:val="00AE1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451"/>
    <w:rPr>
      <w:i/>
      <w:iCs/>
      <w:color w:val="0F4761" w:themeColor="accent1" w:themeShade="BF"/>
    </w:rPr>
  </w:style>
  <w:style w:type="character" w:styleId="IntenseReference">
    <w:name w:val="Intense Reference"/>
    <w:basedOn w:val="DefaultParagraphFont"/>
    <w:uiPriority w:val="32"/>
    <w:qFormat/>
    <w:rsid w:val="00AE1451"/>
    <w:rPr>
      <w:b/>
      <w:bCs/>
      <w:smallCaps/>
      <w:color w:val="0F4761" w:themeColor="accent1" w:themeShade="BF"/>
      <w:spacing w:val="5"/>
    </w:rPr>
  </w:style>
  <w:style w:type="paragraph" w:styleId="Revision">
    <w:name w:val="Revision"/>
    <w:hidden/>
    <w:uiPriority w:val="99"/>
    <w:semiHidden/>
    <w:rsid w:val="00105BBF"/>
    <w:pPr>
      <w:spacing w:after="0" w:line="240" w:lineRule="auto"/>
    </w:pPr>
    <w:rPr>
      <w:rFonts w:ascii="Arial" w:eastAsia="Arial" w:hAnsi="Arial" w:cs="Arial"/>
      <w:kern w:val="0"/>
      <w:sz w:val="22"/>
      <w:szCs w:val="22"/>
      <w:lang w:val="en"/>
      <w14:ligatures w14:val="none"/>
    </w:rPr>
  </w:style>
  <w:style w:type="character" w:styleId="CommentReference">
    <w:name w:val="annotation reference"/>
    <w:basedOn w:val="DefaultParagraphFont"/>
    <w:uiPriority w:val="99"/>
    <w:semiHidden/>
    <w:unhideWhenUsed/>
    <w:rsid w:val="00226649"/>
    <w:rPr>
      <w:sz w:val="16"/>
      <w:szCs w:val="16"/>
    </w:rPr>
  </w:style>
  <w:style w:type="paragraph" w:styleId="CommentText">
    <w:name w:val="annotation text"/>
    <w:basedOn w:val="Normal"/>
    <w:link w:val="CommentTextChar"/>
    <w:uiPriority w:val="99"/>
    <w:unhideWhenUsed/>
    <w:rsid w:val="00226649"/>
    <w:rPr>
      <w:sz w:val="20"/>
      <w:szCs w:val="20"/>
    </w:rPr>
  </w:style>
  <w:style w:type="character" w:customStyle="1" w:styleId="CommentTextChar">
    <w:name w:val="Comment Text Char"/>
    <w:basedOn w:val="DefaultParagraphFont"/>
    <w:link w:val="CommentText"/>
    <w:uiPriority w:val="99"/>
    <w:rsid w:val="00226649"/>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226649"/>
    <w:rPr>
      <w:b/>
      <w:bCs/>
    </w:rPr>
  </w:style>
  <w:style w:type="character" w:customStyle="1" w:styleId="CommentSubjectChar">
    <w:name w:val="Comment Subject Char"/>
    <w:basedOn w:val="CommentTextChar"/>
    <w:link w:val="CommentSubject"/>
    <w:uiPriority w:val="99"/>
    <w:semiHidden/>
    <w:rsid w:val="00226649"/>
    <w:rPr>
      <w:rFonts w:ascii="Arial" w:eastAsia="Arial" w:hAnsi="Arial" w:cs="Arial"/>
      <w:b/>
      <w:bCs/>
      <w:kern w:val="0"/>
      <w:sz w:val="20"/>
      <w:szCs w:val="20"/>
      <w:lang w:val="en"/>
      <w14:ligatures w14:val="none"/>
    </w:rPr>
  </w:style>
  <w:style w:type="character" w:styleId="Hyperlink">
    <w:name w:val="Hyperlink"/>
    <w:basedOn w:val="DefaultParagraphFont"/>
    <w:uiPriority w:val="99"/>
    <w:unhideWhenUsed/>
    <w:rsid w:val="0011698A"/>
    <w:rPr>
      <w:color w:val="467886" w:themeColor="hyperlink"/>
      <w:u w:val="single"/>
    </w:rPr>
  </w:style>
  <w:style w:type="character" w:styleId="UnresolvedMention">
    <w:name w:val="Unresolved Mention"/>
    <w:basedOn w:val="DefaultParagraphFont"/>
    <w:uiPriority w:val="99"/>
    <w:semiHidden/>
    <w:unhideWhenUsed/>
    <w:rsid w:val="0011698A"/>
    <w:rPr>
      <w:color w:val="605E5C"/>
      <w:shd w:val="clear" w:color="auto" w:fill="E1DFDD"/>
    </w:rPr>
  </w:style>
  <w:style w:type="paragraph" w:customStyle="1" w:styleId="p1">
    <w:name w:val="p1"/>
    <w:basedOn w:val="Normal"/>
    <w:rsid w:val="00FC1DCB"/>
    <w:pPr>
      <w:spacing w:before="100" w:beforeAutospacing="1" w:after="100" w:afterAutospacing="1"/>
    </w:pPr>
  </w:style>
  <w:style w:type="character" w:customStyle="1" w:styleId="apple-converted-space">
    <w:name w:val="apple-converted-space"/>
    <w:basedOn w:val="DefaultParagraphFont"/>
    <w:rsid w:val="00FC1DCB"/>
  </w:style>
  <w:style w:type="paragraph" w:customStyle="1" w:styleId="p3">
    <w:name w:val="p3"/>
    <w:basedOn w:val="Normal"/>
    <w:rsid w:val="004001E8"/>
    <w:pPr>
      <w:spacing w:before="100" w:beforeAutospacing="1" w:after="100" w:afterAutospacing="1"/>
    </w:pPr>
  </w:style>
  <w:style w:type="character" w:customStyle="1" w:styleId="s2">
    <w:name w:val="s2"/>
    <w:basedOn w:val="DefaultParagraphFont"/>
    <w:rsid w:val="004001E8"/>
  </w:style>
  <w:style w:type="table" w:styleId="TableGrid">
    <w:name w:val="Table Grid"/>
    <w:basedOn w:val="TableNormal"/>
    <w:uiPriority w:val="59"/>
    <w:rsid w:val="005C6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Normal"/>
    <w:rsid w:val="00394C68"/>
    <w:pPr>
      <w:spacing w:before="100" w:beforeAutospacing="1" w:after="100" w:afterAutospacing="1"/>
    </w:pPr>
  </w:style>
  <w:style w:type="character" w:customStyle="1" w:styleId="s1">
    <w:name w:val="s1"/>
    <w:basedOn w:val="DefaultParagraphFont"/>
    <w:rsid w:val="00394C68"/>
  </w:style>
  <w:style w:type="character" w:styleId="FollowedHyperlink">
    <w:name w:val="FollowedHyperlink"/>
    <w:basedOn w:val="DefaultParagraphFont"/>
    <w:uiPriority w:val="99"/>
    <w:semiHidden/>
    <w:unhideWhenUsed/>
    <w:rsid w:val="00010565"/>
    <w:rPr>
      <w:color w:val="96607D" w:themeColor="followedHyperlink"/>
      <w:u w:val="single"/>
    </w:rPr>
  </w:style>
  <w:style w:type="character" w:customStyle="1" w:styleId="s3">
    <w:name w:val="s3"/>
    <w:basedOn w:val="DefaultParagraphFont"/>
    <w:rsid w:val="00A84CE4"/>
  </w:style>
  <w:style w:type="table" w:styleId="PlainTable1">
    <w:name w:val="Plain Table 1"/>
    <w:basedOn w:val="TableNormal"/>
    <w:uiPriority w:val="41"/>
    <w:rsid w:val="00B125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125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B125D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125D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B125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222B97"/>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5437">
      <w:bodyDiv w:val="1"/>
      <w:marLeft w:val="0"/>
      <w:marRight w:val="0"/>
      <w:marTop w:val="0"/>
      <w:marBottom w:val="0"/>
      <w:divBdr>
        <w:top w:val="none" w:sz="0" w:space="0" w:color="auto"/>
        <w:left w:val="none" w:sz="0" w:space="0" w:color="auto"/>
        <w:bottom w:val="none" w:sz="0" w:space="0" w:color="auto"/>
        <w:right w:val="none" w:sz="0" w:space="0" w:color="auto"/>
      </w:divBdr>
      <w:divsChild>
        <w:div w:id="117318615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1053399">
      <w:bodyDiv w:val="1"/>
      <w:marLeft w:val="0"/>
      <w:marRight w:val="0"/>
      <w:marTop w:val="0"/>
      <w:marBottom w:val="0"/>
      <w:divBdr>
        <w:top w:val="none" w:sz="0" w:space="0" w:color="auto"/>
        <w:left w:val="none" w:sz="0" w:space="0" w:color="auto"/>
        <w:bottom w:val="none" w:sz="0" w:space="0" w:color="auto"/>
        <w:right w:val="none" w:sz="0" w:space="0" w:color="auto"/>
      </w:divBdr>
      <w:divsChild>
        <w:div w:id="36799790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1992294">
      <w:bodyDiv w:val="1"/>
      <w:marLeft w:val="0"/>
      <w:marRight w:val="0"/>
      <w:marTop w:val="0"/>
      <w:marBottom w:val="0"/>
      <w:divBdr>
        <w:top w:val="none" w:sz="0" w:space="0" w:color="auto"/>
        <w:left w:val="none" w:sz="0" w:space="0" w:color="auto"/>
        <w:bottom w:val="none" w:sz="0" w:space="0" w:color="auto"/>
        <w:right w:val="none" w:sz="0" w:space="0" w:color="auto"/>
      </w:divBdr>
    </w:div>
    <w:div w:id="209999183">
      <w:bodyDiv w:val="1"/>
      <w:marLeft w:val="0"/>
      <w:marRight w:val="0"/>
      <w:marTop w:val="0"/>
      <w:marBottom w:val="0"/>
      <w:divBdr>
        <w:top w:val="none" w:sz="0" w:space="0" w:color="auto"/>
        <w:left w:val="none" w:sz="0" w:space="0" w:color="auto"/>
        <w:bottom w:val="none" w:sz="0" w:space="0" w:color="auto"/>
        <w:right w:val="none" w:sz="0" w:space="0" w:color="auto"/>
      </w:divBdr>
    </w:div>
    <w:div w:id="214200715">
      <w:bodyDiv w:val="1"/>
      <w:marLeft w:val="0"/>
      <w:marRight w:val="0"/>
      <w:marTop w:val="0"/>
      <w:marBottom w:val="0"/>
      <w:divBdr>
        <w:top w:val="none" w:sz="0" w:space="0" w:color="auto"/>
        <w:left w:val="none" w:sz="0" w:space="0" w:color="auto"/>
        <w:bottom w:val="none" w:sz="0" w:space="0" w:color="auto"/>
        <w:right w:val="none" w:sz="0" w:space="0" w:color="auto"/>
      </w:divBdr>
    </w:div>
    <w:div w:id="333076575">
      <w:bodyDiv w:val="1"/>
      <w:marLeft w:val="0"/>
      <w:marRight w:val="0"/>
      <w:marTop w:val="0"/>
      <w:marBottom w:val="0"/>
      <w:divBdr>
        <w:top w:val="none" w:sz="0" w:space="0" w:color="auto"/>
        <w:left w:val="none" w:sz="0" w:space="0" w:color="auto"/>
        <w:bottom w:val="none" w:sz="0" w:space="0" w:color="auto"/>
        <w:right w:val="none" w:sz="0" w:space="0" w:color="auto"/>
      </w:divBdr>
    </w:div>
    <w:div w:id="354621093">
      <w:bodyDiv w:val="1"/>
      <w:marLeft w:val="0"/>
      <w:marRight w:val="0"/>
      <w:marTop w:val="0"/>
      <w:marBottom w:val="0"/>
      <w:divBdr>
        <w:top w:val="none" w:sz="0" w:space="0" w:color="auto"/>
        <w:left w:val="none" w:sz="0" w:space="0" w:color="auto"/>
        <w:bottom w:val="none" w:sz="0" w:space="0" w:color="auto"/>
        <w:right w:val="none" w:sz="0" w:space="0" w:color="auto"/>
      </w:divBdr>
    </w:div>
    <w:div w:id="469246857">
      <w:bodyDiv w:val="1"/>
      <w:marLeft w:val="0"/>
      <w:marRight w:val="0"/>
      <w:marTop w:val="0"/>
      <w:marBottom w:val="0"/>
      <w:divBdr>
        <w:top w:val="none" w:sz="0" w:space="0" w:color="auto"/>
        <w:left w:val="none" w:sz="0" w:space="0" w:color="auto"/>
        <w:bottom w:val="none" w:sz="0" w:space="0" w:color="auto"/>
        <w:right w:val="none" w:sz="0" w:space="0" w:color="auto"/>
      </w:divBdr>
      <w:divsChild>
        <w:div w:id="5444113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79226961">
      <w:bodyDiv w:val="1"/>
      <w:marLeft w:val="0"/>
      <w:marRight w:val="0"/>
      <w:marTop w:val="0"/>
      <w:marBottom w:val="0"/>
      <w:divBdr>
        <w:top w:val="none" w:sz="0" w:space="0" w:color="auto"/>
        <w:left w:val="none" w:sz="0" w:space="0" w:color="auto"/>
        <w:bottom w:val="none" w:sz="0" w:space="0" w:color="auto"/>
        <w:right w:val="none" w:sz="0" w:space="0" w:color="auto"/>
      </w:divBdr>
    </w:div>
    <w:div w:id="481040354">
      <w:bodyDiv w:val="1"/>
      <w:marLeft w:val="0"/>
      <w:marRight w:val="0"/>
      <w:marTop w:val="0"/>
      <w:marBottom w:val="0"/>
      <w:divBdr>
        <w:top w:val="none" w:sz="0" w:space="0" w:color="auto"/>
        <w:left w:val="none" w:sz="0" w:space="0" w:color="auto"/>
        <w:bottom w:val="none" w:sz="0" w:space="0" w:color="auto"/>
        <w:right w:val="none" w:sz="0" w:space="0" w:color="auto"/>
      </w:divBdr>
    </w:div>
    <w:div w:id="754593920">
      <w:bodyDiv w:val="1"/>
      <w:marLeft w:val="0"/>
      <w:marRight w:val="0"/>
      <w:marTop w:val="0"/>
      <w:marBottom w:val="0"/>
      <w:divBdr>
        <w:top w:val="none" w:sz="0" w:space="0" w:color="auto"/>
        <w:left w:val="none" w:sz="0" w:space="0" w:color="auto"/>
        <w:bottom w:val="none" w:sz="0" w:space="0" w:color="auto"/>
        <w:right w:val="none" w:sz="0" w:space="0" w:color="auto"/>
      </w:divBdr>
    </w:div>
    <w:div w:id="783427112">
      <w:bodyDiv w:val="1"/>
      <w:marLeft w:val="0"/>
      <w:marRight w:val="0"/>
      <w:marTop w:val="0"/>
      <w:marBottom w:val="0"/>
      <w:divBdr>
        <w:top w:val="none" w:sz="0" w:space="0" w:color="auto"/>
        <w:left w:val="none" w:sz="0" w:space="0" w:color="auto"/>
        <w:bottom w:val="none" w:sz="0" w:space="0" w:color="auto"/>
        <w:right w:val="none" w:sz="0" w:space="0" w:color="auto"/>
      </w:divBdr>
    </w:div>
    <w:div w:id="1222205613">
      <w:bodyDiv w:val="1"/>
      <w:marLeft w:val="0"/>
      <w:marRight w:val="0"/>
      <w:marTop w:val="0"/>
      <w:marBottom w:val="0"/>
      <w:divBdr>
        <w:top w:val="none" w:sz="0" w:space="0" w:color="auto"/>
        <w:left w:val="none" w:sz="0" w:space="0" w:color="auto"/>
        <w:bottom w:val="none" w:sz="0" w:space="0" w:color="auto"/>
        <w:right w:val="none" w:sz="0" w:space="0" w:color="auto"/>
      </w:divBdr>
    </w:div>
    <w:div w:id="1228875646">
      <w:bodyDiv w:val="1"/>
      <w:marLeft w:val="0"/>
      <w:marRight w:val="0"/>
      <w:marTop w:val="0"/>
      <w:marBottom w:val="0"/>
      <w:divBdr>
        <w:top w:val="none" w:sz="0" w:space="0" w:color="auto"/>
        <w:left w:val="none" w:sz="0" w:space="0" w:color="auto"/>
        <w:bottom w:val="none" w:sz="0" w:space="0" w:color="auto"/>
        <w:right w:val="none" w:sz="0" w:space="0" w:color="auto"/>
      </w:divBdr>
    </w:div>
    <w:div w:id="1374578528">
      <w:bodyDiv w:val="1"/>
      <w:marLeft w:val="0"/>
      <w:marRight w:val="0"/>
      <w:marTop w:val="0"/>
      <w:marBottom w:val="0"/>
      <w:divBdr>
        <w:top w:val="none" w:sz="0" w:space="0" w:color="auto"/>
        <w:left w:val="none" w:sz="0" w:space="0" w:color="auto"/>
        <w:bottom w:val="none" w:sz="0" w:space="0" w:color="auto"/>
        <w:right w:val="none" w:sz="0" w:space="0" w:color="auto"/>
      </w:divBdr>
    </w:div>
    <w:div w:id="1388332487">
      <w:bodyDiv w:val="1"/>
      <w:marLeft w:val="0"/>
      <w:marRight w:val="0"/>
      <w:marTop w:val="0"/>
      <w:marBottom w:val="0"/>
      <w:divBdr>
        <w:top w:val="none" w:sz="0" w:space="0" w:color="auto"/>
        <w:left w:val="none" w:sz="0" w:space="0" w:color="auto"/>
        <w:bottom w:val="none" w:sz="0" w:space="0" w:color="auto"/>
        <w:right w:val="none" w:sz="0" w:space="0" w:color="auto"/>
      </w:divBdr>
    </w:div>
    <w:div w:id="1432553453">
      <w:bodyDiv w:val="1"/>
      <w:marLeft w:val="0"/>
      <w:marRight w:val="0"/>
      <w:marTop w:val="0"/>
      <w:marBottom w:val="0"/>
      <w:divBdr>
        <w:top w:val="none" w:sz="0" w:space="0" w:color="auto"/>
        <w:left w:val="none" w:sz="0" w:space="0" w:color="auto"/>
        <w:bottom w:val="none" w:sz="0" w:space="0" w:color="auto"/>
        <w:right w:val="none" w:sz="0" w:space="0" w:color="auto"/>
      </w:divBdr>
    </w:div>
    <w:div w:id="1594778667">
      <w:bodyDiv w:val="1"/>
      <w:marLeft w:val="0"/>
      <w:marRight w:val="0"/>
      <w:marTop w:val="0"/>
      <w:marBottom w:val="0"/>
      <w:divBdr>
        <w:top w:val="none" w:sz="0" w:space="0" w:color="auto"/>
        <w:left w:val="none" w:sz="0" w:space="0" w:color="auto"/>
        <w:bottom w:val="none" w:sz="0" w:space="0" w:color="auto"/>
        <w:right w:val="none" w:sz="0" w:space="0" w:color="auto"/>
      </w:divBdr>
    </w:div>
    <w:div w:id="1621300739">
      <w:bodyDiv w:val="1"/>
      <w:marLeft w:val="0"/>
      <w:marRight w:val="0"/>
      <w:marTop w:val="0"/>
      <w:marBottom w:val="0"/>
      <w:divBdr>
        <w:top w:val="none" w:sz="0" w:space="0" w:color="auto"/>
        <w:left w:val="none" w:sz="0" w:space="0" w:color="auto"/>
        <w:bottom w:val="none" w:sz="0" w:space="0" w:color="auto"/>
        <w:right w:val="none" w:sz="0" w:space="0" w:color="auto"/>
      </w:divBdr>
    </w:div>
    <w:div w:id="1629777822">
      <w:bodyDiv w:val="1"/>
      <w:marLeft w:val="0"/>
      <w:marRight w:val="0"/>
      <w:marTop w:val="0"/>
      <w:marBottom w:val="0"/>
      <w:divBdr>
        <w:top w:val="none" w:sz="0" w:space="0" w:color="auto"/>
        <w:left w:val="none" w:sz="0" w:space="0" w:color="auto"/>
        <w:bottom w:val="none" w:sz="0" w:space="0" w:color="auto"/>
        <w:right w:val="none" w:sz="0" w:space="0" w:color="auto"/>
      </w:divBdr>
    </w:div>
    <w:div w:id="1641039436">
      <w:bodyDiv w:val="1"/>
      <w:marLeft w:val="0"/>
      <w:marRight w:val="0"/>
      <w:marTop w:val="0"/>
      <w:marBottom w:val="0"/>
      <w:divBdr>
        <w:top w:val="none" w:sz="0" w:space="0" w:color="auto"/>
        <w:left w:val="none" w:sz="0" w:space="0" w:color="auto"/>
        <w:bottom w:val="none" w:sz="0" w:space="0" w:color="auto"/>
        <w:right w:val="none" w:sz="0" w:space="0" w:color="auto"/>
      </w:divBdr>
    </w:div>
    <w:div w:id="1764492074">
      <w:bodyDiv w:val="1"/>
      <w:marLeft w:val="0"/>
      <w:marRight w:val="0"/>
      <w:marTop w:val="0"/>
      <w:marBottom w:val="0"/>
      <w:divBdr>
        <w:top w:val="none" w:sz="0" w:space="0" w:color="auto"/>
        <w:left w:val="none" w:sz="0" w:space="0" w:color="auto"/>
        <w:bottom w:val="none" w:sz="0" w:space="0" w:color="auto"/>
        <w:right w:val="none" w:sz="0" w:space="0" w:color="auto"/>
      </w:divBdr>
    </w:div>
    <w:div w:id="1773822515">
      <w:bodyDiv w:val="1"/>
      <w:marLeft w:val="0"/>
      <w:marRight w:val="0"/>
      <w:marTop w:val="0"/>
      <w:marBottom w:val="0"/>
      <w:divBdr>
        <w:top w:val="none" w:sz="0" w:space="0" w:color="auto"/>
        <w:left w:val="none" w:sz="0" w:space="0" w:color="auto"/>
        <w:bottom w:val="none" w:sz="0" w:space="0" w:color="auto"/>
        <w:right w:val="none" w:sz="0" w:space="0" w:color="auto"/>
      </w:divBdr>
    </w:div>
    <w:div w:id="1911621357">
      <w:bodyDiv w:val="1"/>
      <w:marLeft w:val="0"/>
      <w:marRight w:val="0"/>
      <w:marTop w:val="0"/>
      <w:marBottom w:val="0"/>
      <w:divBdr>
        <w:top w:val="none" w:sz="0" w:space="0" w:color="auto"/>
        <w:left w:val="none" w:sz="0" w:space="0" w:color="auto"/>
        <w:bottom w:val="none" w:sz="0" w:space="0" w:color="auto"/>
        <w:right w:val="none" w:sz="0" w:space="0" w:color="auto"/>
      </w:divBdr>
      <w:divsChild>
        <w:div w:id="15758940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7770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zotero.org/groups/6032284/llm_lr_estimation" TargetMode="External"/><Relationship Id="rId2" Type="http://schemas.openxmlformats.org/officeDocument/2006/relationships/hyperlink" Target="https://doi.org/10.1073/pnas.2111547119" TargetMode="External"/><Relationship Id="rId1" Type="http://schemas.openxmlformats.org/officeDocument/2006/relationships/hyperlink" Target="https://www.elsevier.com/researcher/author/policies-and-guidelines/credit-author-statement" TargetMode="External"/><Relationship Id="rId4" Type="http://schemas.openxmlformats.org/officeDocument/2006/relationships/hyperlink" Target="https://www.zotero.org/groups/6032284/llm_lr_estimation"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png"/><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image" Target="media/image9.emf"/><Relationship Id="rId7" Type="http://schemas.microsoft.com/office/2016/09/relationships/commentsIds" Target="commentsId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github.com/reblocke/llm_estimate_lrs" TargetMode="External"/><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hyperlink" Target="https://github.com/reblocke/llm_estimate_lrs" TargetMode="External"/><Relationship Id="rId23" Type="http://schemas.openxmlformats.org/officeDocument/2006/relationships/fontTable" Target="fontTable.xml"/><Relationship Id="rId10" Type="http://schemas.openxmlformats.org/officeDocument/2006/relationships/hyperlink" Target="mailto:brian.locke@imail.org" TargetMode="External"/><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hyperlink" Target="https://orcid.org/0000-0002-3588-5238" TargetMode="External"/><Relationship Id="rId14" Type="http://schemas.openxmlformats.org/officeDocument/2006/relationships/image" Target="media/image3.png"/><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22670</Words>
  <Characters>129220</Characters>
  <Application>Microsoft Office Word</Application>
  <DocSecurity>0</DocSecurity>
  <Lines>1076</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Samadian, Kian D.,MD</dc:creator>
  <cp:keywords/>
  <dc:description/>
  <cp:lastModifiedBy>Brian Locke</cp:lastModifiedBy>
  <cp:revision>5</cp:revision>
  <dcterms:created xsi:type="dcterms:W3CDTF">2025-09-17T23:42:00Z</dcterms:created>
  <dcterms:modified xsi:type="dcterms:W3CDTF">2025-09-18T04:16:00Z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id="JPRgPUfT"/&gt;&lt;style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