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bCs/>
        </w:rPr>
      </w:pPr>
      <w:r>
        <w:rPr>
          <w:rFonts w:eastAsia="Times New Roman"/>
        </w:rPr>
        <w:t>Authors:</w:t>
      </w:r>
    </w:p>
    <w:p w14:paraId="6F76B1AA" w14:textId="77777777" w:rsidR="000371AD" w:rsidRPr="000371AD" w:rsidRDefault="000371AD" w:rsidP="000371AD">
      <w:pPr>
        <w:rPr>
          <w:bCs/>
        </w:rPr>
      </w:pPr>
      <w:r w:rsidRPr="000371AD">
        <w:rPr>
          <w:bCs/>
        </w:rPr>
        <w:t>Shuhan He</w:t>
      </w:r>
    </w:p>
    <w:p w14:paraId="5DC6CDBD" w14:textId="2EEA6E0A" w:rsidR="000371AD" w:rsidRDefault="000371AD" w:rsidP="000371AD">
      <w:pPr>
        <w:rPr>
          <w:bCs/>
        </w:rPr>
      </w:pPr>
      <w:r w:rsidRPr="000371AD">
        <w:rPr>
          <w:bCs/>
        </w:rPr>
        <w:t>Paul Chong</w:t>
      </w:r>
    </w:p>
    <w:p w14:paraId="6246EE7A" w14:textId="18B53F7A" w:rsidR="000371AD" w:rsidRDefault="000371AD" w:rsidP="000371AD">
      <w:pPr>
        <w:rPr>
          <w:bCs/>
        </w:rPr>
      </w:pPr>
      <w:r w:rsidRPr="000371AD">
        <w:rPr>
          <w:bCs/>
        </w:rPr>
        <w:t>Kian</w:t>
      </w:r>
    </w:p>
    <w:p w14:paraId="421594DD" w14:textId="770EFA6B" w:rsidR="000371AD" w:rsidRPr="000371AD" w:rsidRDefault="000371AD" w:rsidP="000371AD">
      <w:pPr>
        <w:rPr>
          <w:bCs/>
        </w:rPr>
      </w:pPr>
      <w:r w:rsidRPr="000371AD">
        <w:rPr>
          <w:bCs/>
        </w:rPr>
        <w:t>Cory</w:t>
      </w:r>
    </w:p>
    <w:p w14:paraId="2ECFBB01" w14:textId="77777777" w:rsidR="000371AD" w:rsidRPr="000371AD" w:rsidRDefault="000371AD" w:rsidP="000371AD">
      <w:pPr>
        <w:rPr>
          <w:bCs/>
        </w:rPr>
      </w:pPr>
      <w:r w:rsidRPr="000371AD">
        <w:rPr>
          <w:bCs/>
        </w:rPr>
        <w:t>Boyu</w:t>
      </w:r>
    </w:p>
    <w:p w14:paraId="7245EC0D" w14:textId="77777777" w:rsidR="000371AD" w:rsidRPr="000371AD" w:rsidRDefault="000371AD" w:rsidP="000371AD">
      <w:pPr>
        <w:rPr>
          <w:bCs/>
        </w:rPr>
      </w:pPr>
      <w:r w:rsidRPr="000371AD">
        <w:rPr>
          <w:bCs/>
        </w:rPr>
        <w:t>Emma Chua</w:t>
      </w:r>
    </w:p>
    <w:p w14:paraId="7F7DB4FE" w14:textId="77777777" w:rsidR="000371AD" w:rsidRPr="000371AD" w:rsidRDefault="000371AD" w:rsidP="000371AD">
      <w:pPr>
        <w:rPr>
          <w:bCs/>
        </w:rPr>
      </w:pPr>
      <w:r w:rsidRPr="000371AD">
        <w:rPr>
          <w:bCs/>
        </w:rPr>
        <w:t xml:space="preserve">Adriana </w:t>
      </w:r>
      <w:proofErr w:type="spellStart"/>
      <w:r w:rsidRPr="000371AD">
        <w:rPr>
          <w:bCs/>
        </w:rPr>
        <w:t>Coleska</w:t>
      </w:r>
      <w:proofErr w:type="spellEnd"/>
    </w:p>
    <w:p w14:paraId="2A440379" w14:textId="14A9E292" w:rsidR="00AE1451" w:rsidRDefault="000371AD" w:rsidP="00AE1451">
      <w:pPr>
        <w:rPr>
          <w:bCs/>
        </w:rPr>
      </w:pPr>
      <w:r w:rsidRPr="000371AD">
        <w:rPr>
          <w:bCs/>
        </w:rPr>
        <w:t>Ahmad</w:t>
      </w:r>
    </w:p>
    <w:p w14:paraId="546BC90C" w14:textId="77777777" w:rsidR="0055678A" w:rsidRDefault="0055678A" w:rsidP="00AE1451">
      <w:pPr>
        <w:rPr>
          <w:bCs/>
        </w:rPr>
      </w:pPr>
    </w:p>
    <w:p w14:paraId="67D35224" w14:textId="55E337AA" w:rsidR="00010565" w:rsidRDefault="00010565" w:rsidP="00010565">
      <w:pPr>
        <w:rPr>
          <w:bCs/>
        </w:rPr>
      </w:pPr>
      <w:commentRangeStart w:id="0"/>
      <w:r w:rsidRPr="000371AD">
        <w:rPr>
          <w:bCs/>
        </w:rPr>
        <w:t>Brian</w:t>
      </w:r>
      <w:r>
        <w:rPr>
          <w:bCs/>
        </w:rPr>
        <w:t xml:space="preserve"> W</w:t>
      </w:r>
      <w:r w:rsidR="0055678A">
        <w:rPr>
          <w:bCs/>
        </w:rPr>
        <w:t>.</w:t>
      </w:r>
      <w:r w:rsidRPr="000371AD">
        <w:rPr>
          <w:bCs/>
        </w:rPr>
        <w:t xml:space="preserve"> Locke</w:t>
      </w:r>
      <w:r>
        <w:rPr>
          <w:bCs/>
        </w:rPr>
        <w:t>,</w:t>
      </w:r>
      <w:commentRangeEnd w:id="0"/>
      <w:r>
        <w:rPr>
          <w:rStyle w:val="CommentReference"/>
        </w:rPr>
        <w:commentReference w:id="0"/>
      </w:r>
      <w:r>
        <w:rPr>
          <w:bCs/>
        </w:rPr>
        <w:t xml:space="preserve"> MD MSc – ORCID (</w:t>
      </w:r>
      <w:hyperlink r:id="rId9" w:history="1">
        <w:r w:rsidRPr="00010565">
          <w:rPr>
            <w:rStyle w:val="Hyperlink"/>
            <w:bCs/>
          </w:rPr>
          <w:t>0000-0002-3588-5238</w:t>
        </w:r>
      </w:hyperlink>
      <w:r>
        <w:rPr>
          <w:bCs/>
        </w:rPr>
        <w:t xml:space="preserve">). Intermountain Medical Center, Department of Pulmonary and Critical Care. </w:t>
      </w:r>
    </w:p>
    <w:p w14:paraId="570BD878" w14:textId="77777777" w:rsidR="00010565" w:rsidRDefault="00010565" w:rsidP="00010565">
      <w:pPr>
        <w:rPr>
          <w:bCs/>
        </w:rPr>
      </w:pPr>
    </w:p>
    <w:p w14:paraId="44110386" w14:textId="25B509A0" w:rsidR="00A62D76" w:rsidRDefault="008C4085" w:rsidP="00010565">
      <w:pPr>
        <w:rPr>
          <w:ins w:id="1" w:author="Rohlfsen, Cory J" w:date="2025-08-29T16:00:00Z" w16du:dateUtc="2025-08-29T21:00:00Z"/>
          <w:bCs/>
        </w:rPr>
      </w:pPr>
      <w:ins w:id="2" w:author="Rohlfsen, Cory J" w:date="2025-08-29T15:48:00Z" w16du:dateUtc="2025-08-29T20:48:00Z">
        <w:r>
          <w:rPr>
            <w:bCs/>
          </w:rPr>
          <w:t>Cory Rohlfsen, MD</w:t>
        </w:r>
      </w:ins>
      <w:ins w:id="3" w:author="Rohlfsen, Cory J" w:date="2025-08-29T15:59:00Z" w16du:dateUtc="2025-08-29T20:59:00Z">
        <w:r w:rsidR="003049E3">
          <w:rPr>
            <w:bCs/>
          </w:rPr>
          <w:t xml:space="preserve">, </w:t>
        </w:r>
      </w:ins>
      <w:ins w:id="4" w:author="Rohlfsen, Cory J" w:date="2025-08-29T15:58:00Z" w16du:dateUtc="2025-08-29T20:58:00Z">
        <w:r w:rsidR="003049E3">
          <w:rPr>
            <w:bCs/>
          </w:rPr>
          <w:t>Ass</w:t>
        </w:r>
      </w:ins>
      <w:ins w:id="5" w:author="Rohlfsen, Cory J" w:date="2025-08-29T15:59:00Z" w16du:dateUtc="2025-08-29T20:59:00Z">
        <w:r w:rsidR="003049E3">
          <w:rPr>
            <w:bCs/>
          </w:rPr>
          <w:t xml:space="preserve">istant Professor of Internal Medicine, </w:t>
        </w:r>
      </w:ins>
      <w:ins w:id="6" w:author="Rohlfsen, Cory J" w:date="2025-08-29T15:59:00Z">
        <w:r w:rsidR="003049E3" w:rsidRPr="003049E3">
          <w:rPr>
            <w:bCs/>
          </w:rPr>
          <w:t>Department of Medicine, University of Nebraska Medical Center, Omaha, Nebraska, 68198-6430, USA</w:t>
        </w:r>
      </w:ins>
      <w:ins w:id="7" w:author="Rohlfsen, Cory J" w:date="2025-08-29T15:59:00Z" w16du:dateUtc="2025-08-29T20:59:00Z">
        <w:r w:rsidR="003049E3">
          <w:rPr>
            <w:bCs/>
          </w:rPr>
          <w:t xml:space="preserve">. E-mail: </w:t>
        </w:r>
      </w:ins>
      <w:ins w:id="8" w:author="Rohlfsen, Cory J" w:date="2025-08-29T16:00:00Z" w16du:dateUtc="2025-08-29T21:00:00Z">
        <w:r w:rsidR="003049E3">
          <w:rPr>
            <w:bCs/>
          </w:rPr>
          <w:fldChar w:fldCharType="begin"/>
        </w:r>
        <w:r w:rsidR="003049E3">
          <w:rPr>
            <w:bCs/>
          </w:rPr>
          <w:instrText>HYPERLINK "mailto:</w:instrText>
        </w:r>
      </w:ins>
      <w:ins w:id="9" w:author="Rohlfsen, Cory J" w:date="2025-08-29T15:59:00Z" w16du:dateUtc="2025-08-29T20:59:00Z">
        <w:r w:rsidR="003049E3">
          <w:rPr>
            <w:bCs/>
          </w:rPr>
          <w:instrText>cory.ro</w:instrText>
        </w:r>
      </w:ins>
      <w:ins w:id="10" w:author="Rohlfsen, Cory J" w:date="2025-08-29T16:00:00Z" w16du:dateUtc="2025-08-29T21:00:00Z">
        <w:r w:rsidR="003049E3">
          <w:rPr>
            <w:bCs/>
          </w:rPr>
          <w:instrText>hlfsen@unmc.edu"</w:instrText>
        </w:r>
        <w:r w:rsidR="003049E3">
          <w:rPr>
            <w:bCs/>
          </w:rPr>
        </w:r>
        <w:r w:rsidR="003049E3">
          <w:rPr>
            <w:bCs/>
          </w:rPr>
          <w:fldChar w:fldCharType="separate"/>
        </w:r>
      </w:ins>
      <w:ins w:id="11" w:author="Rohlfsen, Cory J" w:date="2025-08-29T15:59:00Z" w16du:dateUtc="2025-08-29T20:59:00Z">
        <w:r w:rsidR="003049E3" w:rsidRPr="002A2238">
          <w:rPr>
            <w:rStyle w:val="Hyperlink"/>
            <w:bCs/>
          </w:rPr>
          <w:t>cory.ro</w:t>
        </w:r>
      </w:ins>
      <w:ins w:id="12" w:author="Rohlfsen, Cory J" w:date="2025-08-29T16:00:00Z" w16du:dateUtc="2025-08-29T21:00:00Z">
        <w:r w:rsidR="003049E3" w:rsidRPr="002A2238">
          <w:rPr>
            <w:rStyle w:val="Hyperlink"/>
            <w:bCs/>
          </w:rPr>
          <w:t>hlfsen@unmc.edu</w:t>
        </w:r>
        <w:r w:rsidR="003049E3">
          <w:rPr>
            <w:bCs/>
          </w:rPr>
          <w:fldChar w:fldCharType="end"/>
        </w:r>
        <w:r w:rsidR="003049E3">
          <w:rPr>
            <w:bCs/>
          </w:rPr>
          <w:t xml:space="preserve"> ORCID (0009-0001-4229-6802)</w:t>
        </w:r>
      </w:ins>
    </w:p>
    <w:p w14:paraId="68D1ED46" w14:textId="77777777" w:rsidR="003049E3" w:rsidRDefault="003049E3" w:rsidP="00010565">
      <w:pPr>
        <w:rPr>
          <w:bCs/>
        </w:rPr>
      </w:pPr>
    </w:p>
    <w:p w14:paraId="46745B5A" w14:textId="49C071ED" w:rsidR="00010565" w:rsidRDefault="00010565" w:rsidP="00010565">
      <w:pPr>
        <w:rPr>
          <w:bCs/>
        </w:rPr>
      </w:pPr>
      <w:r>
        <w:rPr>
          <w:bCs/>
        </w:rPr>
        <w:t xml:space="preserve">Corresponding Author: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10"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0A651666" w14:textId="77777777" w:rsidR="00FB4A7D" w:rsidRDefault="00FB4A7D"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76FFC68E" w14:textId="77777777" w:rsidR="0007680C" w:rsidRPr="0049502D" w:rsidRDefault="0007680C" w:rsidP="0007680C">
      <w:pPr>
        <w:rPr>
          <w:b/>
          <w:bCs/>
        </w:rPr>
      </w:pPr>
      <w:commentRangeStart w:id="13"/>
      <w:r w:rsidRPr="0049502D">
        <w:rPr>
          <w:b/>
          <w:bCs/>
        </w:rPr>
        <w:t>Acknowledgement/Author contributions:</w:t>
      </w:r>
      <w:commentRangeEnd w:id="13"/>
      <w:r>
        <w:rPr>
          <w:rStyle w:val="CommentReference"/>
        </w:rPr>
        <w:commentReference w:id="13"/>
      </w:r>
    </w:p>
    <w:p w14:paraId="2F528755" w14:textId="77777777" w:rsidR="0007680C" w:rsidRDefault="0007680C" w:rsidP="0007680C"/>
    <w:p w14:paraId="0AE78748" w14:textId="5D724D71" w:rsidR="0007680C" w:rsidRDefault="0007680C" w:rsidP="0007680C"/>
    <w:p w14:paraId="4D71362A" w14:textId="611C57B0" w:rsidR="0007680C" w:rsidRDefault="0007680C" w:rsidP="0007680C">
      <w:r>
        <w:t>B.W.L Conceptualization, Methodology, Software, Data Curation, Writing – Review and Editing, Visualization, Supervision. Guarantor of integrity of the entire study</w:t>
      </w: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r>
        <w:rPr>
          <w:b/>
        </w:rPr>
        <w:lastRenderedPageBreak/>
        <w:t xml:space="preserve">Description: </w:t>
      </w:r>
      <w:r>
        <w:rPr>
          <w:bCs/>
        </w:rPr>
        <w:t>(1-2 sentences)</w:t>
      </w:r>
    </w:p>
    <w:p w14:paraId="4123AEC0" w14:textId="4889CAC3" w:rsidR="00FB4A7D" w:rsidRPr="00FB4A7D" w:rsidRDefault="00FB4A7D" w:rsidP="00AE1451">
      <w:pPr>
        <w:rPr>
          <w:bCs/>
        </w:rPr>
      </w:pPr>
      <w:r>
        <w:rPr>
          <w:bCs/>
        </w:rPr>
        <w:t xml:space="preserve">Large language models (LLMs) have the potential to accurately estimate likelihood ratios (LRs) to aid in </w:t>
      </w:r>
      <w:del w:id="14" w:author="Rohlfsen, Cory J" w:date="2025-08-29T16:01:00Z" w16du:dateUtc="2025-08-29T21:01:00Z">
        <w:r w:rsidDel="003049E3">
          <w:rPr>
            <w:bCs/>
          </w:rPr>
          <w:delText xml:space="preserve">clinical </w:delText>
        </w:r>
      </w:del>
      <w:r>
        <w:rPr>
          <w:bCs/>
        </w:rPr>
        <w:t>diagnostic decision-making without the need for resource-intensive</w:t>
      </w:r>
      <w:ins w:id="15" w:author="Rohlfsen, Cory J" w:date="2025-08-29T16:01:00Z" w16du:dateUtc="2025-08-29T21:01:00Z">
        <w:r w:rsidR="003049E3">
          <w:rPr>
            <w:bCs/>
          </w:rPr>
          <w:t>, clinical</w:t>
        </w:r>
      </w:ins>
      <w:r>
        <w:rPr>
          <w:bCs/>
        </w:rPr>
        <w:t xml:space="preserve"> studies. Our study demonstrated this possibility using 700 reported empirical LRs as well as three OpenAI LLMs.</w:t>
      </w:r>
    </w:p>
    <w:p w14:paraId="054F67A1" w14:textId="77777777" w:rsidR="00C77138" w:rsidRDefault="00C77138"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58D01C3B" w:rsidR="00C77138" w:rsidRPr="00C77138" w:rsidRDefault="00C77138" w:rsidP="00C77138">
      <w:pPr>
        <w:pStyle w:val="Heading1"/>
        <w:rPr>
          <w:rFonts w:eastAsia="Times New Roman"/>
        </w:rPr>
      </w:pPr>
      <w:r w:rsidRPr="00C77138">
        <w:rPr>
          <w:rFonts w:eastAsia="Times New Roman"/>
        </w:rPr>
        <w:lastRenderedPageBreak/>
        <w:t xml:space="preserve">Abstract: </w:t>
      </w:r>
      <w:r w:rsidR="007C3520" w:rsidRPr="007C3520">
        <w:rPr>
          <w:rFonts w:eastAsia="Times New Roman"/>
          <w:b w:val="0"/>
          <w:bCs/>
        </w:rPr>
        <w:t>(</w:t>
      </w:r>
      <w:r w:rsidR="00DC3699">
        <w:rPr>
          <w:rFonts w:eastAsia="Times New Roman"/>
          <w:b w:val="0"/>
          <w:bCs/>
        </w:rPr>
        <w:t>***</w:t>
      </w:r>
      <w:r w:rsidR="00FB4A7D">
        <w:rPr>
          <w:rFonts w:eastAsia="Times New Roman"/>
          <w:b w:val="0"/>
          <w:bCs/>
        </w:rPr>
        <w:t>/</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4BD9CB4E" w14:textId="6493A710" w:rsidR="00FB4A7D" w:rsidRDefault="007C3520" w:rsidP="00AE1451">
      <w:pPr>
        <w:rPr>
          <w:bCs/>
        </w:rPr>
      </w:pPr>
      <w:r>
        <w:rPr>
          <w:bCs/>
        </w:rPr>
        <w:t>Likelihood ratios</w:t>
      </w:r>
      <w:ins w:id="16" w:author="Rohlfsen, Cory J" w:date="2025-08-29T16:02:00Z" w16du:dateUtc="2025-08-29T21:02:00Z">
        <w:r w:rsidR="003049E3">
          <w:rPr>
            <w:bCs/>
          </w:rPr>
          <w:t xml:space="preserve"> (LRs)</w:t>
        </w:r>
      </w:ins>
      <w:r>
        <w:rPr>
          <w:bCs/>
        </w:rPr>
        <w:t xml:space="preserve"> can </w:t>
      </w:r>
      <w:r w:rsidR="008E1E7B">
        <w:rPr>
          <w:bCs/>
        </w:rPr>
        <w:t>assist in</w:t>
      </w:r>
      <w:r>
        <w:rPr>
          <w:bCs/>
        </w:rPr>
        <w:t xml:space="preserve"> clinical diagnosi</w:t>
      </w:r>
      <w:r w:rsidR="00D6245A">
        <w:rPr>
          <w:bCs/>
        </w:rPr>
        <w:t>s</w:t>
      </w:r>
      <w:del w:id="17" w:author="Rohlfsen, Cory J" w:date="2025-08-29T16:03:00Z" w16du:dateUtc="2025-08-29T21:03:00Z">
        <w:r w:rsidR="009F0D1E" w:rsidDel="003049E3">
          <w:rPr>
            <w:bCs/>
          </w:rPr>
          <w:delText xml:space="preserve"> but</w:delText>
        </w:r>
      </w:del>
      <w:r w:rsidR="008E1E7B">
        <w:rPr>
          <w:bCs/>
        </w:rPr>
        <w:t xml:space="preserve">, but few </w:t>
      </w:r>
      <w:proofErr w:type="gramStart"/>
      <w:r w:rsidR="008E1E7B">
        <w:rPr>
          <w:bCs/>
        </w:rPr>
        <w:t>empirically-estimated</w:t>
      </w:r>
      <w:proofErr w:type="gramEnd"/>
      <w:r w:rsidR="008E1E7B">
        <w:rPr>
          <w:bCs/>
        </w:rPr>
        <w:t xml:space="preserve"> </w:t>
      </w:r>
      <w:ins w:id="18" w:author="Rohlfsen, Cory J" w:date="2025-08-29T16:03:00Z" w16du:dateUtc="2025-08-29T21:03:00Z">
        <w:r w:rsidR="003049E3">
          <w:rPr>
            <w:bCs/>
          </w:rPr>
          <w:t xml:space="preserve">LRs </w:t>
        </w:r>
      </w:ins>
      <w:del w:id="19" w:author="Rohlfsen, Cory J" w:date="2025-08-29T16:03:00Z" w16du:dateUtc="2025-08-29T21:03:00Z">
        <w:r w:rsidR="008E1E7B" w:rsidDel="003049E3">
          <w:rPr>
            <w:bCs/>
          </w:rPr>
          <w:delText>likelihood ratios</w:delText>
        </w:r>
      </w:del>
      <w:r w:rsidR="008E1E7B">
        <w:rPr>
          <w:bCs/>
        </w:rPr>
        <w:t xml:space="preserve"> exist because the</w:t>
      </w:r>
      <w:ins w:id="20" w:author="Rohlfsen, Cory J" w:date="2025-08-29T16:03:00Z" w16du:dateUtc="2025-08-29T21:03:00Z">
        <w:r w:rsidR="003049E3">
          <w:rPr>
            <w:bCs/>
          </w:rPr>
          <w:t xml:space="preserve">se studies are </w:t>
        </w:r>
      </w:ins>
      <w:del w:id="21" w:author="Rohlfsen, Cory J" w:date="2025-08-29T16:03:00Z" w16du:dateUtc="2025-08-29T21:03:00Z">
        <w:r w:rsidR="008E1E7B" w:rsidDel="003049E3">
          <w:rPr>
            <w:bCs/>
          </w:rPr>
          <w:delText>y requ</w:delText>
        </w:r>
        <w:r w:rsidDel="003049E3">
          <w:rPr>
            <w:bCs/>
          </w:rPr>
          <w:delText xml:space="preserve">ire </w:delText>
        </w:r>
      </w:del>
      <w:r>
        <w:rPr>
          <w:bCs/>
        </w:rPr>
        <w:t>resource-</w:t>
      </w:r>
      <w:proofErr w:type="spellStart"/>
      <w:r>
        <w:rPr>
          <w:bCs/>
        </w:rPr>
        <w:t>intensive</w:t>
      </w:r>
      <w:del w:id="22" w:author="Rohlfsen, Cory J" w:date="2025-08-29T16:05:00Z" w16du:dateUtc="2025-08-29T21:05:00Z">
        <w:r w:rsidDel="003049E3">
          <w:rPr>
            <w:bCs/>
          </w:rPr>
          <w:delText xml:space="preserve"> </w:delText>
        </w:r>
      </w:del>
      <w:ins w:id="23" w:author="Rohlfsen, Cory J" w:date="2025-08-29T16:05:00Z" w16du:dateUtc="2025-08-29T21:05:00Z">
        <w:r w:rsidR="003049E3">
          <w:rPr>
            <w:bCs/>
          </w:rPr>
          <w:t>and</w:t>
        </w:r>
        <w:proofErr w:type="spellEnd"/>
        <w:r w:rsidR="003049E3">
          <w:rPr>
            <w:bCs/>
          </w:rPr>
          <w:t xml:space="preserve"> fraught with variability</w:t>
        </w:r>
      </w:ins>
      <w:del w:id="24" w:author="Rohlfsen, Cory J" w:date="2025-08-29T16:05:00Z" w16du:dateUtc="2025-08-29T21:05:00Z">
        <w:r w:rsidDel="003049E3">
          <w:rPr>
            <w:bCs/>
          </w:rPr>
          <w:delText>studies to establish</w:delText>
        </w:r>
      </w:del>
      <w:r>
        <w:rPr>
          <w:bCs/>
        </w:rPr>
        <w:t xml:space="preserve">. Advancements in artificial intelligence and large language models </w:t>
      </w:r>
      <w:ins w:id="25" w:author="Rohlfsen, Cory J" w:date="2025-08-29T16:06:00Z" w16du:dateUtc="2025-08-29T21:06:00Z">
        <w:r w:rsidR="003049E3">
          <w:rPr>
            <w:bCs/>
          </w:rPr>
          <w:t xml:space="preserve">(LLM) </w:t>
        </w:r>
      </w:ins>
      <w:r>
        <w:rPr>
          <w:bCs/>
        </w:rPr>
        <w:t>present the possibility of estimat</w:t>
      </w:r>
      <w:ins w:id="26" w:author="Rohlfsen, Cory J" w:date="2025-08-29T16:06:00Z" w16du:dateUtc="2025-08-29T21:06:00Z">
        <w:r w:rsidR="003049E3">
          <w:rPr>
            <w:bCs/>
          </w:rPr>
          <w:t>ing</w:t>
        </w:r>
      </w:ins>
      <w:del w:id="27" w:author="Rohlfsen, Cory J" w:date="2025-08-29T16:06:00Z" w16du:dateUtc="2025-08-29T21:06:00Z">
        <w:r w:rsidDel="003049E3">
          <w:rPr>
            <w:bCs/>
          </w:rPr>
          <w:delText>ed</w:delText>
        </w:r>
      </w:del>
      <w:r>
        <w:rPr>
          <w:bCs/>
        </w:rPr>
        <w:t xml:space="preserve"> LRs that circumvent the </w:t>
      </w:r>
      <w:proofErr w:type="gramStart"/>
      <w:r>
        <w:rPr>
          <w:bCs/>
        </w:rPr>
        <w:t>aforementioned barriers</w:t>
      </w:r>
      <w:proofErr w:type="gramEnd"/>
      <w:r>
        <w:rPr>
          <w:bCs/>
        </w:rPr>
        <w:t xml:space="preserve"> </w:t>
      </w:r>
      <w:del w:id="28" w:author="Rohlfsen, Cory J" w:date="2025-08-29T16:06:00Z" w16du:dateUtc="2025-08-29T21:06:00Z">
        <w:r w:rsidDel="003049E3">
          <w:rPr>
            <w:bCs/>
          </w:rPr>
          <w:delText xml:space="preserve">of establishing </w:delText>
        </w:r>
        <w:r w:rsidR="00876D59" w:rsidDel="003049E3">
          <w:rPr>
            <w:bCs/>
          </w:rPr>
          <w:delText>likelihood ratio</w:delText>
        </w:r>
        <w:r w:rsidDel="003049E3">
          <w:rPr>
            <w:bCs/>
          </w:rPr>
          <w:delText xml:space="preserve">s. </w:delText>
        </w:r>
      </w:del>
    </w:p>
    <w:p w14:paraId="650F71ED" w14:textId="77777777" w:rsidR="00FB4A7D" w:rsidRDefault="00FB4A7D" w:rsidP="00AE1451">
      <w:pPr>
        <w:rPr>
          <w:bCs/>
          <w:i/>
          <w:iCs/>
        </w:rPr>
      </w:pPr>
    </w:p>
    <w:p w14:paraId="5024BA10" w14:textId="0BF22F5B" w:rsidR="00FB4A7D" w:rsidRDefault="00FB4A7D" w:rsidP="00AE1451">
      <w:pPr>
        <w:rPr>
          <w:bCs/>
          <w:i/>
          <w:iCs/>
        </w:rPr>
      </w:pPr>
      <w:r>
        <w:rPr>
          <w:bCs/>
          <w:i/>
          <w:iCs/>
        </w:rPr>
        <w:t>Methods</w:t>
      </w:r>
    </w:p>
    <w:p w14:paraId="4B108094" w14:textId="5D80F297" w:rsidR="00876D59" w:rsidRDefault="00876D59" w:rsidP="00DC3699">
      <w:bookmarkStart w:id="29" w:name="_Hlk207273178"/>
      <w:r>
        <w:rPr>
          <w:bCs/>
        </w:rPr>
        <w:t>We</w:t>
      </w:r>
      <w:bookmarkEnd w:id="29"/>
      <w:r>
        <w:rPr>
          <w:bCs/>
        </w:rPr>
        <w:t xml:space="preserve"> evaluated</w:t>
      </w:r>
      <w:r w:rsidR="007C3520">
        <w:rPr>
          <w:bCs/>
        </w:rPr>
        <w:t xml:space="preserve"> the accuracy of </w:t>
      </w:r>
      <w:ins w:id="30" w:author="Rohlfsen, Cory J" w:date="2025-08-29T16:06:00Z" w16du:dateUtc="2025-08-29T21:06:00Z">
        <w:r w:rsidR="003049E3">
          <w:rPr>
            <w:bCs/>
          </w:rPr>
          <w:t>LLM</w:t>
        </w:r>
      </w:ins>
      <w:del w:id="31" w:author="Rohlfsen, Cory J" w:date="2025-08-29T16:06:00Z" w16du:dateUtc="2025-08-29T21:06:00Z">
        <w:r w:rsidDel="003049E3">
          <w:rPr>
            <w:bCs/>
          </w:rPr>
          <w:delText>large language model</w:delText>
        </w:r>
      </w:del>
      <w:r w:rsidR="007C3520">
        <w:rPr>
          <w:bCs/>
        </w:rPr>
        <w:t>-</w:t>
      </w:r>
      <w:r w:rsidR="008E1E7B">
        <w:rPr>
          <w:bCs/>
        </w:rPr>
        <w:t>estimated</w:t>
      </w:r>
      <w:r w:rsidR="007C3520">
        <w:rPr>
          <w:bCs/>
        </w:rPr>
        <w:t xml:space="preserve"> </w:t>
      </w:r>
      <w:ins w:id="32" w:author="Rohlfsen, Cory J" w:date="2025-08-29T16:06:00Z" w16du:dateUtc="2025-08-29T21:06:00Z">
        <w:r w:rsidR="003049E3">
          <w:rPr>
            <w:bCs/>
          </w:rPr>
          <w:t>LRs</w:t>
        </w:r>
      </w:ins>
      <w:del w:id="33" w:author="Rohlfsen, Cory J" w:date="2025-08-29T16:06:00Z" w16du:dateUtc="2025-08-29T21:06:00Z">
        <w:r w:rsidDel="003049E3">
          <w:rPr>
            <w:bCs/>
          </w:rPr>
          <w:delText>likelihood ratio</w:delText>
        </w:r>
        <w:r w:rsidR="007C3520" w:rsidDel="003049E3">
          <w:rPr>
            <w:bCs/>
          </w:rPr>
          <w:delText>s</w:delText>
        </w:r>
      </w:del>
      <w:r w:rsidR="007C3520">
        <w:rPr>
          <w:bCs/>
        </w:rPr>
        <w:t xml:space="preserve"> </w:t>
      </w:r>
      <w:r w:rsidR="00DC3699">
        <w:rPr>
          <w:bCs/>
        </w:rPr>
        <w:t xml:space="preserve">against empirically derived values curated at theNNT.com. Three OpenAI models (GPT-4o, o3, GPT-5) were prompted with a few-shot design to return numerical </w:t>
      </w:r>
      <w:ins w:id="34" w:author="Rohlfsen, Cory J" w:date="2025-08-29T16:06:00Z" w16du:dateUtc="2025-08-29T21:06:00Z">
        <w:r w:rsidR="003049E3">
          <w:rPr>
            <w:bCs/>
          </w:rPr>
          <w:t>LR</w:t>
        </w:r>
      </w:ins>
      <w:del w:id="35" w:author="Rohlfsen, Cory J" w:date="2025-08-29T16:06:00Z" w16du:dateUtc="2025-08-29T21:06:00Z">
        <w:r w:rsidR="00DC3699" w:rsidDel="003049E3">
          <w:rPr>
            <w:bCs/>
          </w:rPr>
          <w:delText>likelihood ratio</w:delText>
        </w:r>
      </w:del>
      <w:r w:rsidR="00DC3699">
        <w:rPr>
          <w:bCs/>
        </w:rPr>
        <w:t xml:space="preserve"> estimates. Agreement with reported </w:t>
      </w:r>
      <w:ins w:id="36" w:author="Rohlfsen, Cory J" w:date="2025-08-29T16:07:00Z" w16du:dateUtc="2025-08-29T21:07:00Z">
        <w:r w:rsidR="003049E3">
          <w:rPr>
            <w:bCs/>
          </w:rPr>
          <w:t>LRs</w:t>
        </w:r>
      </w:ins>
      <w:del w:id="37" w:author="Rohlfsen, Cory J" w:date="2025-08-29T16:07:00Z" w16du:dateUtc="2025-08-29T21:07:00Z">
        <w:r w:rsidR="00DC3699" w:rsidDel="003049E3">
          <w:rPr>
            <w:bCs/>
          </w:rPr>
          <w:delText>likelihood ratios</w:delText>
        </w:r>
      </w:del>
      <w:r w:rsidR="00DC3699">
        <w:rPr>
          <w:bCs/>
        </w:rPr>
        <w:t xml:space="preserve"> was assessed using Bland-Altman analysis for mean bias and multiplicative limits of agreement. </w:t>
      </w:r>
    </w:p>
    <w:p w14:paraId="716E0FF2" w14:textId="77777777" w:rsidR="00876D59" w:rsidRDefault="00876D59" w:rsidP="00AE1451">
      <w:pPr>
        <w:rPr>
          <w:bCs/>
        </w:rPr>
      </w:pPr>
    </w:p>
    <w:p w14:paraId="16F017F2" w14:textId="77777777" w:rsidR="00FB4A7D" w:rsidRDefault="00FB4A7D" w:rsidP="00AE1451">
      <w:pPr>
        <w:rPr>
          <w:bCs/>
          <w:i/>
          <w:iCs/>
        </w:rPr>
      </w:pPr>
      <w:r>
        <w:rPr>
          <w:bCs/>
          <w:i/>
          <w:iCs/>
        </w:rPr>
        <w:t>Results</w:t>
      </w:r>
    </w:p>
    <w:p w14:paraId="52BF0124" w14:textId="525C2402" w:rsidR="00DC3699" w:rsidRDefault="00DC3699" w:rsidP="00AE1451">
      <w:pPr>
        <w:rPr>
          <w:bCs/>
          <w:highlight w:val="yellow"/>
        </w:rPr>
      </w:pPr>
      <w:r>
        <w:rPr>
          <w:bCs/>
        </w:rPr>
        <w:t>We compiled 700 literature-reported</w:t>
      </w:r>
      <w:ins w:id="38" w:author="Rohlfsen, Cory J" w:date="2025-08-29T16:07:00Z" w16du:dateUtc="2025-08-29T21:07:00Z">
        <w:r w:rsidR="003049E3">
          <w:rPr>
            <w:bCs/>
          </w:rPr>
          <w:t xml:space="preserve"> LRs</w:t>
        </w:r>
      </w:ins>
      <w:del w:id="39" w:author="Rohlfsen, Cory J" w:date="2025-08-29T16:07:00Z" w16du:dateUtc="2025-08-29T21:07:00Z">
        <w:r w:rsidDel="003049E3">
          <w:rPr>
            <w:bCs/>
          </w:rPr>
          <w:delText xml:space="preserve"> likelihood ratios</w:delText>
        </w:r>
      </w:del>
      <w:r>
        <w:rPr>
          <w:bCs/>
        </w:rPr>
        <w:t xml:space="preserve"> for 30 conditions. Most were for signs or symptoms (59%), historical elements (19%), or test results (16%). L</w:t>
      </w:r>
      <w:ins w:id="40" w:author="Rohlfsen, Cory J" w:date="2025-08-29T16:07:00Z" w16du:dateUtc="2025-08-29T21:07:00Z">
        <w:r w:rsidR="003049E3">
          <w:rPr>
            <w:bCs/>
          </w:rPr>
          <w:t>Rs</w:t>
        </w:r>
      </w:ins>
      <w:del w:id="41" w:author="Rohlfsen, Cory J" w:date="2025-08-29T16:07:00Z" w16du:dateUtc="2025-08-29T21:07:00Z">
        <w:r w:rsidDel="003049E3">
          <w:rPr>
            <w:bCs/>
          </w:rPr>
          <w:delText>ikelihood ratios</w:delText>
        </w:r>
      </w:del>
      <w:r>
        <w:rPr>
          <w:bCs/>
        </w:rPr>
        <w:t xml:space="preserve"> clustered near 1 (geometric mean 1.21, interquartile range 0.7 to 2.2). All models showed negligible mean bias. GPT-5 showed closest agreement with 95% limits of agreement spanning 0.26x to 3.7x of reported values (vs. 0.23x to 4.28x for o3 and 0.23x to 4.53x for GPT-4o; </w:t>
      </w:r>
      <w:r w:rsidRPr="00DC3699">
        <w:rPr>
          <w:bCs/>
          <w:i/>
          <w:iCs/>
        </w:rPr>
        <w:t>P</w:t>
      </w:r>
      <w:r>
        <w:rPr>
          <w:bCs/>
        </w:rPr>
        <w:t xml:space="preserve"> &lt; .0001 for each comparison). </w:t>
      </w:r>
    </w:p>
    <w:p w14:paraId="030ED0B3" w14:textId="77777777" w:rsidR="00FB4A7D" w:rsidRDefault="00FB4A7D" w:rsidP="00AE1451">
      <w:pPr>
        <w:rPr>
          <w:bCs/>
        </w:rPr>
      </w:pPr>
    </w:p>
    <w:p w14:paraId="5C627516" w14:textId="77777777" w:rsidR="00FB4A7D" w:rsidRDefault="00FB4A7D" w:rsidP="00AE1451">
      <w:pPr>
        <w:rPr>
          <w:bCs/>
          <w:i/>
          <w:iCs/>
        </w:rPr>
      </w:pPr>
      <w:r>
        <w:rPr>
          <w:bCs/>
          <w:i/>
          <w:iCs/>
        </w:rPr>
        <w:t>Conclusions</w:t>
      </w:r>
    </w:p>
    <w:p w14:paraId="7C7B6690" w14:textId="2851BF17" w:rsidR="000371AD" w:rsidRDefault="007C3520" w:rsidP="00AE1451">
      <w:pPr>
        <w:rPr>
          <w:bCs/>
        </w:rPr>
      </w:pPr>
      <w:r w:rsidRPr="00054773">
        <w:rPr>
          <w:bCs/>
        </w:rPr>
        <w:t xml:space="preserve">Our findings demonstrate that </w:t>
      </w:r>
      <w:del w:id="42" w:author="Rohlfsen, Cory J" w:date="2025-08-29T16:08:00Z" w16du:dateUtc="2025-08-29T21:08:00Z">
        <w:r w:rsidRPr="00054773" w:rsidDel="003049E3">
          <w:rPr>
            <w:bCs/>
          </w:rPr>
          <w:delText>large language models (</w:delText>
        </w:r>
      </w:del>
      <w:r w:rsidRPr="00054773">
        <w:rPr>
          <w:bCs/>
        </w:rPr>
        <w:t>LLMs</w:t>
      </w:r>
      <w:del w:id="43" w:author="Rohlfsen, Cory J" w:date="2025-08-29T16:08:00Z" w16du:dateUtc="2025-08-29T21:08:00Z">
        <w:r w:rsidRPr="00054773" w:rsidDel="003049E3">
          <w:rPr>
            <w:bCs/>
          </w:rPr>
          <w:delText>)</w:delText>
        </w:r>
      </w:del>
      <w:r w:rsidRPr="00054773">
        <w:rPr>
          <w:bCs/>
        </w:rPr>
        <w:t xml:space="preserve"> can estimate </w:t>
      </w:r>
      <w:ins w:id="44" w:author="Rohlfsen, Cory J" w:date="2025-08-29T16:08:00Z" w16du:dateUtc="2025-08-29T21:08:00Z">
        <w:r w:rsidR="003049E3">
          <w:rPr>
            <w:bCs/>
          </w:rPr>
          <w:t>LRs</w:t>
        </w:r>
      </w:ins>
      <w:del w:id="45" w:author="Rohlfsen, Cory J" w:date="2025-08-29T16:08:00Z" w16du:dateUtc="2025-08-29T21:08:00Z">
        <w:r w:rsidRPr="00054773" w:rsidDel="003049E3">
          <w:rPr>
            <w:bCs/>
          </w:rPr>
          <w:delText>likelihood ratios</w:delText>
        </w:r>
      </w:del>
      <w:r w:rsidRPr="00054773">
        <w:rPr>
          <w:bCs/>
        </w:rPr>
        <w:t xml:space="preserve"> for clinical diagnosis with reasonable accuracy, and that newer and more advanced models produce estimates more closely aligned with empirically reported literature standards. These results indicate significant potential for integrating generative AI into clinical diagnostic </w:t>
      </w:r>
      <w:ins w:id="46" w:author="Rohlfsen, Cory J" w:date="2025-08-29T23:20:00Z" w16du:dateUtc="2025-08-30T04:20:00Z">
        <w:r w:rsidR="007C106C">
          <w:rPr>
            <w:bCs/>
          </w:rPr>
          <w:t xml:space="preserve">and educational </w:t>
        </w:r>
      </w:ins>
      <w:r w:rsidRPr="00054773">
        <w:rPr>
          <w:bCs/>
        </w:rPr>
        <w:t xml:space="preserve">workflows, particularly in situations where empirical data is limited, outdated, or </w:t>
      </w:r>
      <w:del w:id="47" w:author="Rohlfsen, Cory J" w:date="2025-08-29T23:21:00Z" w16du:dateUtc="2025-08-30T04:21:00Z">
        <w:r w:rsidRPr="00054773" w:rsidDel="007C106C">
          <w:rPr>
            <w:bCs/>
          </w:rPr>
          <w:delText>entirely</w:delText>
        </w:r>
      </w:del>
      <w:r w:rsidRPr="00054773">
        <w:rPr>
          <w:bCs/>
        </w:rPr>
        <w:t xml:space="preserve"> unavailable.</w:t>
      </w:r>
      <w:r>
        <w:rPr>
          <w:bCs/>
        </w:rPr>
        <w:t xml:space="preserve"> Further</w:t>
      </w:r>
      <w:r w:rsidRPr="00054773">
        <w:rPr>
          <w:bCs/>
        </w:rPr>
        <w:t xml:space="preserve"> </w:t>
      </w:r>
      <w:r>
        <w:rPr>
          <w:bCs/>
        </w:rPr>
        <w:t>exploration</w:t>
      </w:r>
      <w:r w:rsidRPr="00054773">
        <w:rPr>
          <w:bCs/>
        </w:rPr>
        <w:t xml:space="preserve"> </w:t>
      </w:r>
      <w:r>
        <w:rPr>
          <w:bCs/>
        </w:rPr>
        <w:t xml:space="preserve">is warranted concerning </w:t>
      </w:r>
      <w:r w:rsidRPr="00054773">
        <w:rPr>
          <w:bCs/>
        </w:rPr>
        <w:t xml:space="preserve">the integration of LLM-generated </w:t>
      </w:r>
      <w:ins w:id="48" w:author="Rohlfsen, Cory J" w:date="2025-08-29T16:10:00Z" w16du:dateUtc="2025-08-29T21:10:00Z">
        <w:r w:rsidR="00D91F4E">
          <w:rPr>
            <w:bCs/>
          </w:rPr>
          <w:t>LRs</w:t>
        </w:r>
      </w:ins>
      <w:del w:id="49" w:author="Rohlfsen, Cory J" w:date="2025-08-29T16:10:00Z" w16du:dateUtc="2025-08-29T21:10:00Z">
        <w:r w:rsidRPr="00054773" w:rsidDel="00D91F4E">
          <w:rPr>
            <w:bCs/>
          </w:rPr>
          <w:delText>likelihood ratios</w:delText>
        </w:r>
      </w:del>
      <w:r w:rsidRPr="00054773">
        <w:rPr>
          <w:bCs/>
        </w:rPr>
        <w:t xml:space="preserve"> with real-time clinical </w:t>
      </w:r>
      <w:ins w:id="50" w:author="Rohlfsen, Cory J" w:date="2025-08-29T16:11:00Z" w16du:dateUtc="2025-08-29T21:11:00Z">
        <w:r w:rsidR="00D91F4E">
          <w:rPr>
            <w:bCs/>
          </w:rPr>
          <w:t>database</w:t>
        </w:r>
      </w:ins>
      <w:del w:id="51" w:author="Rohlfsen, Cory J" w:date="2025-08-29T16:11:00Z" w16du:dateUtc="2025-08-29T21:11:00Z">
        <w:r w:rsidRPr="00054773" w:rsidDel="00D91F4E">
          <w:rPr>
            <w:bCs/>
          </w:rPr>
          <w:delText>literature</w:delText>
        </w:r>
      </w:del>
      <w:r w:rsidRPr="00054773">
        <w:rPr>
          <w:bCs/>
        </w:rPr>
        <w:t xml:space="preserve"> retrieval systems, assessing their direct impact on diagnostic accuracy, </w:t>
      </w:r>
      <w:ins w:id="52" w:author="Rohlfsen, Cory J" w:date="2025-08-29T23:21:00Z" w16du:dateUtc="2025-08-30T04:21:00Z">
        <w:r w:rsidR="007C106C">
          <w:rPr>
            <w:bCs/>
          </w:rPr>
          <w:t>the cognitive apprenticeship,</w:t>
        </w:r>
      </w:ins>
      <w:del w:id="53" w:author="Rohlfsen, Cory J" w:date="2025-08-29T23:21:00Z" w16du:dateUtc="2025-08-30T04:21:00Z">
        <w:r w:rsidRPr="00054773" w:rsidDel="007C106C">
          <w:rPr>
            <w:bCs/>
          </w:rPr>
          <w:delText>clinician cognitive load,</w:delText>
        </w:r>
      </w:del>
      <w:r w:rsidRPr="00054773">
        <w:rPr>
          <w:bCs/>
        </w:rPr>
        <w:t xml:space="preserve"> and ultimately, patient outcomes.</w:t>
      </w:r>
    </w:p>
    <w:p w14:paraId="1B8F4B91" w14:textId="77777777" w:rsidR="007C3520" w:rsidRDefault="007C3520" w:rsidP="00AE1451">
      <w:pPr>
        <w:rPr>
          <w:bCs/>
        </w:rPr>
      </w:pPr>
    </w:p>
    <w:p w14:paraId="78F9F51C" w14:textId="77777777" w:rsidR="007C3520" w:rsidRDefault="007C3520" w:rsidP="00AE1451">
      <w:pPr>
        <w:rPr>
          <w:b/>
        </w:rPr>
      </w:pPr>
    </w:p>
    <w:p w14:paraId="779E86E7" w14:textId="77777777" w:rsidR="00573BE1" w:rsidRDefault="00573BE1">
      <w:pPr>
        <w:spacing w:after="160" w:line="278" w:lineRule="auto"/>
        <w:rPr>
          <w:rFonts w:cstheme="majorBidi"/>
          <w:b/>
          <w:color w:val="0D0D0D" w:themeColor="text1" w:themeTint="F2"/>
          <w:szCs w:val="40"/>
        </w:rPr>
      </w:pPr>
      <w:r>
        <w:br w:type="page"/>
      </w:r>
    </w:p>
    <w:p w14:paraId="7C8D80E9" w14:textId="71FC5039" w:rsidR="00AE1451" w:rsidRDefault="00AE1451" w:rsidP="00E519AE">
      <w:pPr>
        <w:pStyle w:val="Heading1"/>
        <w:rPr>
          <w:rFonts w:eastAsia="Times New Roman"/>
          <w:bCs/>
        </w:rPr>
      </w:pPr>
      <w:r>
        <w:rPr>
          <w:rFonts w:eastAsia="Times New Roman"/>
        </w:rPr>
        <w:lastRenderedPageBreak/>
        <w:t>Introduction:</w:t>
      </w:r>
    </w:p>
    <w:p w14:paraId="57CE9C7A" w14:textId="00E1537E" w:rsidR="00AE1451" w:rsidRPr="002761E2" w:rsidRDefault="00AE1451" w:rsidP="00AE1451">
      <w:pPr>
        <w:rPr>
          <w:bCs/>
        </w:rPr>
      </w:pPr>
      <w:r w:rsidRPr="00054773">
        <w:rPr>
          <w:bCs/>
        </w:rPr>
        <w:t xml:space="preserve">Effective diagnostic reasoning hinges on accurately interpreting clinical </w:t>
      </w:r>
      <w:r w:rsidR="00105BBF">
        <w:rPr>
          <w:bCs/>
        </w:rPr>
        <w:t xml:space="preserve">findings </w:t>
      </w:r>
      <w:r>
        <w:rPr>
          <w:bCs/>
        </w:rPr>
        <w:t>(</w:t>
      </w:r>
      <w:r w:rsidR="00105BBF">
        <w:rPr>
          <w:bCs/>
        </w:rPr>
        <w:t xml:space="preserve">patient </w:t>
      </w:r>
      <w:r w:rsidRPr="00054773">
        <w:rPr>
          <w:bCs/>
        </w:rPr>
        <w:t>histor</w:t>
      </w:r>
      <w:r w:rsidR="00105BBF">
        <w:rPr>
          <w:bCs/>
        </w:rPr>
        <w:t>y</w:t>
      </w:r>
      <w:r w:rsidRPr="00054773">
        <w:rPr>
          <w:bCs/>
        </w:rPr>
        <w:t>, symptoms,</w:t>
      </w:r>
      <w:r w:rsidR="00841D58">
        <w:rPr>
          <w:bCs/>
        </w:rPr>
        <w:t xml:space="preserve"> </w:t>
      </w:r>
      <w:r w:rsidRPr="00054773">
        <w:rPr>
          <w:bCs/>
        </w:rPr>
        <w:t>examination and test results</w:t>
      </w:r>
      <w:r>
        <w:rPr>
          <w:bCs/>
        </w:rPr>
        <w:t xml:space="preserve">) </w:t>
      </w:r>
      <w:r w:rsidRPr="00054773">
        <w:rPr>
          <w:bCs/>
        </w:rPr>
        <w:t xml:space="preserve">to </w:t>
      </w:r>
      <w:r w:rsidR="00105BBF">
        <w:rPr>
          <w:bCs/>
        </w:rPr>
        <w:t>refine disease</w:t>
      </w:r>
      <w:r w:rsidRPr="00054773">
        <w:rPr>
          <w:bCs/>
        </w:rPr>
        <w:t xml:space="preserve"> probability </w:t>
      </w:r>
      <w:r w:rsidR="00105BBF">
        <w:rPr>
          <w:bCs/>
        </w:rPr>
        <w:t>estimates</w:t>
      </w:r>
      <w:r w:rsidRPr="00054773">
        <w:rPr>
          <w:bCs/>
        </w:rPr>
        <w:t xml:space="preserve">. </w:t>
      </w:r>
      <w:r w:rsidR="00105BBF">
        <w:rPr>
          <w:bCs/>
        </w:rPr>
        <w:t>Ideally, t</w:t>
      </w:r>
      <w:r w:rsidR="00105BBF" w:rsidRPr="00054773">
        <w:rPr>
          <w:bCs/>
        </w:rPr>
        <w:t xml:space="preserve">his </w:t>
      </w:r>
      <w:r w:rsidR="00105BBF">
        <w:rPr>
          <w:bCs/>
        </w:rPr>
        <w:t>process is</w:t>
      </w:r>
      <w:r w:rsidRPr="00054773">
        <w:rPr>
          <w:bCs/>
        </w:rPr>
        <w:t xml:space="preserve"> guided by likelihood ratios (LRs), </w:t>
      </w:r>
      <w:r w:rsidR="00105BBF">
        <w:rPr>
          <w:bCs/>
        </w:rPr>
        <w:t>which</w:t>
      </w:r>
      <w:r w:rsidRPr="00054773">
        <w:rPr>
          <w:bCs/>
        </w:rPr>
        <w:t xml:space="preserve"> quantify how</w:t>
      </w:r>
      <w:r w:rsidR="00841D58">
        <w:rPr>
          <w:bCs/>
        </w:rPr>
        <w:t xml:space="preserve"> strongly</w:t>
      </w:r>
      <w:r w:rsidRPr="00054773">
        <w:rPr>
          <w:bCs/>
        </w:rPr>
        <w:t xml:space="preserve"> particular finding</w:t>
      </w:r>
      <w:r w:rsidR="00105BBF">
        <w:rPr>
          <w:bCs/>
        </w:rPr>
        <w:t>s</w:t>
      </w:r>
      <w:r w:rsidRPr="00054773">
        <w:rPr>
          <w:bCs/>
        </w:rPr>
        <w:t xml:space="preserve"> influence the </w:t>
      </w:r>
      <w:r w:rsidR="00530A93">
        <w:rPr>
          <w:bCs/>
        </w:rPr>
        <w:t>odds</w:t>
      </w:r>
      <w:r w:rsidR="00530A93" w:rsidRPr="00054773">
        <w:rPr>
          <w:bCs/>
        </w:rPr>
        <w:t xml:space="preserve"> </w:t>
      </w:r>
      <w:r w:rsidRPr="00054773">
        <w:rPr>
          <w:bCs/>
        </w:rPr>
        <w:t xml:space="preserve">of </w:t>
      </w:r>
      <w:ins w:id="54" w:author="Rohlfsen, Cory J" w:date="2025-08-29T16:12:00Z" w16du:dateUtc="2025-08-29T21:12:00Z">
        <w:r w:rsidR="00D91F4E">
          <w:rPr>
            <w:bCs/>
          </w:rPr>
          <w:t xml:space="preserve">associated </w:t>
        </w:r>
      </w:ins>
      <w:r w:rsidRPr="00054773">
        <w:rPr>
          <w:bCs/>
        </w:rPr>
        <w:t>disease</w:t>
      </w:r>
      <w:ins w:id="55" w:author="Rohlfsen, Cory J" w:date="2025-08-29T16:12:00Z" w16du:dateUtc="2025-08-29T21:12:00Z">
        <w:r w:rsidR="00D91F4E">
          <w:rPr>
            <w:bCs/>
          </w:rPr>
          <w:t>s</w:t>
        </w:r>
      </w:ins>
      <w:r w:rsidR="00581FEE">
        <w:rPr>
          <w:bCs/>
        </w:rPr>
        <w:fldChar w:fldCharType="begin"/>
      </w:r>
      <w:r w:rsidR="00581FEE">
        <w:rPr>
          <w:bCs/>
        </w:rPr>
        <w:instrText xml:space="preserve"> ADDIN ZOTERO_ITEM CSL_CITATION {"citationID":"GwAUbtin","properties":{"formattedCitation":"\\super 1,2\\nosupersub{}","plainCitation":"1,2","noteIndex":0},"citationItems":[{"id":7493,"uris":["http://zotero.org/groups/6032284/items/XXXD3UQE"],"itemData":{"id":7493,"type":"book","edition":"Fourth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581FEE">
        <w:rPr>
          <w:bCs/>
        </w:rPr>
        <w:fldChar w:fldCharType="separate"/>
      </w:r>
      <w:r w:rsidR="00581FEE" w:rsidRPr="00581FEE">
        <w:rPr>
          <w:rFonts w:eastAsiaTheme="minorHAnsi"/>
          <w:vertAlign w:val="superscript"/>
          <w14:ligatures w14:val="standardContextual"/>
        </w:rPr>
        <w:t>1,2</w:t>
      </w:r>
      <w:r w:rsidR="00581FEE">
        <w:rPr>
          <w:bCs/>
        </w:rPr>
        <w:fldChar w:fldCharType="end"/>
      </w:r>
      <w:r w:rsidR="00105BBF">
        <w:rPr>
          <w:bCs/>
        </w:rPr>
        <w:t>.</w:t>
      </w:r>
      <w:r w:rsidRPr="00054773">
        <w:rPr>
          <w:bCs/>
        </w:rPr>
        <w:t xml:space="preserve"> </w:t>
      </w:r>
      <w:r w:rsidR="00105BBF">
        <w:rPr>
          <w:bCs/>
        </w:rPr>
        <w:t xml:space="preserve">However, </w:t>
      </w:r>
      <w:r w:rsidR="00C77138" w:rsidRPr="00054773">
        <w:rPr>
          <w:bCs/>
        </w:rPr>
        <w:t>empirically</w:t>
      </w:r>
      <w:r w:rsidR="00C77138">
        <w:rPr>
          <w:bCs/>
        </w:rPr>
        <w:t xml:space="preserve"> derived</w:t>
      </w:r>
      <w:r w:rsidRPr="00054773">
        <w:rPr>
          <w:bCs/>
        </w:rPr>
        <w:t xml:space="preserve"> </w:t>
      </w:r>
      <w:r w:rsidR="00226649">
        <w:rPr>
          <w:bCs/>
        </w:rPr>
        <w:t>LR</w:t>
      </w:r>
      <w:r w:rsidRPr="00054773">
        <w:rPr>
          <w:bCs/>
        </w:rPr>
        <w:t>s exist only for a limited subset of clinical findings</w:t>
      </w:r>
      <w:r w:rsidR="00E04093">
        <w:rPr>
          <w:bCs/>
        </w:rPr>
        <w:t xml:space="preserve">, </w:t>
      </w:r>
      <w:r w:rsidRPr="00054773">
        <w:rPr>
          <w:bCs/>
        </w:rPr>
        <w:t>conditions</w:t>
      </w:r>
      <w:r w:rsidR="00E04093">
        <w:rPr>
          <w:bCs/>
        </w:rPr>
        <w:t>, and contexts</w:t>
      </w:r>
      <w:r w:rsidR="00581FEE">
        <w:rPr>
          <w:bCs/>
        </w:rPr>
        <w:t>,</w:t>
      </w:r>
      <w:r w:rsidR="00841D58">
        <w:rPr>
          <w:bCs/>
        </w:rPr>
        <w:t xml:space="preserve"> because estimating them </w:t>
      </w:r>
      <w:del w:id="56" w:author="Rohlfsen, Cory J" w:date="2025-08-29T21:16:00Z" w16du:dateUtc="2025-08-30T02:16:00Z">
        <w:r w:rsidR="00841D58" w:rsidDel="009F3B0A">
          <w:rPr>
            <w:bCs/>
          </w:rPr>
          <w:delText>requires</w:delText>
        </w:r>
      </w:del>
      <w:del w:id="57" w:author="Rohlfsen, Cory J" w:date="2025-08-29T17:45:00Z" w16du:dateUtc="2025-08-29T22:45:00Z">
        <w:r w:rsidR="002761E2" w:rsidDel="00C14312">
          <w:rPr>
            <w:bCs/>
          </w:rPr>
          <w:delText xml:space="preserve"> </w:delText>
        </w:r>
      </w:del>
      <w:ins w:id="58" w:author="Rohlfsen, Cory J" w:date="2025-08-29T21:16:00Z" w16du:dateUtc="2025-08-30T02:16:00Z">
        <w:r w:rsidR="009F3B0A">
          <w:rPr>
            <w:bCs/>
          </w:rPr>
          <w:t xml:space="preserve">requires collation of </w:t>
        </w:r>
      </w:ins>
      <w:del w:id="59" w:author="Rohlfsen, Cory J" w:date="2025-08-29T17:45:00Z" w16du:dateUtc="2025-08-29T22:45:00Z">
        <w:r w:rsidR="002761E2" w:rsidDel="00C14312">
          <w:rPr>
            <w:bCs/>
          </w:rPr>
          <w:delText>difficult and</w:delText>
        </w:r>
      </w:del>
      <w:r w:rsidR="002761E2">
        <w:rPr>
          <w:bCs/>
        </w:rPr>
        <w:t xml:space="preserve"> </w:t>
      </w:r>
      <w:del w:id="60" w:author="Rohlfsen, Cory J" w:date="2025-08-29T16:12:00Z" w16du:dateUtc="2025-08-29T21:12:00Z">
        <w:r w:rsidR="00841D58" w:rsidDel="00D91F4E">
          <w:rPr>
            <w:bCs/>
          </w:rPr>
          <w:delText xml:space="preserve"> </w:delText>
        </w:r>
      </w:del>
      <w:r w:rsidR="00841D58">
        <w:rPr>
          <w:bCs/>
        </w:rPr>
        <w:t>resource-</w:t>
      </w:r>
      <w:r w:rsidR="00841D58" w:rsidRPr="002761E2">
        <w:rPr>
          <w:bCs/>
        </w:rPr>
        <w:t>intensive</w:t>
      </w:r>
      <w:r w:rsidR="00581FEE">
        <w:rPr>
          <w:bCs/>
        </w:rPr>
        <w:t xml:space="preserve"> </w:t>
      </w:r>
      <w:r w:rsidR="00841D58" w:rsidRPr="002761E2">
        <w:rPr>
          <w:bCs/>
        </w:rPr>
        <w:t>diagnostic test accuracy studie</w:t>
      </w:r>
      <w:ins w:id="61" w:author="Rohlfsen, Cory J" w:date="2025-08-29T17:45:00Z" w16du:dateUtc="2025-08-29T22:45:00Z">
        <w:r w:rsidR="00C14312">
          <w:rPr>
            <w:bCs/>
          </w:rPr>
          <w:t xml:space="preserve">s </w:t>
        </w:r>
      </w:ins>
      <w:ins w:id="62" w:author="Rohlfsen, Cory J" w:date="2025-08-29T17:46:00Z" w16du:dateUtc="2025-08-29T22:46:00Z">
        <w:r w:rsidR="00C14312">
          <w:rPr>
            <w:bCs/>
          </w:rPr>
          <w:t>across</w:t>
        </w:r>
      </w:ins>
      <w:ins w:id="63" w:author="Rohlfsen, Cory J" w:date="2025-08-29T17:45:00Z" w16du:dateUtc="2025-08-29T22:45:00Z">
        <w:r w:rsidR="00C14312">
          <w:rPr>
            <w:bCs/>
          </w:rPr>
          <w:t xml:space="preserve"> variable contexts</w:t>
        </w:r>
      </w:ins>
      <w:del w:id="64" w:author="Rohlfsen, Cory J" w:date="2025-08-29T17:45:00Z" w16du:dateUtc="2025-08-29T22:45:00Z">
        <w:r w:rsidR="00841D58" w:rsidRPr="002761E2" w:rsidDel="00C14312">
          <w:rPr>
            <w:bCs/>
          </w:rPr>
          <w:delText>s</w:delText>
        </w:r>
      </w:del>
      <w:r w:rsidR="009F0D1E">
        <w:rPr>
          <w:bCs/>
        </w:rPr>
        <w:fldChar w:fldCharType="begin"/>
      </w:r>
      <w:r w:rsidR="00581FEE">
        <w:rPr>
          <w:bCs/>
        </w:rPr>
        <w:instrText xml:space="preserve"> ADDIN ZOTERO_ITEM CSL_CITATION {"citationID":"PrQrvmmg","properties":{"formattedCitation":"\\super 1,3\\uc0\\u8211{}6\\nosupersub{}","plainCitation":"1,3–6","noteIndex":0},"citationItems":[{"id":7493,"uris":["http://zotero.org/groups/6032284/items/XXXD3UQE"],"itemData":{"id":7493,"type":"book","edition":"Fourth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7513,"uris":["http://zotero.org/groups/6032284/items/TN4W3RIM"],"itemData":{"id":7513,"type":"book","ISBN":"1-108-43671-4","publisher":"Cambridge University Press","title":"Evidence-Based Diagnosis: An Introduction to Clinical Epidemiology","author":[{"family":"Newman","given":"Thomas B"},{"family":"Kohn","given":"Michael A"}],"issued":{"date-parts":[["2020"]]}}},{"id":7508,"uris":["http://zotero.org/groups/6032284/items/KLUWNIQW"],"itemData":{"id":7508,"type":"article-journal","abstract":"Purpose \n          The prevailing paradigms of clinical reasoning conceptualize context either as noise that masks, or as external factors that influence, the internal cognitive processes involved in reasoning. The authors reimagined clinical reasoning through the lens of ecological psychology to enable new ways of understanding context-specific manifestations of clinical performance and expertise, and the bidirectional ways in which individuals and their environments interact.\n          Method \n          The authors performed a critical review of foundational and current literature from the field of ecological psychology to explore the concepts of clinical reasoning and context as presented in the health professions education literature.\n          Results \n          Ecological psychology offers several concepts to explore the relationship between an individual and their context, including affordance, effectivity, environment, and niche. Clinical reasoning may be framed as an emergent phenomenon of the interactions between a clinician’s effectivities and the affordances in the clinical environment. Practice niches are the outcomes of historical efforts to optimize practice and are both specialty-specific and geographically diverse.\n          Conclusions \n          In this framework, context specificity may be understood as fundamental to clinical reasoning. This changes the authors’ understanding of expertise, expert decision making, and definition of clinical error, as they depend on both the expert’s actions and the context in which they acted. Training models incorporating effectivities and affordances might allow for antiableist formulations of competence that apply learners’ abilities to solving problems in context. This could offer both new means of training and improve access to training for learners of varying abilities. Rural training programs and distance education can leverage technology to provide comparable experience to remote audiences but may benefit from additional efforts to integrate learners into local practice niches.","container-title":"Academic Medicine","DOI":"10.1097/ACM.0000000000004899","ISSN":"1040-2446","issue":"11S","language":"en-US","note":"PMID: 35947479","page":"S80","source":"journals.lww.com","title":"An Ecological Account of Clinical Reasoning","volume":"97","author":[{"family":"Watsjold","given":"Bjorn K."},{"family":"Ilgen","given":"Jonathan S."},{"family":"Regehr","given":"Glenn"}],"issued":{"date-parts":[["2022",11]]}}},{"id":7229,"uris":["http://zotero.org/users/10706980/items/PLX3M79C"],"itemData":{"id":7229,"type":"book","ISBN":"1-108-43671-4","publisher":"Cambridge University Press","title":"Evidence-based diagnosis: an introduction to clinical epidemiology","author":[{"family":"Newman","given":"Thomas B"},{"family":"Kohn","given":"Michael A"}],"issued":{"date-parts":[["2020"]]}}},{"id":7521,"uris":["http://zotero.org/groups/6032284/items/7GEWAYZU"],"itemData":{"id":7521,"type":"article-journal","abstract":"Systematic reviews of diagnostic test accuracy (DTA) studies are fundamental to the decision making process in evidence based medicine. Although such studies are regarded as high level evidence, these reviews are not always reported completely and transparently. Suboptimal reporting of DTA systematic reviews compromises their validity and generalisability, and subsequently their value to key stakeholders. An extension of the PRISMA (preferred reporting items for systematic review and meta-analysis) statement was recently developed to improve the reporting quality of DTA systematic reviews. The PRISMA-DTA statement has 27 items, of which eight are unmodified from the original PRISMA statement. This article provides an explanation for the 19 new and modified items, along with their meaning and rationale. Examples of complete reporting are used for each item to illustrate best practices.\n\nThe understanding of diagnostic test performance can be enhanced through diagnostic test accuracy (DTA) systematic reviews. When performed following rigorous methodology, systematic reviews can improve our understanding of a specific intervention or diagnostic test.123 However, published systematic reviews, including DTA reviews, are often insufficiently informative and therefore of limited use.456 Incomplete reporting of systematic reviews prevents stakeholders who rely on health research from critically assessing the quality of evidence and could lead to patient harm, misallocation of resources, and research waste.789\n\nAn extension of the PRISMA (preferred reporting items for systematic review and meta-analysis) statement was recently developed to facilitate complete and transparent reporting of DTA systematic reviews, along with another PRISMA extension for abstracts.101112 The PRISMA-DTA statement includes 27 items; eight of the 27 original PRISMA items were unmodified, 17 original items were modified, two new items were added, and another two were omitted.\n\nThis article is modelled after similar explanation and elaboration documents for other reporting guidelines.13 …","DOI":"10.1136/bmj.m2632","language":"en","license":"Published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Reporting\nPMID: 32816740","source":"www.bmj.com","title":"Preferred reporting items for systematic review and meta-analysis of diagnostic test accuracy studies (PRISMA-DTA): explanation, elaboration, and checklist","title-short":"Preferred reporting items for systematic review and meta-analysis of diagnostic test accuracy studies (PRISMA-DTA)","URL":"https://www.bmj.com/CONTENT/370/BMJ.M2632.abstract?casa_token=VeaJUgVdsVcAAAAA:AKZHs1YXG-v0DrQLTsPr-4jWYWXFdZEjWu4eSgJmJYZ7Madkl-_jJTcOX2ejmp0R_fEEmg","author":[{"family":"Salameh","given":"Jean-Paul"},{"family":"Bossuyt","given":"Patrick M."},{"family":"McGrath","given":"Trevor A."},{"family":"Thombs","given":"Brett D."},{"family":"Hyde","given":"Christopher J."},{"family":"Macaskill","given":"Petra"},{"family":"Deeks","given":"Jonathan J."},{"family":"Leeflang","given":"Mariska"},{"family":"Korevaar","given":"Daniël A."},{"family":"Whiting","given":"Penny"},{"family":"Takwoingi","given":"Yemisi"},{"family":"Reitsma","given":"Johannes B."},{"family":"Cohen","given":"Jérémie F."},{"family":"Frank","given":"Robert A."},{"family":"Hunt","given":"Harriet A."},{"family":"Hooft","given":"Lotty"},{"family":"Rutjes","given":"Anne W. S."},{"family":"Willis","given":"Brian H."},{"family":"Gatsonis","given":"Constantine"},{"family":"Levis","given":"Brooke"},{"family":"Moher","given":"David"},{"family":"McInnes","given":"Matthew D. F."}],"accessed":{"date-parts":[["2025",6,19]]},"issued":{"date-parts":[["2020",8,14]]}}}],"schema":"https://github.com/citation-style-language/schema/raw/master/csl-citation.json"} </w:instrText>
      </w:r>
      <w:r w:rsidR="009F0D1E">
        <w:rPr>
          <w:bCs/>
        </w:rPr>
        <w:fldChar w:fldCharType="separate"/>
      </w:r>
      <w:r w:rsidR="00581FEE" w:rsidRPr="00581FEE">
        <w:rPr>
          <w:rFonts w:eastAsiaTheme="minorHAnsi"/>
          <w:vertAlign w:val="superscript"/>
          <w14:ligatures w14:val="standardContextual"/>
        </w:rPr>
        <w:t>1,3–6</w:t>
      </w:r>
      <w:r w:rsidR="009F0D1E">
        <w:rPr>
          <w:bCs/>
        </w:rPr>
        <w:fldChar w:fldCharType="end"/>
      </w:r>
      <w:r w:rsidR="00841D58" w:rsidRPr="002761E2">
        <w:rPr>
          <w:bCs/>
        </w:rPr>
        <w:t>.</w:t>
      </w:r>
    </w:p>
    <w:p w14:paraId="32EB492D" w14:textId="77777777" w:rsidR="00841D58" w:rsidRPr="00054773" w:rsidRDefault="00841D58" w:rsidP="00AE1451">
      <w:pPr>
        <w:rPr>
          <w:bCs/>
        </w:rPr>
      </w:pPr>
    </w:p>
    <w:p w14:paraId="035E8156" w14:textId="20696808" w:rsidR="00310D6B" w:rsidRPr="00310D6B" w:rsidRDefault="004A3B07" w:rsidP="00310D6B">
      <w:pPr>
        <w:rPr>
          <w:bCs/>
        </w:rPr>
      </w:pPr>
      <w:ins w:id="65" w:author="Rohlfsen, Cory J" w:date="2025-08-29T18:15:00Z" w16du:dateUtc="2025-08-29T23:15:00Z">
        <w:r>
          <w:rPr>
            <w:bCs/>
          </w:rPr>
          <w:t>The traditional approach by which c</w:t>
        </w:r>
      </w:ins>
      <w:del w:id="66" w:author="Rohlfsen, Cory J" w:date="2025-08-29T18:15:00Z" w16du:dateUtc="2025-08-29T23:15:00Z">
        <w:r w:rsidR="00310D6B" w:rsidRPr="00310D6B" w:rsidDel="004A3B07">
          <w:rPr>
            <w:bCs/>
          </w:rPr>
          <w:delText>C</w:delText>
        </w:r>
      </w:del>
      <w:r w:rsidR="00310D6B" w:rsidRPr="00310D6B">
        <w:rPr>
          <w:bCs/>
        </w:rPr>
        <w:t xml:space="preserve">linicians </w:t>
      </w:r>
      <w:del w:id="67" w:author="Rohlfsen, Cory J" w:date="2025-08-29T18:15:00Z" w16du:dateUtc="2025-08-29T23:15:00Z">
        <w:r w:rsidR="00310D6B" w:rsidRPr="00310D6B" w:rsidDel="004A3B07">
          <w:rPr>
            <w:bCs/>
          </w:rPr>
          <w:delText xml:space="preserve">often </w:delText>
        </w:r>
      </w:del>
      <w:r w:rsidR="00310D6B" w:rsidRPr="00310D6B">
        <w:rPr>
          <w:bCs/>
        </w:rPr>
        <w:t xml:space="preserve">reason </w:t>
      </w:r>
      <w:ins w:id="68" w:author="Rohlfsen, Cory J" w:date="2025-08-29T18:15:00Z" w16du:dateUtc="2025-08-29T23:15:00Z">
        <w:r>
          <w:rPr>
            <w:bCs/>
          </w:rPr>
          <w:t>is through</w:t>
        </w:r>
      </w:ins>
      <w:del w:id="69" w:author="Rohlfsen, Cory J" w:date="2025-08-29T18:15:00Z" w16du:dateUtc="2025-08-29T23:15:00Z">
        <w:r w:rsidR="00310D6B" w:rsidRPr="00310D6B" w:rsidDel="004A3B07">
          <w:rPr>
            <w:bCs/>
          </w:rPr>
          <w:delText>by</w:delText>
        </w:r>
      </w:del>
      <w:r w:rsidR="00310D6B" w:rsidRPr="00310D6B">
        <w:rPr>
          <w:bCs/>
        </w:rPr>
        <w:t xml:space="preserve"> clinical gestalt, relying on intuition</w:t>
      </w:r>
      <w:ins w:id="70" w:author="Rohlfsen, Cory J" w:date="2025-08-29T18:15:00Z" w16du:dateUtc="2025-08-29T23:15:00Z">
        <w:r>
          <w:rPr>
            <w:bCs/>
          </w:rPr>
          <w:t>, heuristics,</w:t>
        </w:r>
      </w:ins>
      <w:r w:rsidR="00310D6B" w:rsidRPr="00310D6B">
        <w:rPr>
          <w:bCs/>
        </w:rPr>
        <w:t xml:space="preserve"> and </w:t>
      </w:r>
      <w:ins w:id="71" w:author="Rohlfsen, Cory J" w:date="2025-08-29T18:16:00Z" w16du:dateUtc="2025-08-29T23:16:00Z">
        <w:r>
          <w:rPr>
            <w:bCs/>
          </w:rPr>
          <w:t>pattern recognition</w:t>
        </w:r>
      </w:ins>
      <w:del w:id="72" w:author="Rohlfsen, Cory J" w:date="2025-08-29T18:16:00Z" w16du:dateUtc="2025-08-29T23:16:00Z">
        <w:r w:rsidR="00310D6B" w:rsidRPr="00310D6B" w:rsidDel="004A3B07">
          <w:rPr>
            <w:bCs/>
          </w:rPr>
          <w:delText>experience</w:delText>
        </w:r>
      </w:del>
      <w:r w:rsidR="001C12C5">
        <w:rPr>
          <w:bCs/>
        </w:rPr>
        <w:fldChar w:fldCharType="begin"/>
      </w:r>
      <w:r w:rsidR="001C12C5">
        <w:rPr>
          <w:bCs/>
        </w:rPr>
        <w:instrText xml:space="preserve"> ADDIN ZOTERO_ITEM CSL_CITATION {"citationID":"L7iNIYAF","properties":{"formattedCitation":"\\super 7,8\\nosupersub{}","plainCitation":"7,8","noteIndex":0},"citationItems":[{"id":7532,"uris":["http://zotero.org/groups/6032284/items/6CAX6FCG"],"itemData":{"id":7532,"type":"article-journal","container-title":"The American journal of medicine","DOI":"10.1016/S0002-9343(98)00054-0","ISSN":"0002-9343","issue":"4","journalAbbreviation":"The American journal of medicine","note":"publisher: Elsevier\nPMID: 9576412","page":"374-380","title":"Academic calculations versus clinical judgments: practicing physicians’ use of quantitative measures of test accuracy","volume":"104","author":[{"family":"Lane","given":"David A"},{"family":"Feinstein","given":"Alvan R"}],"issued":{"date-parts":[["1998"]]}}},{"id":7534,"uris":["http://zotero.org/groups/6032284/items/2ZDCDHNA"],"itemData":{"id":7534,"type":"article-journal","container-title":"The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7,8</w:t>
      </w:r>
      <w:r w:rsidR="001C12C5">
        <w:rPr>
          <w:bCs/>
        </w:rPr>
        <w:fldChar w:fldCharType="end"/>
      </w:r>
      <w:r w:rsidR="00310D6B" w:rsidRPr="00310D6B">
        <w:rPr>
          <w:bCs/>
        </w:rPr>
        <w:t>. While efficient, gestalt-based reasoning can be biased, inconsistent, and limited by</w:t>
      </w:r>
      <w:ins w:id="73" w:author="Rohlfsen, Cory J" w:date="2025-08-29T19:19:00Z" w16du:dateUtc="2025-08-30T00:19:00Z">
        <w:r w:rsidR="00BA5E73">
          <w:rPr>
            <w:bCs/>
          </w:rPr>
          <w:t xml:space="preserve"> an insufficient scope of</w:t>
        </w:r>
      </w:ins>
      <w:r w:rsidR="00310D6B" w:rsidRPr="00310D6B">
        <w:rPr>
          <w:bCs/>
        </w:rPr>
        <w:t xml:space="preserve"> personal experience</w:t>
      </w:r>
      <w:ins w:id="74" w:author="Rohlfsen, Cory J" w:date="2025-08-29T19:19:00Z" w16du:dateUtc="2025-08-30T00:19:00Z">
        <w:r w:rsidR="00BA5E73">
          <w:rPr>
            <w:bCs/>
          </w:rPr>
          <w:t>s</w:t>
        </w:r>
      </w:ins>
      <w:r w:rsidR="00310D6B" w:rsidRPr="00310D6B">
        <w:rPr>
          <w:bCs/>
        </w:rPr>
        <w:t>. When feasible, quantitative reasoning using likelihood ratios (LRs) provides a normative standard that improves diagnostic accuracy</w:t>
      </w:r>
      <w:r w:rsidR="00516EFB">
        <w:rPr>
          <w:bCs/>
        </w:rPr>
        <w:t xml:space="preserve">, </w:t>
      </w:r>
      <w:r w:rsidR="00516EFB" w:rsidRPr="00310D6B">
        <w:rPr>
          <w:bCs/>
        </w:rPr>
        <w:t>consistency</w:t>
      </w:r>
      <w:r w:rsidR="00516EFB">
        <w:rPr>
          <w:bCs/>
        </w:rPr>
        <w:t xml:space="preserve">, </w:t>
      </w:r>
      <w:r w:rsidR="00516EFB" w:rsidRPr="00310D6B">
        <w:rPr>
          <w:bCs/>
        </w:rPr>
        <w:t>and</w:t>
      </w:r>
      <w:r w:rsidR="00310D6B" w:rsidRPr="00310D6B">
        <w:rPr>
          <w:bCs/>
        </w:rPr>
        <w:t xml:space="preserve"> </w:t>
      </w:r>
      <w:r w:rsidR="005F7168">
        <w:rPr>
          <w:bCs/>
        </w:rPr>
        <w:t>can be used to</w:t>
      </w:r>
      <w:r w:rsidR="00310D6B" w:rsidRPr="00310D6B">
        <w:rPr>
          <w:bCs/>
        </w:rPr>
        <w:t xml:space="preserve"> refine clinical gestalt</w:t>
      </w:r>
      <w:r w:rsidR="001C12C5">
        <w:rPr>
          <w:bCs/>
        </w:rPr>
        <w:fldChar w:fldCharType="begin"/>
      </w:r>
      <w:r w:rsidR="001C12C5">
        <w:rPr>
          <w:bCs/>
        </w:rPr>
        <w:instrText xml:space="preserve"> ADDIN ZOTERO_ITEM CSL_CITATION {"citationID":"2m1XubG3","properties":{"formattedCitation":"\\super 9\\nosupersub{}","plainCitation":"9","noteIndex":0},"citationItems":[{"id":7535,"uris":["http://zotero.org/groups/6032284/items/9MRI3H8G"],"itemData":{"id":7535,"type":"article-journal","abstract":"Clinicians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Trial","volume":"2","author":[{"family":"Brush","given":"John E.","suffix":"Jr"},{"family":"Lee","given":"Mark"},{"family":"Sherbino","given":"Jonathan"},{"family":"Taylor-Fishwick","given":"Judith C."},{"family":"Norman","given":"Geoffrey"}],"issued":{"date-parts":[["2019",12,20]]}}}],"schema":"https://github.com/citation-style-language/schema/raw/master/csl-citation.json"}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9</w:t>
      </w:r>
      <w:r w:rsidR="001C12C5">
        <w:rPr>
          <w:bCs/>
        </w:rPr>
        <w:fldChar w:fldCharType="end"/>
      </w:r>
      <w:r w:rsidR="00310D6B" w:rsidRPr="00310D6B">
        <w:rPr>
          <w:bCs/>
        </w:rPr>
        <w:t>.</w:t>
      </w:r>
      <w:ins w:id="75" w:author="Rohlfsen, Cory J" w:date="2025-08-29T19:20:00Z" w16du:dateUtc="2025-08-30T00:20:00Z">
        <w:r w:rsidR="00BA5E73">
          <w:rPr>
            <w:bCs/>
          </w:rPr>
          <w:t xml:space="preserve"> </w:t>
        </w:r>
      </w:ins>
      <w:commentRangeStart w:id="76"/>
      <w:ins w:id="77" w:author="Rohlfsen, Cory J" w:date="2025-08-29T20:33:00Z" w16du:dateUtc="2025-08-30T01:33:00Z">
        <w:r w:rsidR="00835B09">
          <w:rPr>
            <w:bCs/>
          </w:rPr>
          <w:t xml:space="preserve">This hybrid system </w:t>
        </w:r>
      </w:ins>
      <w:ins w:id="78" w:author="Rohlfsen, Cory J" w:date="2025-08-29T20:34:00Z" w16du:dateUtc="2025-08-30T01:34:00Z">
        <w:r w:rsidR="00835B09">
          <w:rPr>
            <w:bCs/>
          </w:rPr>
          <w:t>in which</w:t>
        </w:r>
      </w:ins>
      <w:ins w:id="79" w:author="Rohlfsen, Cory J" w:date="2025-08-29T20:33:00Z" w16du:dateUtc="2025-08-30T01:33:00Z">
        <w:r w:rsidR="00835B09">
          <w:rPr>
            <w:bCs/>
          </w:rPr>
          <w:t xml:space="preserve"> human</w:t>
        </w:r>
      </w:ins>
      <w:ins w:id="80" w:author="Rohlfsen, Cory J" w:date="2025-08-29T20:34:00Z" w16du:dateUtc="2025-08-30T01:34:00Z">
        <w:r w:rsidR="00835B09">
          <w:rPr>
            <w:bCs/>
          </w:rPr>
          <w:t>s and AI compl</w:t>
        </w:r>
      </w:ins>
      <w:ins w:id="81" w:author="Rohlfsen, Cory J" w:date="2025-08-29T20:35:00Z" w16du:dateUtc="2025-08-30T01:35:00Z">
        <w:r w:rsidR="00835B09">
          <w:rPr>
            <w:bCs/>
          </w:rPr>
          <w:t>e</w:t>
        </w:r>
      </w:ins>
      <w:ins w:id="82" w:author="Rohlfsen, Cory J" w:date="2025-08-29T20:34:00Z" w16du:dateUtc="2025-08-30T01:34:00Z">
        <w:r w:rsidR="00835B09">
          <w:rPr>
            <w:bCs/>
          </w:rPr>
          <w:t xml:space="preserve">ment one another </w:t>
        </w:r>
      </w:ins>
      <w:ins w:id="83" w:author="Rohlfsen, Cory J" w:date="2025-08-29T20:47:00Z" w16du:dateUtc="2025-08-30T01:47:00Z">
        <w:r w:rsidR="00976AD8">
          <w:rPr>
            <w:bCs/>
          </w:rPr>
          <w:t>in classification tasks</w:t>
        </w:r>
      </w:ins>
      <w:ins w:id="84" w:author="Rohlfsen, Cory J" w:date="2025-08-29T21:17:00Z" w16du:dateUtc="2025-08-30T02:17:00Z">
        <w:r w:rsidR="009F3B0A">
          <w:rPr>
            <w:bCs/>
          </w:rPr>
          <w:t xml:space="preserve">, </w:t>
        </w:r>
      </w:ins>
      <w:ins w:id="85" w:author="Rohlfsen, Cory J" w:date="2025-08-29T20:47:00Z" w16du:dateUtc="2025-08-30T01:47:00Z">
        <w:r w:rsidR="00976AD8">
          <w:rPr>
            <w:bCs/>
          </w:rPr>
          <w:t xml:space="preserve">like </w:t>
        </w:r>
      </w:ins>
      <w:ins w:id="86" w:author="Rohlfsen, Cory J" w:date="2025-08-29T21:17:00Z" w16du:dateUtc="2025-08-30T02:17:00Z">
        <w:r w:rsidR="009F3B0A">
          <w:rPr>
            <w:bCs/>
          </w:rPr>
          <w:t xml:space="preserve">clinical </w:t>
        </w:r>
      </w:ins>
      <w:ins w:id="87" w:author="Rohlfsen, Cory J" w:date="2025-08-29T20:47:00Z" w16du:dateUtc="2025-08-30T01:47:00Z">
        <w:r w:rsidR="00976AD8">
          <w:rPr>
            <w:bCs/>
          </w:rPr>
          <w:t>diagnosis</w:t>
        </w:r>
      </w:ins>
      <w:ins w:id="88" w:author="Rohlfsen, Cory J" w:date="2025-08-29T21:17:00Z" w16du:dateUtc="2025-08-30T02:17:00Z">
        <w:r w:rsidR="009F3B0A">
          <w:rPr>
            <w:bCs/>
          </w:rPr>
          <w:t xml:space="preserve">, </w:t>
        </w:r>
      </w:ins>
      <w:ins w:id="89" w:author="Rohlfsen, Cory J" w:date="2025-08-29T20:34:00Z" w16du:dateUtc="2025-08-30T01:34:00Z">
        <w:r w:rsidR="00835B09">
          <w:rPr>
            <w:bCs/>
          </w:rPr>
          <w:t>is not a new ide</w:t>
        </w:r>
      </w:ins>
      <w:ins w:id="90" w:author="Rohlfsen, Cory J" w:date="2025-08-29T20:46:00Z" w16du:dateUtc="2025-08-30T01:46:00Z">
        <w:r w:rsidR="00976AD8">
          <w:rPr>
            <w:bCs/>
          </w:rPr>
          <w:t>a</w:t>
        </w:r>
      </w:ins>
      <w:commentRangeEnd w:id="76"/>
      <w:ins w:id="91" w:author="Rohlfsen, Cory J" w:date="2025-08-29T21:18:00Z" w16du:dateUtc="2025-08-30T02:18:00Z">
        <w:r w:rsidR="009F3B0A">
          <w:rPr>
            <w:rStyle w:val="CommentReference"/>
          </w:rPr>
          <w:commentReference w:id="76"/>
        </w:r>
      </w:ins>
      <w:ins w:id="92" w:author="Rohlfsen, Cory J" w:date="2025-08-29T20:46:00Z" w16du:dateUtc="2025-08-30T01:46:00Z">
        <w:r w:rsidR="00976AD8">
          <w:rPr>
            <w:bCs/>
          </w:rPr>
          <w:t xml:space="preserve">. </w:t>
        </w:r>
        <w:commentRangeStart w:id="93"/>
        <w:r w:rsidR="00976AD8">
          <w:rPr>
            <w:bCs/>
          </w:rPr>
          <w:t xml:space="preserve">In fact, </w:t>
        </w:r>
      </w:ins>
      <w:ins w:id="94" w:author="Rohlfsen, Cory J" w:date="2025-08-29T20:47:00Z" w16du:dateUtc="2025-08-30T01:47:00Z">
        <w:r w:rsidR="00976AD8">
          <w:rPr>
            <w:bCs/>
          </w:rPr>
          <w:t>Bayesian modeling</w:t>
        </w:r>
      </w:ins>
      <w:ins w:id="95" w:author="Rohlfsen, Cory J" w:date="2025-08-29T20:46:00Z" w16du:dateUtc="2025-08-30T01:46:00Z">
        <w:r w:rsidR="00976AD8">
          <w:rPr>
            <w:bCs/>
          </w:rPr>
          <w:t xml:space="preserve"> </w:t>
        </w:r>
      </w:ins>
      <w:ins w:id="96" w:author="Rohlfsen, Cory J" w:date="2025-08-29T20:35:00Z" w16du:dateUtc="2025-08-30T01:35:00Z">
        <w:r w:rsidR="00835B09">
          <w:rPr>
            <w:bCs/>
          </w:rPr>
          <w:t>show</w:t>
        </w:r>
      </w:ins>
      <w:ins w:id="97" w:author="Rohlfsen, Cory J" w:date="2025-08-29T20:39:00Z" w16du:dateUtc="2025-08-30T01:39:00Z">
        <w:r w:rsidR="00835B09">
          <w:rPr>
            <w:bCs/>
          </w:rPr>
          <w:t>s prom</w:t>
        </w:r>
      </w:ins>
      <w:ins w:id="98" w:author="Rohlfsen, Cory J" w:date="2025-08-29T20:35:00Z" w16du:dateUtc="2025-08-30T01:35:00Z">
        <w:r w:rsidR="00835B09">
          <w:rPr>
            <w:bCs/>
          </w:rPr>
          <w:t>ise fo</w:t>
        </w:r>
      </w:ins>
      <w:ins w:id="99" w:author="Rohlfsen, Cory J" w:date="2025-08-29T20:36:00Z" w16du:dateUtc="2025-08-30T01:36:00Z">
        <w:r w:rsidR="00835B09">
          <w:rPr>
            <w:bCs/>
          </w:rPr>
          <w:t xml:space="preserve">r </w:t>
        </w:r>
      </w:ins>
      <w:ins w:id="100" w:author="Rohlfsen, Cory J" w:date="2025-08-29T20:44:00Z" w16du:dateUtc="2025-08-30T01:44:00Z">
        <w:r w:rsidR="00976AD8">
          <w:rPr>
            <w:bCs/>
          </w:rPr>
          <w:t xml:space="preserve">more </w:t>
        </w:r>
      </w:ins>
      <w:ins w:id="101" w:author="Rohlfsen, Cory J" w:date="2025-08-29T20:42:00Z" w16du:dateUtc="2025-08-30T01:42:00Z">
        <w:r w:rsidR="00835B09">
          <w:rPr>
            <w:bCs/>
          </w:rPr>
          <w:t xml:space="preserve">generalized </w:t>
        </w:r>
      </w:ins>
      <w:ins w:id="102" w:author="Rohlfsen, Cory J" w:date="2025-08-29T20:36:00Z" w16du:dateUtc="2025-08-30T01:36:00Z">
        <w:r w:rsidR="00835B09">
          <w:rPr>
            <w:bCs/>
          </w:rPr>
          <w:t>classification problems</w:t>
        </w:r>
      </w:ins>
      <w:ins w:id="103" w:author="Rohlfsen, Cory J" w:date="2025-08-29T20:46:00Z" w16du:dateUtc="2025-08-30T01:46:00Z">
        <w:r w:rsidR="00976AD8">
          <w:rPr>
            <w:bCs/>
          </w:rPr>
          <w:t xml:space="preserve"> because of the diverse </w:t>
        </w:r>
      </w:ins>
      <w:ins w:id="104" w:author="Rohlfsen, Cory J" w:date="2025-08-29T21:18:00Z" w16du:dateUtc="2025-08-30T02:18:00Z">
        <w:r w:rsidR="009F3B0A">
          <w:rPr>
            <w:bCs/>
          </w:rPr>
          <w:t xml:space="preserve">data </w:t>
        </w:r>
      </w:ins>
      <w:ins w:id="105" w:author="Rohlfsen, Cory J" w:date="2025-08-29T20:46:00Z" w16du:dateUtc="2025-08-30T01:46:00Z">
        <w:r w:rsidR="00976AD8">
          <w:rPr>
            <w:bCs/>
          </w:rPr>
          <w:t>proce</w:t>
        </w:r>
      </w:ins>
      <w:ins w:id="106" w:author="Rohlfsen, Cory J" w:date="2025-08-29T20:48:00Z" w16du:dateUtc="2025-08-30T01:48:00Z">
        <w:r w:rsidR="00976AD8">
          <w:rPr>
            <w:bCs/>
          </w:rPr>
          <w:t xml:space="preserve">ssing strategies </w:t>
        </w:r>
      </w:ins>
      <w:ins w:id="107" w:author="Rohlfsen, Cory J" w:date="2025-08-29T20:49:00Z" w16du:dateUtc="2025-08-30T01:49:00Z">
        <w:r w:rsidR="00976AD8">
          <w:rPr>
            <w:bCs/>
          </w:rPr>
          <w:t xml:space="preserve">by which </w:t>
        </w:r>
      </w:ins>
      <w:ins w:id="108" w:author="Rohlfsen, Cory J" w:date="2025-08-29T20:50:00Z" w16du:dateUtc="2025-08-30T01:50:00Z">
        <w:r w:rsidR="00976AD8">
          <w:rPr>
            <w:bCs/>
          </w:rPr>
          <w:t>h</w:t>
        </w:r>
      </w:ins>
      <w:ins w:id="109" w:author="Rohlfsen, Cory J" w:date="2025-08-29T20:48:00Z" w16du:dateUtc="2025-08-30T01:48:00Z">
        <w:r w:rsidR="00976AD8">
          <w:rPr>
            <w:bCs/>
          </w:rPr>
          <w:t>uman and</w:t>
        </w:r>
      </w:ins>
      <w:ins w:id="110" w:author="Rohlfsen, Cory J" w:date="2025-08-29T21:18:00Z" w16du:dateUtc="2025-08-30T02:18:00Z">
        <w:r w:rsidR="009F3B0A">
          <w:rPr>
            <w:bCs/>
          </w:rPr>
          <w:t xml:space="preserve"> AI</w:t>
        </w:r>
      </w:ins>
      <w:ins w:id="111" w:author="Rohlfsen, Cory J" w:date="2025-08-29T20:48:00Z" w16du:dateUtc="2025-08-30T01:48:00Z">
        <w:r w:rsidR="00976AD8">
          <w:rPr>
            <w:bCs/>
          </w:rPr>
          <w:t xml:space="preserve"> classifiers</w:t>
        </w:r>
      </w:ins>
      <w:ins w:id="112" w:author="Rohlfsen, Cory J" w:date="2025-08-29T20:50:00Z" w16du:dateUtc="2025-08-30T01:50:00Z">
        <w:r w:rsidR="00976AD8">
          <w:rPr>
            <w:bCs/>
          </w:rPr>
          <w:t xml:space="preserve"> operate</w:t>
        </w:r>
      </w:ins>
      <w:commentRangeEnd w:id="93"/>
      <w:ins w:id="113" w:author="Rohlfsen, Cory J" w:date="2025-08-29T20:51:00Z" w16du:dateUtc="2025-08-30T01:51:00Z">
        <w:r w:rsidR="00976AD8">
          <w:rPr>
            <w:rStyle w:val="CommentReference"/>
          </w:rPr>
          <w:commentReference w:id="93"/>
        </w:r>
      </w:ins>
      <w:ins w:id="114" w:author="Rohlfsen, Cory J" w:date="2025-08-29T20:39:00Z" w16du:dateUtc="2025-08-30T01:39:00Z">
        <w:r w:rsidR="00835B09">
          <w:rPr>
            <w:bCs/>
          </w:rPr>
          <w:t xml:space="preserve">. </w:t>
        </w:r>
      </w:ins>
      <w:ins w:id="115" w:author="Rohlfsen, Cory J" w:date="2025-08-29T20:42:00Z" w16du:dateUtc="2025-08-30T01:42:00Z">
        <w:r w:rsidR="00835B09">
          <w:rPr>
            <w:bCs/>
          </w:rPr>
          <w:t xml:space="preserve">Whether </w:t>
        </w:r>
      </w:ins>
      <w:ins w:id="116" w:author="Rohlfsen, Cory J" w:date="2025-08-29T20:50:00Z" w16du:dateUtc="2025-08-30T01:50:00Z">
        <w:r w:rsidR="00976AD8">
          <w:rPr>
            <w:bCs/>
          </w:rPr>
          <w:t>large language models (LLM</w:t>
        </w:r>
      </w:ins>
      <w:ins w:id="117" w:author="Rohlfsen, Cory J" w:date="2025-08-29T20:51:00Z" w16du:dateUtc="2025-08-30T01:51:00Z">
        <w:r w:rsidR="00976AD8">
          <w:rPr>
            <w:bCs/>
          </w:rPr>
          <w:t>s</w:t>
        </w:r>
      </w:ins>
      <w:ins w:id="118" w:author="Rohlfsen, Cory J" w:date="2025-08-29T20:50:00Z" w16du:dateUtc="2025-08-30T01:50:00Z">
        <w:r w:rsidR="00976AD8">
          <w:rPr>
            <w:bCs/>
          </w:rPr>
          <w:t xml:space="preserve">) can generate </w:t>
        </w:r>
      </w:ins>
      <w:ins w:id="119" w:author="Rohlfsen, Cory J" w:date="2025-08-29T20:42:00Z" w16du:dateUtc="2025-08-30T01:42:00Z">
        <w:r w:rsidR="00835B09">
          <w:rPr>
            <w:bCs/>
          </w:rPr>
          <w:t xml:space="preserve">LRs </w:t>
        </w:r>
      </w:ins>
      <w:ins w:id="120" w:author="Rohlfsen, Cory J" w:date="2025-08-29T20:43:00Z" w16du:dateUtc="2025-08-30T01:43:00Z">
        <w:r w:rsidR="00976AD8">
          <w:rPr>
            <w:bCs/>
          </w:rPr>
          <w:t xml:space="preserve">to </w:t>
        </w:r>
      </w:ins>
      <w:ins w:id="121" w:author="Rohlfsen, Cory J" w:date="2025-08-29T20:50:00Z" w16du:dateUtc="2025-08-30T01:50:00Z">
        <w:r w:rsidR="00976AD8">
          <w:rPr>
            <w:bCs/>
          </w:rPr>
          <w:t xml:space="preserve">specifically </w:t>
        </w:r>
      </w:ins>
      <w:ins w:id="122" w:author="Rohlfsen, Cory J" w:date="2025-08-29T20:42:00Z" w16du:dateUtc="2025-08-30T01:42:00Z">
        <w:r w:rsidR="00835B09">
          <w:rPr>
            <w:bCs/>
          </w:rPr>
          <w:t xml:space="preserve">improve </w:t>
        </w:r>
      </w:ins>
      <w:ins w:id="123" w:author="Rohlfsen, Cory J" w:date="2025-08-29T20:50:00Z" w16du:dateUtc="2025-08-30T01:50:00Z">
        <w:r w:rsidR="00976AD8">
          <w:rPr>
            <w:bCs/>
          </w:rPr>
          <w:t xml:space="preserve">upon </w:t>
        </w:r>
      </w:ins>
      <w:ins w:id="124" w:author="Rohlfsen, Cory J" w:date="2025-08-29T20:43:00Z" w16du:dateUtc="2025-08-30T01:43:00Z">
        <w:r w:rsidR="00976AD8">
          <w:rPr>
            <w:bCs/>
          </w:rPr>
          <w:t xml:space="preserve">human </w:t>
        </w:r>
      </w:ins>
      <w:ins w:id="125" w:author="Rohlfsen, Cory J" w:date="2025-08-29T20:42:00Z" w16du:dateUtc="2025-08-30T01:42:00Z">
        <w:r w:rsidR="00835B09">
          <w:rPr>
            <w:bCs/>
          </w:rPr>
          <w:t xml:space="preserve">diagnostic accuracy </w:t>
        </w:r>
      </w:ins>
      <w:ins w:id="126" w:author="Rohlfsen, Cory J" w:date="2025-08-29T21:19:00Z" w16du:dateUtc="2025-08-30T02:19:00Z">
        <w:r w:rsidR="009F3B0A">
          <w:rPr>
            <w:bCs/>
          </w:rPr>
          <w:t>with</w:t>
        </w:r>
      </w:ins>
      <w:ins w:id="127" w:author="Rohlfsen, Cory J" w:date="2025-08-29T20:52:00Z" w16du:dateUtc="2025-08-30T01:52:00Z">
        <w:r w:rsidR="00976AD8">
          <w:rPr>
            <w:bCs/>
          </w:rPr>
          <w:t>in a Bayesian inferen</w:t>
        </w:r>
      </w:ins>
      <w:ins w:id="128" w:author="Rohlfsen, Cory J" w:date="2025-08-29T21:19:00Z" w16du:dateUtc="2025-08-30T02:19:00Z">
        <w:r w:rsidR="009F3B0A">
          <w:rPr>
            <w:bCs/>
          </w:rPr>
          <w:t>tial reasoning</w:t>
        </w:r>
      </w:ins>
      <w:ins w:id="129" w:author="Rohlfsen, Cory J" w:date="2025-08-29T20:52:00Z" w16du:dateUtc="2025-08-30T01:52:00Z">
        <w:r w:rsidR="00976AD8">
          <w:rPr>
            <w:bCs/>
          </w:rPr>
          <w:t xml:space="preserve"> framework </w:t>
        </w:r>
      </w:ins>
      <w:ins w:id="130" w:author="Rohlfsen, Cory J" w:date="2025-08-29T20:42:00Z" w16du:dateUtc="2025-08-30T01:42:00Z">
        <w:r w:rsidR="00835B09">
          <w:rPr>
            <w:bCs/>
          </w:rPr>
          <w:t>is</w:t>
        </w:r>
      </w:ins>
      <w:ins w:id="131" w:author="Rohlfsen, Cory J" w:date="2025-08-29T20:43:00Z" w16du:dateUtc="2025-08-30T01:43:00Z">
        <w:r w:rsidR="00976AD8">
          <w:rPr>
            <w:bCs/>
          </w:rPr>
          <w:t xml:space="preserve"> not yet known</w:t>
        </w:r>
      </w:ins>
      <w:ins w:id="132" w:author="Rohlfsen, Cory J" w:date="2025-08-29T19:24:00Z" w16du:dateUtc="2025-08-30T00:24:00Z">
        <w:r w:rsidR="00BA5E73">
          <w:rPr>
            <w:bCs/>
          </w:rPr>
          <w:t>.</w:t>
        </w:r>
      </w:ins>
    </w:p>
    <w:p w14:paraId="14382407" w14:textId="77777777" w:rsidR="00C77138" w:rsidRPr="00054773" w:rsidRDefault="00C77138" w:rsidP="00AE1451">
      <w:pPr>
        <w:rPr>
          <w:bCs/>
        </w:rPr>
      </w:pPr>
    </w:p>
    <w:p w14:paraId="374CA43D" w14:textId="7174CF53" w:rsidR="00C61E8A" w:rsidRDefault="00AE1451" w:rsidP="00D40828">
      <w:pPr>
        <w:rPr>
          <w:bCs/>
        </w:rPr>
      </w:pPr>
      <w:r w:rsidRPr="00054773">
        <w:rPr>
          <w:bCs/>
        </w:rPr>
        <w:t>Recent advances in</w:t>
      </w:r>
      <w:r w:rsidRPr="009F3B0A">
        <w:rPr>
          <w:bCs/>
          <w:i/>
          <w:iCs/>
          <w:rPrChange w:id="133" w:author="Rohlfsen, Cory J" w:date="2025-08-29T21:21:00Z" w16du:dateUtc="2025-08-30T02:21:00Z">
            <w:rPr>
              <w:bCs/>
            </w:rPr>
          </w:rPrChange>
        </w:rPr>
        <w:t xml:space="preserve"> </w:t>
      </w:r>
      <w:ins w:id="134" w:author="Rohlfsen, Cory J" w:date="2025-08-29T21:21:00Z" w16du:dateUtc="2025-08-30T02:21:00Z">
        <w:r w:rsidR="009F3B0A" w:rsidRPr="009F3B0A">
          <w:rPr>
            <w:bCs/>
            <w:i/>
            <w:iCs/>
            <w:rPrChange w:id="135" w:author="Rohlfsen, Cory J" w:date="2025-08-29T21:21:00Z" w16du:dateUtc="2025-08-30T02:21:00Z">
              <w:rPr>
                <w:bCs/>
              </w:rPr>
            </w:rPrChange>
          </w:rPr>
          <w:t>generative</w:t>
        </w:r>
        <w:r w:rsidR="009F3B0A">
          <w:rPr>
            <w:bCs/>
          </w:rPr>
          <w:t xml:space="preserve"> </w:t>
        </w:r>
      </w:ins>
      <w:r w:rsidRPr="00054773">
        <w:rPr>
          <w:bCs/>
        </w:rPr>
        <w:t xml:space="preserve">artificial intelligence, </w:t>
      </w:r>
      <w:r w:rsidR="00D700A2">
        <w:rPr>
          <w:bCs/>
        </w:rPr>
        <w:t xml:space="preserve">particularly </w:t>
      </w:r>
      <w:del w:id="136" w:author="Rohlfsen, Cory J" w:date="2025-08-29T20:51:00Z" w16du:dateUtc="2025-08-30T01:51:00Z">
        <w:r w:rsidRPr="00054773" w:rsidDel="00976AD8">
          <w:rPr>
            <w:bCs/>
          </w:rPr>
          <w:delText>large language models (</w:delText>
        </w:r>
      </w:del>
      <w:r w:rsidRPr="00054773">
        <w:rPr>
          <w:bCs/>
        </w:rPr>
        <w:t>LLMs</w:t>
      </w:r>
      <w:del w:id="137" w:author="Rohlfsen, Cory J" w:date="2025-08-29T20:52:00Z" w16du:dateUtc="2025-08-30T01:52:00Z">
        <w:r w:rsidRPr="00054773" w:rsidDel="00976AD8">
          <w:rPr>
            <w:bCs/>
          </w:rPr>
          <w:delText>)</w:delText>
        </w:r>
      </w:del>
      <w:r w:rsidRPr="00054773">
        <w:rPr>
          <w:bCs/>
        </w:rPr>
        <w:t xml:space="preserve">, </w:t>
      </w:r>
      <w:r w:rsidR="00D700A2">
        <w:rPr>
          <w:bCs/>
        </w:rPr>
        <w:t>offer</w:t>
      </w:r>
      <w:r w:rsidRPr="00054773">
        <w:rPr>
          <w:bCs/>
        </w:rPr>
        <w:t xml:space="preserve"> new</w:t>
      </w:r>
      <w:r w:rsidR="00D700A2">
        <w:rPr>
          <w:bCs/>
        </w:rPr>
        <w:t xml:space="preserve"> opportunities to</w:t>
      </w:r>
      <w:r w:rsidRPr="00054773">
        <w:rPr>
          <w:bCs/>
        </w:rPr>
        <w:t xml:space="preserve"> enhanc</w:t>
      </w:r>
      <w:r w:rsidR="00D700A2">
        <w:rPr>
          <w:bCs/>
        </w:rPr>
        <w:t>e</w:t>
      </w:r>
      <w:r w:rsidRPr="00054773">
        <w:rPr>
          <w:bCs/>
        </w:rPr>
        <w:t xml:space="preserve"> clinical decision-making</w:t>
      </w:r>
      <w:r w:rsidR="00010A99">
        <w:rPr>
          <w:bCs/>
        </w:rPr>
        <w:t xml:space="preserve"> and medical education</w:t>
      </w:r>
      <w:r w:rsidR="001C12C5">
        <w:rPr>
          <w:bCs/>
        </w:rPr>
        <w:fldChar w:fldCharType="begin"/>
      </w:r>
      <w:r w:rsidR="001C12C5">
        <w:rPr>
          <w:bCs/>
        </w:rPr>
        <w:instrText xml:space="preserve"> ADDIN ZOTERO_ITEM CSL_CITATION {"citationID":"X5Xy31ZG","properties":{"formattedCitation":"\\super 10\\nosupersub{}","plainCitation":"10","noteIndex":0},"citationItems":[{"id":7494,"uris":["http://zotero.org/groups/6032284/items/SX4RQSTS"],"itemData":{"id":7494,"type":"article-journal","abstract":"OBJECTIVES: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10</w:t>
      </w:r>
      <w:r w:rsidR="001C12C5">
        <w:rPr>
          <w:bCs/>
        </w:rPr>
        <w:fldChar w:fldCharType="end"/>
      </w:r>
      <w:r w:rsidRPr="00054773">
        <w:rPr>
          <w:bCs/>
        </w:rPr>
        <w:t xml:space="preserve">. </w:t>
      </w:r>
      <w:r w:rsidR="00D700A2">
        <w:rPr>
          <w:bCs/>
        </w:rPr>
        <w:t xml:space="preserve">Unlike traditional </w:t>
      </w:r>
      <w:r w:rsidR="00010A99">
        <w:rPr>
          <w:bCs/>
        </w:rPr>
        <w:t>machine learning</w:t>
      </w:r>
      <w:r w:rsidR="00D700A2">
        <w:rPr>
          <w:bCs/>
        </w:rPr>
        <w:t xml:space="preserve"> approaches, which</w:t>
      </w:r>
      <w:r w:rsidR="00010A99">
        <w:rPr>
          <w:bCs/>
        </w:rPr>
        <w:t xml:space="preserve"> require</w:t>
      </w:r>
      <w:r w:rsidR="00D700A2">
        <w:rPr>
          <w:bCs/>
        </w:rPr>
        <w:t xml:space="preserve"> task-specific training data, </w:t>
      </w:r>
      <w:r w:rsidR="00010A99">
        <w:rPr>
          <w:bCs/>
        </w:rPr>
        <w:t xml:space="preserve">large language models </w:t>
      </w:r>
      <w:r w:rsidR="00C61E8A" w:rsidRPr="005F7168">
        <w:rPr>
          <w:bCs/>
        </w:rPr>
        <w:t xml:space="preserve">show emergent abilities, referring to their ability to perform </w:t>
      </w:r>
      <w:r w:rsidR="00C61E8A">
        <w:rPr>
          <w:bCs/>
        </w:rPr>
        <w:t>tasks</w:t>
      </w:r>
      <w:r w:rsidR="00C61E8A" w:rsidRPr="005F7168">
        <w:rPr>
          <w:bCs/>
        </w:rPr>
        <w:t xml:space="preserve"> not in the training set (either with no examples, zero-shot generalization, or with prompted examples</w:t>
      </w:r>
      <w:r w:rsidR="00C61E8A">
        <w:rPr>
          <w:bCs/>
        </w:rPr>
        <w:t xml:space="preserve">, </w:t>
      </w:r>
      <w:r w:rsidR="00C61E8A" w:rsidRPr="005F7168">
        <w:rPr>
          <w:bCs/>
        </w:rPr>
        <w:t>in-context learning)</w:t>
      </w:r>
      <w:r w:rsidR="009F0D1E">
        <w:rPr>
          <w:bCs/>
        </w:rPr>
        <w:fldChar w:fldCharType="begin"/>
      </w:r>
      <w:r w:rsidR="001C12C5">
        <w:rPr>
          <w:bCs/>
        </w:rPr>
        <w:instrText xml:space="preserve"> ADDIN ZOTERO_ITEM CSL_CITATION {"citationID":"Mif9Gcov","properties":{"formattedCitation":"\\super 11\\nosupersub{}","plainCitation":"11","noteIndex":0},"citationItems":[{"id":7497,"uris":["http://zotero.org/groups/6032284/items/DDIKKCWN"],"itemData":{"id":7497,"type":"article-journal","abstract":"Interest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Care","volume":"331","author":[{"family":"Howell","given":"Michael D."},{"family":"Corrado","given":"Greg S."},{"family":"DeSalvo","given":"Karen B."}],"issued":{"date-parts":[["2024",1,16]]}}}],"schema":"https://github.com/citation-style-language/schema/raw/master/csl-citation.json"} </w:instrText>
      </w:r>
      <w:r w:rsidR="009F0D1E">
        <w:rPr>
          <w:bCs/>
        </w:rPr>
        <w:fldChar w:fldCharType="separate"/>
      </w:r>
      <w:r w:rsidR="001C12C5" w:rsidRPr="001C12C5">
        <w:rPr>
          <w:rFonts w:eastAsiaTheme="minorHAnsi"/>
          <w:vertAlign w:val="superscript"/>
          <w14:ligatures w14:val="standardContextual"/>
        </w:rPr>
        <w:t>11</w:t>
      </w:r>
      <w:r w:rsidR="009F0D1E">
        <w:rPr>
          <w:bCs/>
        </w:rPr>
        <w:fldChar w:fldCharType="end"/>
      </w:r>
      <w:r w:rsidR="00C61E8A" w:rsidRPr="005F7168">
        <w:rPr>
          <w:bCs/>
        </w:rPr>
        <w:t>.</w:t>
      </w:r>
      <w:r w:rsidR="00310D6B">
        <w:rPr>
          <w:bCs/>
        </w:rPr>
        <w:t xml:space="preserve"> </w:t>
      </w:r>
      <w:r w:rsidR="00C61E8A">
        <w:rPr>
          <w:bCs/>
        </w:rPr>
        <w:t xml:space="preserve"> </w:t>
      </w:r>
    </w:p>
    <w:p w14:paraId="13690B61" w14:textId="77777777" w:rsidR="00C61E8A" w:rsidRDefault="00C61E8A" w:rsidP="00D40828">
      <w:pPr>
        <w:rPr>
          <w:bCs/>
        </w:rPr>
      </w:pPr>
    </w:p>
    <w:p w14:paraId="02993611" w14:textId="77777777" w:rsidR="008C0D59" w:rsidRDefault="00D700A2" w:rsidP="00AE1451">
      <w:pPr>
        <w:rPr>
          <w:ins w:id="138" w:author="Rohlfsen, Cory J" w:date="2025-08-29T23:28:00Z" w16du:dateUtc="2025-08-30T04:28:00Z"/>
          <w:bCs/>
        </w:rPr>
      </w:pPr>
      <w:r>
        <w:rPr>
          <w:bCs/>
        </w:rPr>
        <w:t xml:space="preserve">This capability raises the possibility that LLMs could reliably estimate diagnostic </w:t>
      </w:r>
      <w:ins w:id="139" w:author="Rohlfsen, Cory J" w:date="2025-08-29T21:23:00Z" w16du:dateUtc="2025-08-30T02:23:00Z">
        <w:r w:rsidR="009F3B0A">
          <w:rPr>
            <w:bCs/>
          </w:rPr>
          <w:t>LRs</w:t>
        </w:r>
      </w:ins>
      <w:del w:id="140" w:author="Rohlfsen, Cory J" w:date="2025-08-29T21:23:00Z" w16du:dateUtc="2025-08-30T02:23:00Z">
        <w:r w:rsidDel="009F3B0A">
          <w:rPr>
            <w:bCs/>
          </w:rPr>
          <w:delText>likelihood ratios</w:delText>
        </w:r>
      </w:del>
      <w:r>
        <w:rPr>
          <w:bCs/>
        </w:rPr>
        <w:t>, potentially overcoming a key barrier to broader application of quantitative reasoning in clinical practice</w:t>
      </w:r>
      <w:del w:id="141" w:author="Rohlfsen, Cory J" w:date="2025-08-29T21:22:00Z" w16du:dateUtc="2025-08-30T02:22:00Z">
        <w:r w:rsidDel="009F3B0A">
          <w:rPr>
            <w:bCs/>
          </w:rPr>
          <w:delText xml:space="preserve"> and education</w:delText>
        </w:r>
      </w:del>
      <w:r>
        <w:rPr>
          <w:bCs/>
        </w:rPr>
        <w:t>.</w:t>
      </w:r>
      <w:del w:id="142" w:author="Rohlfsen, Cory J" w:date="2025-08-29T21:22:00Z" w16du:dateUtc="2025-08-30T02:22:00Z">
        <w:r w:rsidDel="009F3B0A">
          <w:rPr>
            <w:bCs/>
          </w:rPr>
          <w:delText xml:space="preserve"> However</w:delText>
        </w:r>
      </w:del>
      <w:ins w:id="143" w:author="Rohlfsen, Cory J" w:date="2025-08-29T21:22:00Z" w16du:dateUtc="2025-08-30T02:22:00Z">
        <w:r w:rsidR="009F3B0A">
          <w:rPr>
            <w:bCs/>
          </w:rPr>
          <w:t xml:space="preserve"> Notably</w:t>
        </w:r>
      </w:ins>
      <w:r w:rsidR="00AE1451" w:rsidRPr="00054773">
        <w:rPr>
          <w:bCs/>
        </w:rPr>
        <w:t xml:space="preserve">, the </w:t>
      </w:r>
      <w:r w:rsidR="00D40828">
        <w:rPr>
          <w:bCs/>
        </w:rPr>
        <w:t xml:space="preserve">accuracy </w:t>
      </w:r>
      <w:r w:rsidR="00AE1451" w:rsidRPr="00054773">
        <w:rPr>
          <w:bCs/>
        </w:rPr>
        <w:t>of LLM</w:t>
      </w:r>
      <w:r>
        <w:rPr>
          <w:bCs/>
        </w:rPr>
        <w:t xml:space="preserve">-estimated </w:t>
      </w:r>
      <w:r w:rsidR="007C3520">
        <w:rPr>
          <w:bCs/>
        </w:rPr>
        <w:t xml:space="preserve">LRs </w:t>
      </w:r>
      <w:r w:rsidR="00AE1451" w:rsidRPr="00054773">
        <w:rPr>
          <w:bCs/>
        </w:rPr>
        <w:t xml:space="preserve">has not been </w:t>
      </w:r>
      <w:r>
        <w:rPr>
          <w:bCs/>
        </w:rPr>
        <w:t>previously</w:t>
      </w:r>
      <w:r w:rsidR="00AE1451" w:rsidRPr="00054773">
        <w:rPr>
          <w:bCs/>
        </w:rPr>
        <w:t xml:space="preserve"> explored.</w:t>
      </w:r>
      <w:r w:rsidR="00C61E8A">
        <w:rPr>
          <w:bCs/>
        </w:rPr>
        <w:t xml:space="preserve"> </w:t>
      </w:r>
      <w:r w:rsidR="00AE1451" w:rsidRPr="00054773">
        <w:rPr>
          <w:bCs/>
        </w:rPr>
        <w:t xml:space="preserve">In this study, we aimed to evaluate the capacity of contemporary </w:t>
      </w:r>
      <w:ins w:id="144" w:author="Rohlfsen, Cory J" w:date="2025-08-29T21:23:00Z" w16du:dateUtc="2025-08-30T02:23:00Z">
        <w:r w:rsidR="009F3B0A">
          <w:rPr>
            <w:bCs/>
          </w:rPr>
          <w:t>LLMs</w:t>
        </w:r>
      </w:ins>
      <w:del w:id="145" w:author="Rohlfsen, Cory J" w:date="2025-08-29T21:23:00Z" w16du:dateUtc="2025-08-30T02:23:00Z">
        <w:r w:rsidR="00AE1451" w:rsidRPr="00054773" w:rsidDel="009F3B0A">
          <w:rPr>
            <w:bCs/>
          </w:rPr>
          <w:delText>large language models</w:delText>
        </w:r>
      </w:del>
      <w:r w:rsidR="00AE1451" w:rsidRPr="00054773">
        <w:rPr>
          <w:bCs/>
        </w:rPr>
        <w:t xml:space="preserve"> to accurately estimate diagnostic </w:t>
      </w:r>
      <w:ins w:id="146" w:author="Rohlfsen, Cory J" w:date="2025-08-29T21:23:00Z" w16du:dateUtc="2025-08-30T02:23:00Z">
        <w:r w:rsidR="009F3B0A">
          <w:rPr>
            <w:bCs/>
          </w:rPr>
          <w:t>LRs</w:t>
        </w:r>
      </w:ins>
      <w:del w:id="147" w:author="Rohlfsen, Cory J" w:date="2025-08-29T21:23:00Z" w16du:dateUtc="2025-08-30T02:23:00Z">
        <w:r w:rsidR="00AE1451" w:rsidRPr="00054773" w:rsidDel="009F3B0A">
          <w:rPr>
            <w:bCs/>
          </w:rPr>
          <w:delText>likelihood ratios</w:delText>
        </w:r>
      </w:del>
      <w:r w:rsidR="00AE1451" w:rsidRPr="00054773">
        <w:rPr>
          <w:bCs/>
        </w:rPr>
        <w:t xml:space="preserve">. Specifically, we compared LLM-generated </w:t>
      </w:r>
      <w:ins w:id="148" w:author="Rohlfsen, Cory J" w:date="2025-08-29T21:25:00Z" w16du:dateUtc="2025-08-30T02:25:00Z">
        <w:r w:rsidR="009F3B0A">
          <w:rPr>
            <w:bCs/>
          </w:rPr>
          <w:t>LRs</w:t>
        </w:r>
      </w:ins>
      <w:del w:id="149" w:author="Rohlfsen, Cory J" w:date="2025-08-29T21:25:00Z" w16du:dateUtc="2025-08-30T02:25:00Z">
        <w:r w:rsidR="00AE1451" w:rsidRPr="00054773" w:rsidDel="009F3B0A">
          <w:rPr>
            <w:bCs/>
          </w:rPr>
          <w:delText>likelihood ratios</w:delText>
        </w:r>
      </w:del>
      <w:r w:rsidR="00AE1451" w:rsidRPr="00054773">
        <w:rPr>
          <w:bCs/>
        </w:rPr>
        <w:t xml:space="preserve"> with empirically reported </w:t>
      </w:r>
      <w:r w:rsidR="00E519AE">
        <w:rPr>
          <w:bCs/>
        </w:rPr>
        <w:t>values</w:t>
      </w:r>
      <w:r w:rsidR="00E519AE" w:rsidRPr="00054773">
        <w:rPr>
          <w:bCs/>
        </w:rPr>
        <w:t xml:space="preserve"> </w:t>
      </w:r>
      <w:r w:rsidR="00AE1451" w:rsidRPr="00054773">
        <w:rPr>
          <w:bCs/>
        </w:rPr>
        <w:t xml:space="preserve">from </w:t>
      </w:r>
      <w:ins w:id="150" w:author="Rohlfsen, Cory J" w:date="2025-08-29T21:25:00Z" w16du:dateUtc="2025-08-30T02:25:00Z">
        <w:r w:rsidR="009F3B0A">
          <w:rPr>
            <w:bCs/>
          </w:rPr>
          <w:t xml:space="preserve">the </w:t>
        </w:r>
      </w:ins>
      <w:r w:rsidR="00AE1451" w:rsidRPr="00054773">
        <w:rPr>
          <w:bCs/>
        </w:rPr>
        <w:t xml:space="preserve">existing literature. </w:t>
      </w:r>
      <w:ins w:id="151" w:author="Rohlfsen, Cory J" w:date="2025-08-29T21:29:00Z" w16du:dateUtc="2025-08-30T02:29:00Z">
        <w:r w:rsidR="00B47C2D">
          <w:rPr>
            <w:bCs/>
          </w:rPr>
          <w:t xml:space="preserve">If the </w:t>
        </w:r>
      </w:ins>
      <w:del w:id="152" w:author="Rohlfsen, Cory J" w:date="2025-08-29T21:29:00Z" w16du:dateUtc="2025-08-30T02:29:00Z">
        <w:r w:rsidR="00AE1451" w:rsidRPr="00054773" w:rsidDel="00B47C2D">
          <w:rPr>
            <w:bCs/>
          </w:rPr>
          <w:delText xml:space="preserve">Understanding the </w:delText>
        </w:r>
      </w:del>
      <w:r w:rsidR="00AE1451" w:rsidRPr="00054773">
        <w:rPr>
          <w:bCs/>
        </w:rPr>
        <w:t xml:space="preserve">accuracy </w:t>
      </w:r>
      <w:del w:id="153" w:author="Rohlfsen, Cory J" w:date="2025-08-29T21:29:00Z" w16du:dateUtc="2025-08-30T02:29:00Z">
        <w:r w:rsidR="00AE1451" w:rsidRPr="00054773" w:rsidDel="00B47C2D">
          <w:rPr>
            <w:bCs/>
          </w:rPr>
          <w:delText xml:space="preserve">and applicability </w:delText>
        </w:r>
      </w:del>
      <w:r w:rsidR="00AE1451" w:rsidRPr="00054773">
        <w:rPr>
          <w:bCs/>
        </w:rPr>
        <w:t xml:space="preserve">of these models in estimating </w:t>
      </w:r>
      <w:ins w:id="154" w:author="Rohlfsen, Cory J" w:date="2025-08-29T21:31:00Z" w16du:dateUtc="2025-08-30T02:31:00Z">
        <w:r w:rsidR="00B47C2D">
          <w:rPr>
            <w:bCs/>
          </w:rPr>
          <w:t xml:space="preserve">known </w:t>
        </w:r>
      </w:ins>
      <w:ins w:id="155" w:author="Rohlfsen, Cory J" w:date="2025-08-29T21:26:00Z" w16du:dateUtc="2025-08-30T02:26:00Z">
        <w:r w:rsidR="009F3B0A">
          <w:rPr>
            <w:bCs/>
          </w:rPr>
          <w:t>LRs</w:t>
        </w:r>
      </w:ins>
      <w:del w:id="156" w:author="Rohlfsen, Cory J" w:date="2025-08-29T21:26:00Z" w16du:dateUtc="2025-08-30T02:26:00Z">
        <w:r w:rsidR="00AE1451" w:rsidRPr="00054773" w:rsidDel="009F3B0A">
          <w:rPr>
            <w:bCs/>
          </w:rPr>
          <w:delText>likelihood ratios</w:delText>
        </w:r>
      </w:del>
      <w:r w:rsidR="00AE1451" w:rsidRPr="00054773">
        <w:rPr>
          <w:bCs/>
        </w:rPr>
        <w:t xml:space="preserve"> </w:t>
      </w:r>
      <w:ins w:id="157" w:author="Rohlfsen, Cory J" w:date="2025-08-29T21:29:00Z" w16du:dateUtc="2025-08-30T02:29:00Z">
        <w:r w:rsidR="00B47C2D">
          <w:rPr>
            <w:bCs/>
          </w:rPr>
          <w:t>was found to be acceptable</w:t>
        </w:r>
      </w:ins>
      <w:ins w:id="158" w:author="Rohlfsen, Cory J" w:date="2025-08-29T21:30:00Z" w16du:dateUtc="2025-08-30T02:30:00Z">
        <w:r w:rsidR="00B47C2D">
          <w:rPr>
            <w:bCs/>
          </w:rPr>
          <w:t xml:space="preserve">, </w:t>
        </w:r>
      </w:ins>
      <w:ins w:id="159" w:author="Rohlfsen, Cory J" w:date="2025-08-29T21:31:00Z" w16du:dateUtc="2025-08-30T02:31:00Z">
        <w:r w:rsidR="00B47C2D">
          <w:rPr>
            <w:bCs/>
          </w:rPr>
          <w:t xml:space="preserve">the natural next step would be to consider situations in which </w:t>
        </w:r>
      </w:ins>
      <w:del w:id="160" w:author="Rohlfsen, Cory J" w:date="2025-08-29T21:31:00Z" w16du:dateUtc="2025-08-30T02:31:00Z">
        <w:r w:rsidR="00AE1451" w:rsidRPr="00054773" w:rsidDel="00B47C2D">
          <w:rPr>
            <w:bCs/>
          </w:rPr>
          <w:delText>could help clinicians leverage</w:delText>
        </w:r>
      </w:del>
      <w:r w:rsidR="00AE1451" w:rsidRPr="00054773">
        <w:rPr>
          <w:bCs/>
        </w:rPr>
        <w:t xml:space="preserve"> under-investigated clinical findings </w:t>
      </w:r>
      <w:ins w:id="161" w:author="Rohlfsen, Cory J" w:date="2025-08-29T21:32:00Z" w16du:dateUtc="2025-08-30T02:32:00Z">
        <w:r w:rsidR="00B47C2D">
          <w:rPr>
            <w:bCs/>
          </w:rPr>
          <w:t xml:space="preserve">(e.g. unknown LRs) could be tested in simulated </w:t>
        </w:r>
      </w:ins>
      <w:ins w:id="162" w:author="Rohlfsen, Cory J" w:date="2025-08-29T23:26:00Z" w16du:dateUtc="2025-08-30T04:26:00Z">
        <w:r w:rsidR="00864C74">
          <w:rPr>
            <w:bCs/>
          </w:rPr>
          <w:t>(</w:t>
        </w:r>
      </w:ins>
      <w:ins w:id="163" w:author="Rohlfsen, Cory J" w:date="2025-08-29T21:32:00Z" w16du:dateUtc="2025-08-30T02:32:00Z">
        <w:r w:rsidR="00B47C2D">
          <w:rPr>
            <w:bCs/>
          </w:rPr>
          <w:t>or real</w:t>
        </w:r>
      </w:ins>
      <w:ins w:id="164" w:author="Rohlfsen, Cory J" w:date="2025-08-29T23:26:00Z" w16du:dateUtc="2025-08-30T04:26:00Z">
        <w:r w:rsidR="00864C74">
          <w:rPr>
            <w:bCs/>
          </w:rPr>
          <w:t>)</w:t>
        </w:r>
      </w:ins>
      <w:ins w:id="165" w:author="Rohlfsen, Cory J" w:date="2025-08-29T21:32:00Z" w16du:dateUtc="2025-08-30T02:32:00Z">
        <w:r w:rsidR="00B47C2D">
          <w:rPr>
            <w:bCs/>
          </w:rPr>
          <w:t xml:space="preserve"> clinical </w:t>
        </w:r>
      </w:ins>
      <w:ins w:id="166" w:author="Rohlfsen, Cory J" w:date="2025-08-29T23:23:00Z" w16du:dateUtc="2025-08-30T04:23:00Z">
        <w:r w:rsidR="00864C74">
          <w:rPr>
            <w:bCs/>
          </w:rPr>
          <w:t xml:space="preserve">and training </w:t>
        </w:r>
      </w:ins>
      <w:ins w:id="167" w:author="Rohlfsen, Cory J" w:date="2025-08-29T21:32:00Z" w16du:dateUtc="2025-08-30T02:32:00Z">
        <w:r w:rsidR="00B47C2D">
          <w:rPr>
            <w:bCs/>
          </w:rPr>
          <w:t xml:space="preserve">contexts. </w:t>
        </w:r>
      </w:ins>
    </w:p>
    <w:p w14:paraId="14BFD085" w14:textId="77777777" w:rsidR="008C0D59" w:rsidRDefault="008C0D59" w:rsidP="00AE1451">
      <w:pPr>
        <w:rPr>
          <w:ins w:id="168" w:author="Rohlfsen, Cory J" w:date="2025-08-29T23:28:00Z" w16du:dateUtc="2025-08-30T04:28:00Z"/>
          <w:bCs/>
        </w:rPr>
      </w:pPr>
    </w:p>
    <w:p w14:paraId="3D79C46A" w14:textId="4E38881C" w:rsidR="00AE1451" w:rsidRDefault="00B47C2D" w:rsidP="00AE1451">
      <w:pPr>
        <w:rPr>
          <w:bCs/>
        </w:rPr>
      </w:pPr>
      <w:ins w:id="169" w:author="Rohlfsen, Cory J" w:date="2025-08-29T21:33:00Z" w16du:dateUtc="2025-08-30T02:33:00Z">
        <w:r>
          <w:rPr>
            <w:bCs/>
          </w:rPr>
          <w:t>C</w:t>
        </w:r>
      </w:ins>
      <w:ins w:id="170" w:author="Rohlfsen, Cory J" w:date="2025-08-29T23:24:00Z" w16du:dateUtc="2025-08-30T04:24:00Z">
        <w:r w:rsidR="00864C74">
          <w:rPr>
            <w:bCs/>
          </w:rPr>
          <w:t>an</w:t>
        </w:r>
      </w:ins>
      <w:ins w:id="171" w:author="Rohlfsen, Cory J" w:date="2025-08-29T21:33:00Z" w16du:dateUtc="2025-08-30T02:33:00Z">
        <w:r>
          <w:rPr>
            <w:bCs/>
          </w:rPr>
          <w:t xml:space="preserve"> </w:t>
        </w:r>
      </w:ins>
      <w:ins w:id="172" w:author="Rohlfsen, Cory J" w:date="2025-08-29T23:25:00Z" w16du:dateUtc="2025-08-30T04:25:00Z">
        <w:r w:rsidR="00864C74">
          <w:rPr>
            <w:bCs/>
          </w:rPr>
          <w:t>key</w:t>
        </w:r>
      </w:ins>
      <w:ins w:id="173" w:author="Rohlfsen, Cory J" w:date="2025-08-29T23:27:00Z" w16du:dateUtc="2025-08-30T04:27:00Z">
        <w:r w:rsidR="00864C74">
          <w:rPr>
            <w:bCs/>
          </w:rPr>
          <w:t xml:space="preserve"> clinical</w:t>
        </w:r>
      </w:ins>
      <w:ins w:id="174" w:author="Rohlfsen, Cory J" w:date="2025-08-29T23:25:00Z" w16du:dateUtc="2025-08-30T04:25:00Z">
        <w:r w:rsidR="00864C74">
          <w:rPr>
            <w:bCs/>
          </w:rPr>
          <w:t xml:space="preserve"> features </w:t>
        </w:r>
      </w:ins>
      <w:ins w:id="175" w:author="Rohlfsen, Cory J" w:date="2025-08-29T21:33:00Z" w16du:dateUtc="2025-08-30T02:33:00Z">
        <w:r>
          <w:rPr>
            <w:bCs/>
          </w:rPr>
          <w:t xml:space="preserve">be </w:t>
        </w:r>
      </w:ins>
      <w:ins w:id="176" w:author="Rohlfsen, Cory J" w:date="2025-08-29T23:24:00Z" w16du:dateUtc="2025-08-30T04:24:00Z">
        <w:r w:rsidR="00864C74">
          <w:rPr>
            <w:bCs/>
          </w:rPr>
          <w:t>“</w:t>
        </w:r>
      </w:ins>
      <w:ins w:id="177" w:author="Rohlfsen, Cory J" w:date="2025-08-29T21:33:00Z" w16du:dateUtc="2025-08-30T02:33:00Z">
        <w:r>
          <w:rPr>
            <w:bCs/>
          </w:rPr>
          <w:t>digitalized</w:t>
        </w:r>
      </w:ins>
      <w:ins w:id="178" w:author="Rohlfsen, Cory J" w:date="2025-08-29T23:24:00Z" w16du:dateUtc="2025-08-30T04:24:00Z">
        <w:r w:rsidR="00864C74">
          <w:rPr>
            <w:bCs/>
          </w:rPr>
          <w:t>”</w:t>
        </w:r>
      </w:ins>
      <w:ins w:id="179" w:author="Rohlfsen, Cory J" w:date="2025-08-29T21:33:00Z" w16du:dateUtc="2025-08-30T02:33:00Z">
        <w:r>
          <w:rPr>
            <w:bCs/>
          </w:rPr>
          <w:t xml:space="preserve"> </w:t>
        </w:r>
      </w:ins>
      <w:ins w:id="180" w:author="Rohlfsen, Cory J" w:date="2025-08-29T21:34:00Z" w16du:dateUtc="2025-08-30T02:34:00Z">
        <w:r>
          <w:rPr>
            <w:bCs/>
          </w:rPr>
          <w:t>with</w:t>
        </w:r>
      </w:ins>
      <w:ins w:id="181" w:author="Rohlfsen, Cory J" w:date="2025-08-29T23:24:00Z" w16du:dateUtc="2025-08-30T04:24:00Z">
        <w:r w:rsidR="00864C74">
          <w:rPr>
            <w:bCs/>
          </w:rPr>
          <w:t xml:space="preserve">in a </w:t>
        </w:r>
      </w:ins>
      <w:ins w:id="182" w:author="Rohlfsen, Cory J" w:date="2025-08-29T23:29:00Z" w16du:dateUtc="2025-08-30T04:29:00Z">
        <w:r w:rsidR="008C0D59">
          <w:rPr>
            <w:bCs/>
          </w:rPr>
          <w:t xml:space="preserve">Bayesian </w:t>
        </w:r>
      </w:ins>
      <w:ins w:id="183" w:author="Rohlfsen, Cory J" w:date="2025-08-29T23:24:00Z" w16du:dateUtc="2025-08-30T04:24:00Z">
        <w:r w:rsidR="00864C74">
          <w:rPr>
            <w:bCs/>
          </w:rPr>
          <w:t>analytical</w:t>
        </w:r>
      </w:ins>
      <w:ins w:id="184" w:author="Rohlfsen, Cory J" w:date="2025-08-29T21:35:00Z" w16du:dateUtc="2025-08-30T02:35:00Z">
        <w:r>
          <w:rPr>
            <w:bCs/>
          </w:rPr>
          <w:t xml:space="preserve"> reasoning </w:t>
        </w:r>
      </w:ins>
      <w:ins w:id="185" w:author="Rohlfsen, Cory J" w:date="2025-08-29T23:25:00Z" w16du:dateUtc="2025-08-30T04:25:00Z">
        <w:r w:rsidR="00864C74">
          <w:rPr>
            <w:bCs/>
          </w:rPr>
          <w:t xml:space="preserve">framework to augment our current approach to </w:t>
        </w:r>
      </w:ins>
      <w:ins w:id="186" w:author="Rohlfsen, Cory J" w:date="2025-08-29T23:26:00Z" w16du:dateUtc="2025-08-30T04:26:00Z">
        <w:r w:rsidR="00864C74">
          <w:rPr>
            <w:bCs/>
          </w:rPr>
          <w:t xml:space="preserve">clinical diagnosis? </w:t>
        </w:r>
      </w:ins>
      <w:ins w:id="187" w:author="Rohlfsen, Cory J" w:date="2025-08-29T23:24:00Z" w16du:dateUtc="2025-08-30T04:24:00Z">
        <w:r w:rsidR="00864C74">
          <w:rPr>
            <w:bCs/>
          </w:rPr>
          <w:t xml:space="preserve">How will this affect </w:t>
        </w:r>
      </w:ins>
      <w:ins w:id="188" w:author="Rohlfsen, Cory J" w:date="2025-08-29T23:27:00Z" w16du:dateUtc="2025-08-30T04:27:00Z">
        <w:r w:rsidR="00864C74">
          <w:rPr>
            <w:bCs/>
          </w:rPr>
          <w:t>medical education and skill development</w:t>
        </w:r>
      </w:ins>
      <w:ins w:id="189" w:author="Rohlfsen, Cory J" w:date="2025-08-29T23:30:00Z" w16du:dateUtc="2025-08-30T04:30:00Z">
        <w:r w:rsidR="008C0D59">
          <w:rPr>
            <w:bCs/>
          </w:rPr>
          <w:t xml:space="preserve"> of learners</w:t>
        </w:r>
      </w:ins>
      <w:ins w:id="190" w:author="Rohlfsen, Cory J" w:date="2025-08-29T23:27:00Z" w16du:dateUtc="2025-08-30T04:27:00Z">
        <w:r w:rsidR="00864C74">
          <w:rPr>
            <w:bCs/>
          </w:rPr>
          <w:t xml:space="preserve">? </w:t>
        </w:r>
      </w:ins>
      <w:ins w:id="191" w:author="Rohlfsen, Cory J" w:date="2025-08-29T21:34:00Z" w16du:dateUtc="2025-08-30T02:34:00Z">
        <w:r>
          <w:rPr>
            <w:bCs/>
          </w:rPr>
          <w:t xml:space="preserve">We </w:t>
        </w:r>
      </w:ins>
      <w:ins w:id="192" w:author="Rohlfsen, Cory J" w:date="2025-08-29T23:29:00Z" w16du:dateUtc="2025-08-30T04:29:00Z">
        <w:r w:rsidR="008C0D59">
          <w:rPr>
            <w:bCs/>
          </w:rPr>
          <w:t>explore these questions</w:t>
        </w:r>
      </w:ins>
      <w:ins w:id="193" w:author="Rohlfsen, Cory J" w:date="2025-08-29T23:30:00Z" w16du:dateUtc="2025-08-30T04:30:00Z">
        <w:r w:rsidR="008C0D59">
          <w:rPr>
            <w:bCs/>
          </w:rPr>
          <w:t xml:space="preserve"> after testing current LLM capabilities.</w:t>
        </w:r>
      </w:ins>
      <w:ins w:id="194" w:author="Rohlfsen, Cory J" w:date="2025-08-29T23:29:00Z" w16du:dateUtc="2025-08-30T04:29:00Z">
        <w:r w:rsidR="008C0D59">
          <w:rPr>
            <w:bCs/>
          </w:rPr>
          <w:t xml:space="preserve"> </w:t>
        </w:r>
      </w:ins>
      <w:ins w:id="195" w:author="Rohlfsen, Cory J" w:date="2025-08-29T21:34:00Z" w16du:dateUtc="2025-08-30T02:34:00Z">
        <w:r>
          <w:rPr>
            <w:bCs/>
          </w:rPr>
          <w:t xml:space="preserve"> </w:t>
        </w:r>
      </w:ins>
      <w:del w:id="196" w:author="Rohlfsen, Cory J" w:date="2025-08-29T21:35:00Z" w16du:dateUtc="2025-08-30T02:35:00Z">
        <w:r w:rsidR="00AE1451" w:rsidRPr="00054773" w:rsidDel="00B47C2D">
          <w:rPr>
            <w:bCs/>
          </w:rPr>
          <w:delText xml:space="preserve">and potentially integrate robust quantitative reasoning into everyday </w:delText>
        </w:r>
      </w:del>
      <w:del w:id="197" w:author="Rohlfsen, Cory J" w:date="2025-08-29T21:28:00Z" w16du:dateUtc="2025-08-30T02:28:00Z">
        <w:r w:rsidR="00AE1451" w:rsidRPr="00054773" w:rsidDel="00B47C2D">
          <w:rPr>
            <w:bCs/>
          </w:rPr>
          <w:delText>diagnostic</w:delText>
        </w:r>
      </w:del>
      <w:del w:id="198" w:author="Rohlfsen, Cory J" w:date="2025-08-29T21:35:00Z" w16du:dateUtc="2025-08-30T02:35:00Z">
        <w:r w:rsidR="00AE1451" w:rsidRPr="00054773" w:rsidDel="00B47C2D">
          <w:rPr>
            <w:bCs/>
          </w:rPr>
          <w:delText xml:space="preserve"> practice</w:delText>
        </w:r>
      </w:del>
      <w:del w:id="199" w:author="Rohlfsen, Cory J" w:date="2025-08-29T21:27:00Z" w16du:dateUtc="2025-08-30T02:27:00Z">
        <w:r w:rsidR="001776EC" w:rsidDel="00B47C2D">
          <w:rPr>
            <w:bCs/>
          </w:rPr>
          <w:delText xml:space="preserve"> and medical education</w:delText>
        </w:r>
      </w:del>
      <w:del w:id="200" w:author="Rohlfsen, Cory J" w:date="2025-08-29T21:35:00Z" w16du:dateUtc="2025-08-30T02:35:00Z">
        <w:r w:rsidR="00AE1451" w:rsidRPr="00054773" w:rsidDel="00B47C2D">
          <w:rPr>
            <w:bCs/>
          </w:rPr>
          <w:delText>.</w:delText>
        </w:r>
      </w:del>
    </w:p>
    <w:p w14:paraId="08F65DD8" w14:textId="77777777" w:rsidR="000371AD" w:rsidRDefault="000371AD" w:rsidP="00AE1451">
      <w:pPr>
        <w:rPr>
          <w:b/>
        </w:rPr>
      </w:pPr>
    </w:p>
    <w:p w14:paraId="7720C214" w14:textId="77777777" w:rsidR="00573BE1" w:rsidRDefault="00573BE1">
      <w:pPr>
        <w:spacing w:after="160" w:line="278" w:lineRule="auto"/>
        <w:rPr>
          <w:b/>
        </w:rPr>
      </w:pPr>
      <w:r>
        <w:rPr>
          <w:b/>
        </w:rPr>
        <w:br w:type="page"/>
      </w:r>
    </w:p>
    <w:p w14:paraId="212D027B" w14:textId="17AA30D9" w:rsidR="00FE0466" w:rsidRDefault="00AE1451" w:rsidP="00AE1451">
      <w:pPr>
        <w:rPr>
          <w:bCs/>
          <w:iCs/>
        </w:rPr>
      </w:pPr>
      <w:r>
        <w:rPr>
          <w:b/>
        </w:rPr>
        <w:lastRenderedPageBreak/>
        <w:t>Methods:</w:t>
      </w:r>
    </w:p>
    <w:p w14:paraId="40B0C924" w14:textId="6280B721" w:rsidR="00FC1DCB" w:rsidRPr="00E519AE" w:rsidRDefault="00FC1DCB" w:rsidP="00E519AE">
      <w:pPr>
        <w:pStyle w:val="p1"/>
      </w:pPr>
      <w:r>
        <w:t>We conducted a comparative study assessing the agreement between diagnostic LRs generated by LLMs and empirically derived LRs reported by theNNT.com (© The NNT Group, 2010–2022). This study utilized publicly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73A5C517"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w:t>
      </w:r>
      <w:proofErr w:type="spellStart"/>
      <w:r w:rsidRPr="00054773">
        <w:rPr>
          <w:bCs/>
        </w:rPr>
        <w:t>LR</w:t>
      </w:r>
      <w:r w:rsidRPr="00054773">
        <w:rPr>
          <w:bCs/>
          <w:vertAlign w:val="subscript"/>
        </w:rPr>
        <w:t>Reported</w:t>
      </w:r>
      <w:proofErr w:type="spellEnd"/>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All </w:t>
      </w:r>
      <w:r w:rsidR="00885C0C">
        <w:rPr>
          <w:bCs/>
        </w:rPr>
        <w:t>positive and negative LRs</w:t>
      </w:r>
      <w:r w:rsidRPr="00054773">
        <w:rPr>
          <w:bCs/>
        </w:rPr>
        <w:t xml:space="preserve"> from all conditions listed on theNNT.com were included. </w:t>
      </w:r>
      <w:r w:rsidR="00885C0C">
        <w:rPr>
          <w:bCs/>
        </w:rPr>
        <w:t>For LRs</w:t>
      </w:r>
      <w:r w:rsidR="00516EFB">
        <w:rPr>
          <w:bCs/>
        </w:rPr>
        <w:t xml:space="preserve"> that</w:t>
      </w:r>
      <w:r w:rsidRPr="00054773">
        <w:rPr>
          <w:bCs/>
        </w:rPr>
        <w:t xml:space="preserve"> </w:t>
      </w:r>
      <w:proofErr w:type="spellStart"/>
      <w:r w:rsidR="00885C0C">
        <w:rPr>
          <w:bCs/>
        </w:rPr>
        <w:t>the</w:t>
      </w:r>
      <w:r w:rsidRPr="00054773">
        <w:rPr>
          <w:bCs/>
        </w:rPr>
        <w:t>NNT</w:t>
      </w:r>
      <w:proofErr w:type="spellEnd"/>
      <w:r w:rsidRPr="00054773">
        <w:rPr>
          <w:bCs/>
        </w:rPr>
        <w:t xml:space="preserve"> </w:t>
      </w:r>
      <w:r w:rsidR="00885C0C">
        <w:rPr>
          <w:bCs/>
        </w:rPr>
        <w:t>reported with</w:t>
      </w:r>
      <w:r w:rsidR="00885C0C" w:rsidRPr="00054773">
        <w:rPr>
          <w:bCs/>
        </w:rPr>
        <w:t xml:space="preserve"> </w:t>
      </w:r>
      <w:r w:rsidRPr="00054773">
        <w:rPr>
          <w:bCs/>
        </w:rPr>
        <w:t>a point estimate</w:t>
      </w:r>
      <w:r w:rsidR="00885C0C">
        <w:rPr>
          <w:bCs/>
        </w:rPr>
        <w:t>,</w:t>
      </w:r>
      <w:r w:rsidRPr="00054773">
        <w:rPr>
          <w:bCs/>
        </w:rPr>
        <w:t xml:space="preserve"> </w:t>
      </w:r>
      <w:r w:rsidR="00885C0C">
        <w:rPr>
          <w:bCs/>
        </w:rPr>
        <w:t>we recorded the provided estimate directly</w:t>
      </w:r>
      <w:r w:rsidRPr="00054773">
        <w:rPr>
          <w:bCs/>
        </w:rPr>
        <w:t xml:space="preserve"> (e.g. 1.5, 95% CI 1 - 2 was coded as 1.5). </w:t>
      </w:r>
      <w:r w:rsidR="00885C0C">
        <w:rPr>
          <w:bCs/>
        </w:rPr>
        <w:t xml:space="preserve">When </w:t>
      </w:r>
      <w:r w:rsidRPr="00054773">
        <w:rPr>
          <w:bCs/>
        </w:rPr>
        <w:t xml:space="preserve">only a range was presented, the geometric mean of the </w:t>
      </w:r>
      <w:r w:rsidR="00FC1DCB">
        <w:rPr>
          <w:bCs/>
        </w:rPr>
        <w:t xml:space="preserve">reported </w:t>
      </w:r>
      <w:r w:rsidRPr="00054773">
        <w:rPr>
          <w:bCs/>
        </w:rPr>
        <w:t xml:space="preserve">range was utilized.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w:t>
      </w:r>
      <w:r w:rsidR="0073774E">
        <w:rPr>
          <w:bCs/>
        </w:rPr>
        <w:t xml:space="preserve"> an </w:t>
      </w:r>
      <w:r w:rsidR="0073774E" w:rsidRPr="00054773">
        <w:rPr>
          <w:bCs/>
        </w:rPr>
        <w:t>imaging finding</w:t>
      </w:r>
      <w:r w:rsidR="0073774E">
        <w:rPr>
          <w:bCs/>
        </w:rPr>
        <w:t>,</w:t>
      </w:r>
      <w:r w:rsidRPr="00054773">
        <w:rPr>
          <w:bCs/>
        </w:rPr>
        <w:t xml:space="preserve"> and</w:t>
      </w:r>
      <w:r w:rsidR="0073774E">
        <w:rPr>
          <w:bCs/>
        </w:rPr>
        <w:t>/or</w:t>
      </w:r>
      <w:r w:rsidR="00885C0C">
        <w:rPr>
          <w:bCs/>
        </w:rPr>
        <w:t xml:space="preserve"> a</w:t>
      </w:r>
      <w:r w:rsidRPr="00054773">
        <w:rPr>
          <w:bCs/>
        </w:rPr>
        <w:t xml:space="preserve"> </w:t>
      </w:r>
      <w:r w:rsidR="00B531A9">
        <w:rPr>
          <w:bCs/>
        </w:rPr>
        <w:t>diagnostic adjudication (e.g. “diagnosis based on ultrasound”)</w:t>
      </w:r>
      <w:r w:rsidR="002F0A34">
        <w:rPr>
          <w:bCs/>
        </w:rPr>
        <w:t>.</w:t>
      </w:r>
      <w:r w:rsidR="0080499F">
        <w:rPr>
          <w:bCs/>
        </w:rPr>
        <w:t xml:space="preserve"> Scores (e.g. </w:t>
      </w:r>
      <w:proofErr w:type="spellStart"/>
      <w:r w:rsidR="0080499F">
        <w:rPr>
          <w:bCs/>
        </w:rPr>
        <w:t>Centor</w:t>
      </w:r>
      <w:proofErr w:type="spellEnd"/>
      <w:r w:rsidR="0080499F">
        <w:rPr>
          <w:bCs/>
        </w:rPr>
        <w:t xml:space="preserve"> criteria) were </w:t>
      </w:r>
      <w:r w:rsidR="00233D7E">
        <w:rPr>
          <w:bCs/>
        </w:rPr>
        <w:t>counted as each of the constituent findings.</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1C12C5">
        <w:rPr>
          <w:bCs/>
        </w:rPr>
        <w:instrText xml:space="preserve"> ADDIN ZOTERO_ITEM CSL_CITATION {"citationID":"puU21urD","properties":{"formattedCitation":"\\super 2,12\\nosupersub{}","plainCitation":"2,12","noteIndex":0},"citationItems":[{"id":7492,"uris":["http://zotero.org/groups/6032284/items/8UTH5NHI"],"itemData":{"id":7492,"type":"article-journal","abstract":"CLINICAL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E95A18">
        <w:rPr>
          <w:bCs/>
        </w:rPr>
        <w:fldChar w:fldCharType="separate"/>
      </w:r>
      <w:r w:rsidR="001C12C5" w:rsidRPr="001C12C5">
        <w:rPr>
          <w:rFonts w:eastAsiaTheme="minorHAnsi"/>
          <w:vertAlign w:val="superscript"/>
          <w14:ligatures w14:val="standardContextual"/>
        </w:rPr>
        <w:t>2,12</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3D49451" w14:textId="447A1E2B" w:rsidR="00AE1451" w:rsidRPr="00E519AE" w:rsidRDefault="004001E8" w:rsidP="00021E32">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 xml:space="preserve">on </w:t>
      </w:r>
      <w:proofErr w:type="spellStart"/>
      <w:r w:rsidR="00AE1451" w:rsidRPr="00054773">
        <w:rPr>
          <w:bCs/>
        </w:rPr>
        <w:t>theNNT</w:t>
      </w:r>
      <w:proofErr w:type="spellEnd"/>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1C12C5">
        <w:rPr>
          <w:bCs/>
        </w:rPr>
        <w:instrText xml:space="preserve"> ADDIN ZOTERO_ITEM CSL_CITATION {"citationID":"38xqfYyt","properties":{"formattedCitation":"\\super 12\\nosupersub{}","plainCitation":"12","noteIndex":0},"citationItems":[{"id":7492,"uris":["http://zotero.org/groups/6032284/items/8UTH5NHI"],"itemData":{"id":7492,"type":"article-journal","abstract":"CLINICAL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A84CE4">
        <w:rPr>
          <w:bCs/>
        </w:rPr>
        <w:fldChar w:fldCharType="separate"/>
      </w:r>
      <w:r w:rsidR="001C12C5" w:rsidRPr="001C12C5">
        <w:rPr>
          <w:rFonts w:eastAsiaTheme="minorHAnsi"/>
          <w:vertAlign w:val="superscript"/>
          <w14:ligatures w14:val="standardContextual"/>
        </w:rPr>
        <w:t>12</w:t>
      </w:r>
      <w:r w:rsidR="00A84CE4">
        <w:rPr>
          <w:bCs/>
        </w:rPr>
        <w:fldChar w:fldCharType="end"/>
      </w:r>
      <w:r w:rsidR="00A84CE4">
        <w:rPr>
          <w:bCs/>
        </w:rPr>
        <w:t>, and required a</w:t>
      </w:r>
      <w:r w:rsidR="001C12C5">
        <w:rPr>
          <w:bCs/>
        </w:rPr>
        <w:t>n only-</w:t>
      </w:r>
      <w:r w:rsidR="00A84CE4">
        <w:rPr>
          <w:bCs/>
        </w:rPr>
        <w:t>numerical response. We used 8 (non-reasoning model, GPT-4o) or 2 (reasoning models, o3 and GPT-5) clinician-estimated few-shot example</w:t>
      </w:r>
      <w:r w:rsidR="008452D5">
        <w:rPr>
          <w:bCs/>
        </w:rPr>
        <w:t>s. These were</w:t>
      </w:r>
      <w:r w:rsidR="001C12C5">
        <w:rPr>
          <w:bCs/>
        </w:rPr>
        <w:t xml:space="preserve"> clinician-estimated</w:t>
      </w:r>
      <w:r w:rsidR="00A84CE4">
        <w:rPr>
          <w:bCs/>
        </w:rPr>
        <w:t xml:space="preserve"> finding-</w:t>
      </w:r>
      <w:r w:rsidR="008452D5">
        <w:rPr>
          <w:bCs/>
        </w:rPr>
        <w:t>clinical state-</w:t>
      </w:r>
      <w:r w:rsidR="00A84CE4">
        <w:rPr>
          <w:bCs/>
        </w:rPr>
        <w:t xml:space="preserve">LR </w:t>
      </w:r>
      <w:r w:rsidR="008452D5">
        <w:rPr>
          <w:bCs/>
        </w:rPr>
        <w:t xml:space="preserve">groups </w:t>
      </w:r>
      <w:r w:rsidR="00A84CE4">
        <w:rPr>
          <w:bCs/>
        </w:rPr>
        <w:t xml:space="preserve">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reasoning</w:t>
      </w:r>
      <w:r w:rsidR="008452D5">
        <w:t xml:space="preserve"> model</w:t>
      </w:r>
      <w:r w:rsidR="00A84CE4">
        <w:t>) and ‘</w:t>
      </w:r>
      <w:r w:rsidR="00A84CE4">
        <w:rPr>
          <w:rStyle w:val="s2"/>
          <w:rFonts w:eastAsiaTheme="majorEastAsia"/>
        </w:rPr>
        <w:t>reasoning effort’ = "medium"</w:t>
      </w:r>
      <w:r w:rsidR="00A84CE4">
        <w:t xml:space="preserve"> (reasoning</w:t>
      </w:r>
      <w:r w:rsidR="008452D5">
        <w:t xml:space="preserve"> models</w:t>
      </w:r>
      <w:r w:rsidR="00A84CE4">
        <w:t xml:space="preserve">); </w:t>
      </w:r>
      <w:proofErr w:type="spellStart"/>
      <w:proofErr w:type="gramStart"/>
      <w:r w:rsidR="00A84CE4">
        <w:rPr>
          <w:rStyle w:val="s2"/>
          <w:rFonts w:eastAsiaTheme="majorEastAsia"/>
        </w:rPr>
        <w:t>text.verbosity</w:t>
      </w:r>
      <w:proofErr w:type="spellEnd"/>
      <w:proofErr w:type="gramEnd"/>
      <w:r w:rsidR="00A84CE4">
        <w:rPr>
          <w:rStyle w:val="s2"/>
          <w:rFonts w:eastAsiaTheme="majorEastAsia"/>
        </w:rPr>
        <w:t xml:space="preserve"> = "low"</w:t>
      </w:r>
      <w:r w:rsidR="00A84CE4">
        <w:t xml:space="preserve"> was applied where supported (GPT</w:t>
      </w:r>
      <w:r w:rsidR="00A84CE4">
        <w:noBreakHyphen/>
        <w:t>5 only).</w:t>
      </w:r>
      <w:r w:rsidR="008452D5">
        <w:t xml:space="preserve"> </w:t>
      </w:r>
      <w:r w:rsidR="00631A74">
        <w:rPr>
          <w:bCs/>
        </w:rPr>
        <w:t xml:space="preserve">Internet search was not enabled for </w:t>
      </w:r>
      <w:r w:rsidR="008452D5">
        <w:rPr>
          <w:bCs/>
        </w:rPr>
        <w:t>any</w:t>
      </w:r>
      <w:r w:rsidR="00631A74">
        <w:rPr>
          <w:bCs/>
        </w:rPr>
        <w:t xml:space="preserve"> models. No </w:t>
      </w:r>
      <w:r w:rsidR="00F84296">
        <w:rPr>
          <w:bCs/>
        </w:rPr>
        <w:t xml:space="preserve">model </w:t>
      </w:r>
      <w:r w:rsidR="00631A74">
        <w:rPr>
          <w:bCs/>
        </w:rPr>
        <w:t xml:space="preserve">fine-tuning was </w:t>
      </w:r>
      <w:r w:rsidR="00F84296">
        <w:rPr>
          <w:bCs/>
        </w:rPr>
        <w:t>performed</w:t>
      </w:r>
      <w:r w:rsidR="00631A74">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236A3C07" w14:textId="77777777" w:rsidR="0073774E" w:rsidRDefault="002F0A34" w:rsidP="00AE1451">
      <w:pPr>
        <w:rPr>
          <w:bCs/>
        </w:rPr>
      </w:pPr>
      <w:r>
        <w:rPr>
          <w:bCs/>
        </w:rPr>
        <w:t>We assessed</w:t>
      </w:r>
      <w:r w:rsidR="00631A74">
        <w:rPr>
          <w:bCs/>
        </w:rPr>
        <w:t xml:space="preserve"> the</w:t>
      </w:r>
      <w:r>
        <w:rPr>
          <w:bCs/>
        </w:rPr>
        <w:t xml:space="preserve"> agreement between </w:t>
      </w:r>
      <w:r w:rsidR="008452D5">
        <w:rPr>
          <w:bCs/>
        </w:rPr>
        <w:t>reported likelihood ratios (</w:t>
      </w:r>
      <w:proofErr w:type="spellStart"/>
      <w:r w:rsidRPr="00054773">
        <w:rPr>
          <w:bCs/>
        </w:rPr>
        <w:t>LR</w:t>
      </w:r>
      <w:r w:rsidRPr="00054773">
        <w:rPr>
          <w:bCs/>
          <w:vertAlign w:val="subscript"/>
        </w:rPr>
        <w:t>Reported</w:t>
      </w:r>
      <w:proofErr w:type="spellEnd"/>
      <w:r w:rsidR="008452D5">
        <w:rPr>
          <w:bCs/>
        </w:rPr>
        <w:t xml:space="preserve">) </w:t>
      </w:r>
      <w:r w:rsidRPr="00054773">
        <w:rPr>
          <w:bCs/>
        </w:rPr>
        <w:t>and</w:t>
      </w:r>
      <w:r w:rsidR="008452D5">
        <w:rPr>
          <w:bCs/>
        </w:rPr>
        <w:t xml:space="preserve"> LLM-estimated likelihood ratios (</w:t>
      </w:r>
      <w:r w:rsidRPr="00054773">
        <w:rPr>
          <w:bCs/>
        </w:rPr>
        <w:t>LR</w:t>
      </w:r>
      <w:r w:rsidRPr="00054773">
        <w:rPr>
          <w:bCs/>
          <w:vertAlign w:val="subscript"/>
        </w:rPr>
        <w:t>LLM</w:t>
      </w:r>
      <w:r w:rsidR="008452D5">
        <w:rPr>
          <w:bCs/>
        </w:rPr>
        <w:t xml:space="preserve">) </w:t>
      </w:r>
      <w:r>
        <w:rPr>
          <w:bCs/>
        </w:rPr>
        <w:t xml:space="preserve">using </w:t>
      </w:r>
      <w:r w:rsidR="00021E32">
        <w:rPr>
          <w:bCs/>
        </w:rPr>
        <w:t>Bland</w:t>
      </w:r>
      <w:r>
        <w:rPr>
          <w:bCs/>
        </w:rPr>
        <w:t>-</w:t>
      </w:r>
      <w:r w:rsidR="00021E32">
        <w:rPr>
          <w:bCs/>
        </w:rPr>
        <w:t xml:space="preserve">Altman analysis on log-transformed </w:t>
      </w:r>
      <w:r w:rsidR="008452D5">
        <w:rPr>
          <w:bCs/>
        </w:rPr>
        <w:t>values, as strength of evidence is additive on the log scale</w:t>
      </w:r>
      <w:r w:rsidR="003A7106">
        <w:rPr>
          <w:bCs/>
        </w:rPr>
        <w:fldChar w:fldCharType="begin"/>
      </w:r>
      <w:r w:rsidR="001C12C5">
        <w:rPr>
          <w:bCs/>
        </w:rPr>
        <w:instrText xml:space="preserve"> ADDIN ZOTERO_ITEM CSL_CITATION {"citationID":"CVXc6kaF","properties":{"formattedCitation":"\\super 2,13\\nosupersub{}","plainCitation":"2,13","noteIndex":0},"citationItems":[{"id":7530,"uris":["http://zotero.org/groups/6032284/items/6A8PJYX2"],"itemData":{"id":7530,"type":"article-journal","abstract":"Summary\nLikelihood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F"}],"issued":{"date-parts":[["2005",4,23]]}}},{"id":7529,"uris":["http://zotero.org/groups/6032284/items/MWIA6KVL"],"itemData":{"id":7529,"type":"chapter","container-title":"Bayesian Statistics 2","event-place":"North-Holland","page":"249-270","publisher":"Elsevier Science Publishers","publisher-place":"North-Holland","title":"Weight of Evidence: A Brief Survey","author":[{"family":"Good","given":"Isidore Jacob"}],"issued":{"date-parts":[["1985"]]}}}],"schema":"https://github.com/citation-style-language/schema/raw/master/csl-citation.json"} </w:instrText>
      </w:r>
      <w:r w:rsidR="003A7106">
        <w:rPr>
          <w:bCs/>
        </w:rPr>
        <w:fldChar w:fldCharType="separate"/>
      </w:r>
      <w:r w:rsidR="001C12C5" w:rsidRPr="001C12C5">
        <w:rPr>
          <w:rFonts w:eastAsiaTheme="minorHAnsi"/>
          <w:vertAlign w:val="superscript"/>
          <w14:ligatures w14:val="standardContextual"/>
        </w:rPr>
        <w:t>2,13</w:t>
      </w:r>
      <w:r w:rsidR="003A7106">
        <w:rPr>
          <w:bCs/>
        </w:rPr>
        <w:fldChar w:fldCharType="end"/>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92442B">
        <w:rPr>
          <w:bCs/>
        </w:rPr>
        <w:t>limits of agreement</w:t>
      </w:r>
      <w:r w:rsidR="00631A74">
        <w:rPr>
          <w:bCs/>
        </w:rPr>
        <w:t xml:space="preserve">, which </w:t>
      </w:r>
      <w:r w:rsidR="0073774E">
        <w:rPr>
          <w:bCs/>
        </w:rPr>
        <w:t>indicate</w:t>
      </w:r>
      <w:r w:rsidR="00631A74">
        <w:rPr>
          <w:bCs/>
        </w:rPr>
        <w:t xml:space="preserve"> the range </w:t>
      </w:r>
      <w:r w:rsidR="0073774E">
        <w:rPr>
          <w:bCs/>
        </w:rPr>
        <w:t xml:space="preserve">within which </w:t>
      </w:r>
      <w:r w:rsidR="00631A74">
        <w:rPr>
          <w:bCs/>
        </w:rPr>
        <w:t>LR</w:t>
      </w:r>
      <w:r w:rsidR="00631A74" w:rsidRPr="00631A74">
        <w:rPr>
          <w:bCs/>
          <w:vertAlign w:val="subscript"/>
        </w:rPr>
        <w:t>LLM</w:t>
      </w:r>
      <w:r w:rsidR="00631A74">
        <w:rPr>
          <w:bCs/>
        </w:rPr>
        <w:t xml:space="preserve"> </w:t>
      </w:r>
      <w:r w:rsidR="0073774E">
        <w:rPr>
          <w:bCs/>
        </w:rPr>
        <w:t xml:space="preserve">is expected to lie within an x-fold difference </w:t>
      </w:r>
      <w:r w:rsidR="00631A74">
        <w:rPr>
          <w:bCs/>
        </w:rPr>
        <w:t xml:space="preserve">of the </w:t>
      </w:r>
      <w:proofErr w:type="spellStart"/>
      <w:r w:rsidR="00631A74">
        <w:rPr>
          <w:bCs/>
        </w:rPr>
        <w:t>LR</w:t>
      </w:r>
      <w:r w:rsidR="00631A74" w:rsidRPr="00631A74">
        <w:rPr>
          <w:bCs/>
          <w:vertAlign w:val="subscript"/>
        </w:rPr>
        <w:t>Reported</w:t>
      </w:r>
      <w:proofErr w:type="spellEnd"/>
      <w:r w:rsidR="00631A74">
        <w:rPr>
          <w:bCs/>
        </w:rPr>
        <w:t xml:space="preserve"> </w:t>
      </w:r>
      <w:r w:rsidR="0073774E">
        <w:rPr>
          <w:bCs/>
        </w:rPr>
        <w:t xml:space="preserve">in </w:t>
      </w:r>
      <w:r w:rsidR="00631A74">
        <w:rPr>
          <w:bCs/>
        </w:rPr>
        <w:t xml:space="preserve">95% </w:t>
      </w:r>
      <w:r w:rsidR="0073774E">
        <w:rPr>
          <w:bCs/>
        </w:rPr>
        <w:t>of cases. 50%, 75%, 90%, and 99% limits of agreement are also tabulated in the supplemental materials.</w:t>
      </w:r>
      <w:r>
        <w:rPr>
          <w:bCs/>
        </w:rPr>
        <w:t xml:space="preserve"> </w:t>
      </w:r>
    </w:p>
    <w:p w14:paraId="7CBF90C6" w14:textId="77777777" w:rsidR="0073774E" w:rsidRDefault="0073774E" w:rsidP="00AE1451">
      <w:pPr>
        <w:rPr>
          <w:bCs/>
        </w:rPr>
      </w:pPr>
    </w:p>
    <w:p w14:paraId="6339AD9D" w14:textId="2C90F6EE" w:rsidR="00AE1451" w:rsidRDefault="0073774E" w:rsidP="00AE1451">
      <w:pPr>
        <w:rPr>
          <w:bCs/>
          <w:vertAlign w:val="superscript"/>
        </w:rPr>
      </w:pPr>
      <w:r>
        <w:rPr>
          <w:bCs/>
        </w:rPr>
        <w:lastRenderedPageBreak/>
        <w:t xml:space="preserve">We compared models </w:t>
      </w:r>
      <w:r w:rsidR="00AE1451" w:rsidRPr="00054773">
        <w:rPr>
          <w:bCs/>
        </w:rPr>
        <w:t>using</w:t>
      </w:r>
      <w:r w:rsidR="002D1638">
        <w:rPr>
          <w:bCs/>
        </w:rPr>
        <w:t xml:space="preserve"> paired t-test for mean differences </w:t>
      </w:r>
      <w:r>
        <w:rPr>
          <w:bCs/>
        </w:rPr>
        <w:t xml:space="preserve">(bias) </w:t>
      </w:r>
      <w:r w:rsidR="002D1638">
        <w:rPr>
          <w:bCs/>
        </w:rPr>
        <w:t>and the Morgan-Pittman test for differences in</w:t>
      </w:r>
      <w:r w:rsidR="005C4F23">
        <w:rPr>
          <w:bCs/>
        </w:rPr>
        <w:t xml:space="preserve"> the width (variance) of the</w:t>
      </w:r>
      <w:r w:rsidR="002D1638">
        <w:rPr>
          <w:bCs/>
        </w:rPr>
        <w:t xml:space="preserve"> </w:t>
      </w:r>
      <w:r w:rsidR="00A642A6">
        <w:rPr>
          <w:bCs/>
        </w:rPr>
        <w:t>limits of agreement</w:t>
      </w:r>
      <w:r w:rsidR="002D1638">
        <w:rPr>
          <w:bCs/>
        </w:rPr>
        <w:t>.</w:t>
      </w:r>
      <w:r w:rsidR="00AE1451" w:rsidRPr="00054773">
        <w:rPr>
          <w:bCs/>
        </w:rPr>
        <w:t xml:space="preserve"> </w:t>
      </w:r>
      <w:r w:rsidR="00A642A6">
        <w:rPr>
          <w:bCs/>
        </w:rPr>
        <w:t>Subgroup analy</w:t>
      </w:r>
      <w:r w:rsidR="007117B2">
        <w:rPr>
          <w:bCs/>
        </w:rPr>
        <w:t>s</w:t>
      </w:r>
      <w:r w:rsidR="00A642A6">
        <w:rPr>
          <w:bCs/>
        </w:rPr>
        <w:t>e</w:t>
      </w:r>
      <w:r>
        <w:rPr>
          <w:bCs/>
        </w:rPr>
        <w:t xml:space="preserve">s were conducted by information </w:t>
      </w:r>
      <w:r w:rsidR="00A642A6">
        <w:rPr>
          <w:bCs/>
        </w:rPr>
        <w:t>type</w:t>
      </w:r>
      <w:r w:rsidR="00A642A6" w:rsidRPr="00054773">
        <w:rPr>
          <w:bCs/>
        </w:rPr>
        <w:t xml:space="preserve"> (histor</w:t>
      </w:r>
      <w:r>
        <w:rPr>
          <w:bCs/>
        </w:rPr>
        <w:t>ical element</w:t>
      </w:r>
      <w:r w:rsidR="00A642A6" w:rsidRPr="00054773">
        <w:rPr>
          <w:bCs/>
        </w:rPr>
        <w:t xml:space="preserve">, </w:t>
      </w:r>
      <w:r>
        <w:rPr>
          <w:bCs/>
        </w:rPr>
        <w:t>symptom/</w:t>
      </w:r>
      <w:r w:rsidR="00A642A6" w:rsidRPr="00054773">
        <w:rPr>
          <w:bCs/>
        </w:rPr>
        <w:t>sign, exam finding, test result</w:t>
      </w:r>
      <w:r>
        <w:rPr>
          <w:bCs/>
        </w:rPr>
        <w:t>, or diagnostic adjudication</w:t>
      </w:r>
      <w:r w:rsidR="00A642A6" w:rsidRPr="00054773">
        <w:rPr>
          <w:bCs/>
        </w:rPr>
        <w:t xml:space="preserve">), and </w:t>
      </w:r>
      <w:r>
        <w:rPr>
          <w:bCs/>
        </w:rPr>
        <w:t xml:space="preserve">by direction of </w:t>
      </w:r>
      <w:r w:rsidR="005C4F23">
        <w:rPr>
          <w:bCs/>
        </w:rPr>
        <w:t>evidence (</w:t>
      </w:r>
      <w:r>
        <w:rPr>
          <w:bCs/>
        </w:rPr>
        <w:t xml:space="preserve">positive: </w:t>
      </w:r>
      <w:r w:rsidR="00A642A6" w:rsidRPr="00310D6B">
        <w:rPr>
          <w:bCs/>
        </w:rPr>
        <w:t>LR</w:t>
      </w:r>
      <w:r w:rsidR="005C4F23">
        <w:rPr>
          <w:bCs/>
        </w:rPr>
        <w:t xml:space="preserve"> </w:t>
      </w:r>
      <w:r>
        <w:rPr>
          <w:bCs/>
        </w:rPr>
        <w:t xml:space="preserve">&gt;1; negative: LR &lt; </w:t>
      </w:r>
      <w:r w:rsidR="005C4F23">
        <w:rPr>
          <w:bCs/>
        </w:rPr>
        <w:t>1)</w:t>
      </w:r>
      <w:r w:rsidR="00A642A6">
        <w:rPr>
          <w:bCs/>
        </w:rPr>
        <w:t xml:space="preserve"> using</w:t>
      </w:r>
      <w:r>
        <w:rPr>
          <w:bCs/>
        </w:rPr>
        <w:t xml:space="preserve"> </w:t>
      </w:r>
      <w:r w:rsidR="00FC46F8" w:rsidRPr="005C4F23">
        <w:rPr>
          <w:bCs/>
        </w:rPr>
        <w:t>Welch’s</w:t>
      </w:r>
      <w:r w:rsidR="00A642A6" w:rsidRPr="005C4F23">
        <w:rPr>
          <w:bCs/>
        </w:rPr>
        <w:t xml:space="preserve"> t-test</w:t>
      </w:r>
      <w:r w:rsidR="00AE1451" w:rsidRPr="005C4F23">
        <w:rPr>
          <w:bCs/>
        </w:rPr>
        <w:t xml:space="preserve"> </w:t>
      </w:r>
      <w:r w:rsidR="00393D1C" w:rsidRPr="005C4F23">
        <w:rPr>
          <w:bCs/>
        </w:rPr>
        <w:t xml:space="preserve">for </w:t>
      </w:r>
      <w:r>
        <w:rPr>
          <w:bCs/>
        </w:rPr>
        <w:t>b</w:t>
      </w:r>
      <w:r w:rsidR="00393D1C" w:rsidRPr="005C4F23">
        <w:rPr>
          <w:bCs/>
        </w:rPr>
        <w:t xml:space="preserve">ias </w:t>
      </w:r>
      <w:r w:rsidR="00AE1451" w:rsidRPr="005C4F23">
        <w:rPr>
          <w:bCs/>
        </w:rPr>
        <w:t xml:space="preserve">and </w:t>
      </w:r>
      <w:r w:rsidR="00393D1C" w:rsidRPr="005C4F23">
        <w:rPr>
          <w:bCs/>
        </w:rPr>
        <w:t xml:space="preserve">Levene’s test for </w:t>
      </w:r>
      <w:r>
        <w:rPr>
          <w:bCs/>
        </w:rPr>
        <w:t xml:space="preserve">differences in </w:t>
      </w:r>
      <w:r w:rsidR="00393D1C" w:rsidRPr="005C4F23">
        <w:rPr>
          <w:bCs/>
        </w:rPr>
        <w:t>width</w:t>
      </w:r>
      <w:r w:rsidR="00FC46F8">
        <w:rPr>
          <w:bCs/>
        </w:rPr>
        <w:t xml:space="preserve">. </w:t>
      </w:r>
      <w:r w:rsidR="005C4F23">
        <w:rPr>
          <w:bCs/>
        </w:rPr>
        <w:t>Agreement between qualitative</w:t>
      </w:r>
      <w:r>
        <w:rPr>
          <w:bCs/>
        </w:rPr>
        <w:t xml:space="preserve"> LR strength</w:t>
      </w:r>
      <w:r w:rsidR="005C4F23">
        <w:rPr>
          <w:bCs/>
        </w:rPr>
        <w:t xml:space="preserve"> categories</w:t>
      </w:r>
      <w:r w:rsidR="007117B2">
        <w:rPr>
          <w:bCs/>
        </w:rPr>
        <w:t xml:space="preserve"> (e.g. strong, moderate, weak)</w:t>
      </w:r>
      <w:r>
        <w:rPr>
          <w:bCs/>
        </w:rPr>
        <w:fldChar w:fldCharType="begin"/>
      </w:r>
      <w:r>
        <w:rPr>
          <w:bCs/>
        </w:rPr>
        <w:instrText xml:space="preserve"> ADDIN ZOTERO_ITEM CSL_CITATION {"citationID":"DfDoJ2Dg","properties":{"formattedCitation":"\\super 2,12\\nosupersub{}","plainCitation":"2,12","noteIndex":0},"citationItems":[{"id":7530,"uris":["http://zotero.org/groups/6032284/items/6A8PJYX2"],"itemData":{"id":7530,"type":"article-journal","abstract":"Summary\nLikelihood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Pr>
          <w:bCs/>
        </w:rPr>
        <w:fldChar w:fldCharType="separate"/>
      </w:r>
      <w:r w:rsidRPr="0073774E">
        <w:rPr>
          <w:rFonts w:eastAsiaTheme="minorHAnsi"/>
          <w:vertAlign w:val="superscript"/>
          <w14:ligatures w14:val="standardContextual"/>
        </w:rPr>
        <w:t>2,12</w:t>
      </w:r>
      <w:r>
        <w:rPr>
          <w:bCs/>
        </w:rPr>
        <w:fldChar w:fldCharType="end"/>
      </w:r>
      <w:r>
        <w:rPr>
          <w:bCs/>
        </w:rPr>
        <w:t xml:space="preserve"> </w:t>
      </w:r>
      <w:r w:rsidR="005C4F23">
        <w:rPr>
          <w:bCs/>
        </w:rPr>
        <w:t>was assessed using Cohen’s Kappa with quadratic weight</w:t>
      </w:r>
      <w:r w:rsidR="007117B2">
        <w:rPr>
          <w:bCs/>
        </w:rPr>
        <w:t>s</w:t>
      </w:r>
      <w:r w:rsidR="005C4F23">
        <w:rPr>
          <w:bCs/>
        </w:rPr>
        <w:t>, which penalizes large disagreements more h</w:t>
      </w:r>
      <w:r w:rsidR="007117B2">
        <w:rPr>
          <w:bCs/>
        </w:rPr>
        <w:t>eavily</w:t>
      </w:r>
      <w:r w:rsidR="005C4F23">
        <w:rPr>
          <w:bCs/>
        </w:rPr>
        <w:t xml:space="preserve"> and approximates squared-error on </w:t>
      </w:r>
      <w:r w:rsidR="007117B2">
        <w:rPr>
          <w:bCs/>
        </w:rPr>
        <w:t>the underlying</w:t>
      </w:r>
      <w:r w:rsidR="005C4F23">
        <w:rPr>
          <w:bCs/>
        </w:rPr>
        <w:t xml:space="preserve"> likelihood ratio</w:t>
      </w:r>
      <w:r w:rsidR="007117B2">
        <w:rPr>
          <w:bCs/>
        </w:rPr>
        <w:t xml:space="preserve"> scale</w:t>
      </w:r>
      <w:r w:rsidR="00A6592C">
        <w:rPr>
          <w:bCs/>
        </w:rPr>
        <w:fldChar w:fldCharType="begin"/>
      </w:r>
      <w:r w:rsidR="00A6592C">
        <w:rPr>
          <w:bCs/>
        </w:rPr>
        <w:instrText xml:space="preserve"> ADDIN ZOTERO_ITEM CSL_CITATION {"citationID":"i8gydlwq","properties":{"formattedCitation":"\\super 14,15\\nosupersub{}","plainCitation":"14,15","noteIndex":0},"citationItems":[{"id":88,"uris":["http://zotero.org/users/10706980/items/3WGV4SR6"],"itemData":{"id":88,"type":"article-journal","container-title":"Psychological bulletin","DOI":"10.1037/h0028106","ISSN":"1939-1455","issue":"5","journalAbbreviation":"Psychological bulletin","note":"publisher: American Psychological Association","page":"323","title":"Large sample standard errors of kappa and weighted kappa.","volume":"72","author":[{"family":"Fleiss","given":"Joseph L"},{"family":"Cohen","given":"Jacob"},{"family":"Everitt","given":"Brian S"}],"issued":{"date-parts":[["1969"]]}}},{"id":7537,"uris":["http://zotero.org/groups/6032284/items/T6A2RBYE"],"itemData":{"id":7537,"type":"article-journal","container-title":"Educational and Psychological Measurement","DOI":"10.1177/001316447303300309","ISSN":"0013-1644","issue":"3","note":"publisher: SAGE Publications Inc","page":"613-619","title":"The Equivalence of Weighted Kappa and the Intraclass Correlation Coefficient as Measures of Reliability","volume":"33","author":[{"family":"Fleiss","given":"Joseph L."},{"family":"Cohen","given":"Jacob"}],"issued":{"date-parts":[["1973",10,1]]}}}],"schema":"https://github.com/citation-style-language/schema/raw/master/csl-citation.json"} </w:instrText>
      </w:r>
      <w:r w:rsidR="00A6592C">
        <w:rPr>
          <w:bCs/>
        </w:rPr>
        <w:fldChar w:fldCharType="separate"/>
      </w:r>
      <w:r w:rsidR="00A6592C" w:rsidRPr="00A6592C">
        <w:rPr>
          <w:rFonts w:eastAsiaTheme="minorHAnsi"/>
          <w:vertAlign w:val="superscript"/>
          <w14:ligatures w14:val="standardContextual"/>
        </w:rPr>
        <w:t>14,15</w:t>
      </w:r>
      <w:r w:rsidR="00A6592C">
        <w:rPr>
          <w:bCs/>
        </w:rPr>
        <w:fldChar w:fldCharType="end"/>
      </w:r>
      <w:r w:rsidR="005C4F23">
        <w:rPr>
          <w:bCs/>
        </w:rPr>
        <w:t xml:space="preserve">. </w:t>
      </w:r>
      <w:r w:rsidR="007117B2">
        <w:rPr>
          <w:bCs/>
        </w:rPr>
        <w:t xml:space="preserve">Statistical significance was set at </w:t>
      </w:r>
      <w:r w:rsidR="007117B2" w:rsidRPr="007117B2">
        <w:rPr>
          <w:bCs/>
        </w:rPr>
        <w:t>α</w:t>
      </w:r>
      <w:r w:rsidR="007117B2">
        <w:rPr>
          <w:bCs/>
        </w:rPr>
        <w:t xml:space="preserve"> =</w:t>
      </w:r>
      <w:r w:rsidR="002F0A34">
        <w:rPr>
          <w:bCs/>
        </w:rPr>
        <w:t xml:space="preserve"> 0.05</w:t>
      </w:r>
      <w:r w:rsidR="00FC46F8">
        <w:rPr>
          <w:bCs/>
        </w:rPr>
        <w:t xml:space="preserve"> with</w:t>
      </w:r>
      <w:r w:rsidR="007117B2">
        <w:rPr>
          <w:bCs/>
        </w:rPr>
        <w:t>out</w:t>
      </w:r>
      <w:r w:rsidR="002F0A34">
        <w:rPr>
          <w:bCs/>
        </w:rPr>
        <w:t xml:space="preserve"> adjustment for multiple testing</w:t>
      </w:r>
      <w:r w:rsidR="00FC46F8">
        <w:rPr>
          <w:bCs/>
        </w:rPr>
        <w:t>.</w:t>
      </w:r>
      <w:r w:rsidR="002F0A34">
        <w:rPr>
          <w:b/>
          <w:bCs/>
        </w:rPr>
        <w:t xml:space="preserve"> </w:t>
      </w:r>
      <w:r w:rsidR="00AE1451" w:rsidRPr="00054773">
        <w:rPr>
          <w:bCs/>
        </w:rPr>
        <w:t xml:space="preserve">Analyses were </w:t>
      </w:r>
      <w:r w:rsidR="007117B2">
        <w:rPr>
          <w:bCs/>
        </w:rPr>
        <w:t>conducted in</w:t>
      </w:r>
      <w:r w:rsidR="00AE1451" w:rsidRPr="00054773">
        <w:rPr>
          <w:bCs/>
        </w:rPr>
        <w:t xml:space="preserve"> Python 3.</w:t>
      </w:r>
      <w:r w:rsidR="007117B2">
        <w:rPr>
          <w:bCs/>
        </w:rPr>
        <w:t>11</w:t>
      </w:r>
      <w:r w:rsidR="00AE1451" w:rsidRPr="00054773">
        <w:rPr>
          <w:bCs/>
        </w:rPr>
        <w:t>.</w:t>
      </w:r>
      <w:r w:rsidR="007117B2">
        <w:rPr>
          <w:bCs/>
        </w:rPr>
        <w:t>11</w:t>
      </w:r>
      <w:r w:rsidR="00441FE8">
        <w:rPr>
          <w:bCs/>
        </w:rPr>
        <w:t xml:space="preserve"> </w:t>
      </w:r>
      <w:r w:rsidR="00AE1451" w:rsidRPr="00054773">
        <w:rPr>
          <w:bCs/>
        </w:rPr>
        <w:t>and Microsoft Excel</w:t>
      </w:r>
      <w:r w:rsidR="00516EFB">
        <w:rPr>
          <w:bCs/>
        </w:rPr>
        <w:t>.</w:t>
      </w:r>
      <w:r w:rsidR="005C4F23">
        <w:rPr>
          <w:bCs/>
        </w:rPr>
        <w:t xml:space="preserve"> </w:t>
      </w:r>
      <w:r w:rsidR="007117B2">
        <w:rPr>
          <w:bCs/>
        </w:rPr>
        <w:t>C</w:t>
      </w:r>
      <w:r w:rsidR="005C4F23">
        <w:rPr>
          <w:bCs/>
        </w:rPr>
        <w:t xml:space="preserve">ode is available at </w:t>
      </w:r>
      <w:hyperlink r:id="rId11" w:history="1">
        <w:r w:rsidR="007117B2" w:rsidRPr="00165AC6">
          <w:rPr>
            <w:rStyle w:val="Hyperlink"/>
            <w:bCs/>
          </w:rPr>
          <w:t>https://github.com/reblocke/llm_estimate_lrs</w:t>
        </w:r>
      </w:hyperlink>
      <w:r w:rsidR="007117B2">
        <w:rPr>
          <w:bCs/>
        </w:rPr>
        <w:t xml:space="preserve"> .</w:t>
      </w:r>
    </w:p>
    <w:p w14:paraId="691E8842" w14:textId="77777777" w:rsidR="00353A65" w:rsidRDefault="00353A65" w:rsidP="00AE1451">
      <w:pPr>
        <w:rPr>
          <w:bCs/>
          <w:vertAlign w:val="superscript"/>
        </w:rPr>
      </w:pPr>
    </w:p>
    <w:p w14:paraId="43FAB39C" w14:textId="77777777" w:rsidR="000371AD" w:rsidRDefault="000371AD" w:rsidP="00AE1451">
      <w:pPr>
        <w:rPr>
          <w:b/>
        </w:rPr>
      </w:pPr>
    </w:p>
    <w:p w14:paraId="474A504A" w14:textId="77777777" w:rsidR="00573BE1" w:rsidRDefault="00573BE1">
      <w:pPr>
        <w:spacing w:after="160" w:line="278" w:lineRule="auto"/>
        <w:rPr>
          <w:rFonts w:cstheme="majorBidi"/>
          <w:b/>
          <w:color w:val="0D0D0D" w:themeColor="text1" w:themeTint="F2"/>
          <w:szCs w:val="40"/>
        </w:rPr>
      </w:pPr>
      <w:r>
        <w:br w:type="page"/>
      </w:r>
    </w:p>
    <w:p w14:paraId="6EC0CB5F" w14:textId="3EC283E2" w:rsidR="00AE1451" w:rsidRDefault="00AE1451" w:rsidP="00E519AE">
      <w:pPr>
        <w:pStyle w:val="Heading1"/>
        <w:rPr>
          <w:rFonts w:eastAsia="Times New Roman"/>
          <w:bCs/>
        </w:rPr>
      </w:pPr>
      <w:r>
        <w:rPr>
          <w:rFonts w:eastAsia="Times New Roman"/>
        </w:rPr>
        <w:lastRenderedPageBreak/>
        <w:t>Results:</w:t>
      </w:r>
    </w:p>
    <w:p w14:paraId="2C3F028F" w14:textId="17BC6553" w:rsidR="004F493B" w:rsidRDefault="00AE1451" w:rsidP="00AE1451">
      <w:pPr>
        <w:rPr>
          <w:bCs/>
        </w:rPr>
      </w:pPr>
      <w:r w:rsidRPr="00054773">
        <w:rPr>
          <w:bCs/>
        </w:rPr>
        <w:t xml:space="preserve">700 </w:t>
      </w:r>
      <w:proofErr w:type="spellStart"/>
      <w:r w:rsidRPr="00054773">
        <w:rPr>
          <w:bCs/>
        </w:rPr>
        <w:t>LR</w:t>
      </w:r>
      <w:r w:rsidR="00F826A8" w:rsidRPr="00054773">
        <w:rPr>
          <w:bCs/>
          <w:vertAlign w:val="subscript"/>
        </w:rPr>
        <w:t>Reported</w:t>
      </w:r>
      <w:proofErr w:type="spellEnd"/>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w:t>
      </w:r>
      <w:r w:rsidR="00D8035C">
        <w:rPr>
          <w:bCs/>
        </w:rPr>
        <w:t>9</w:t>
      </w:r>
      <w:r w:rsidR="00F826A8">
        <w:rPr>
          <w:bCs/>
        </w:rPr>
        <w:t>%, n=4</w:t>
      </w:r>
      <w:r w:rsidR="00D8035C">
        <w:rPr>
          <w:bCs/>
        </w:rPr>
        <w:t>16</w:t>
      </w:r>
      <w:r w:rsidR="00F826A8">
        <w:rPr>
          <w:bCs/>
        </w:rPr>
        <w:t>), followed by historical element (1</w:t>
      </w:r>
      <w:r w:rsidR="00D8035C">
        <w:rPr>
          <w:bCs/>
        </w:rPr>
        <w:t>9</w:t>
      </w:r>
      <w:proofErr w:type="gramStart"/>
      <w:r w:rsidR="00F826A8">
        <w:rPr>
          <w:bCs/>
        </w:rPr>
        <w:t>% ,</w:t>
      </w:r>
      <w:proofErr w:type="gramEnd"/>
      <w:r w:rsidR="00F826A8">
        <w:rPr>
          <w:bCs/>
        </w:rPr>
        <w:t xml:space="preserve"> n=1</w:t>
      </w:r>
      <w:r w:rsidR="00D8035C">
        <w:rPr>
          <w:bCs/>
        </w:rPr>
        <w:t>34</w:t>
      </w:r>
      <w:r w:rsidR="00F826A8">
        <w:rPr>
          <w:bCs/>
        </w:rPr>
        <w:t>) and test result</w:t>
      </w:r>
      <w:r w:rsidR="00D8035C">
        <w:rPr>
          <w:bCs/>
        </w:rPr>
        <w:t>s</w:t>
      </w:r>
      <w:r w:rsidR="00F826A8">
        <w:rPr>
          <w:bCs/>
        </w:rPr>
        <w:t xml:space="preserve"> (1</w:t>
      </w:r>
      <w:r w:rsidR="00D8035C">
        <w:rPr>
          <w:bCs/>
        </w:rPr>
        <w:t>6</w:t>
      </w:r>
      <w:proofErr w:type="gramStart"/>
      <w:r w:rsidR="00F826A8">
        <w:rPr>
          <w:bCs/>
        </w:rPr>
        <w:t>% ,</w:t>
      </w:r>
      <w:proofErr w:type="gramEnd"/>
      <w:r w:rsidR="00F826A8">
        <w:rPr>
          <w:bCs/>
        </w:rPr>
        <w:t xml:space="preserve"> n=</w:t>
      </w:r>
      <w:r w:rsidR="00D8035C">
        <w:rPr>
          <w:bCs/>
        </w:rPr>
        <w:t>110</w:t>
      </w:r>
      <w:r w:rsidR="00F826A8">
        <w:rPr>
          <w:bCs/>
        </w:rPr>
        <w:t xml:space="preserve">) </w:t>
      </w:r>
    </w:p>
    <w:p w14:paraId="4ABA0F79" w14:textId="77777777" w:rsidR="004F493B" w:rsidRDefault="004F493B" w:rsidP="00AE1451">
      <w:pPr>
        <w:rPr>
          <w:bCs/>
        </w:rPr>
      </w:pPr>
    </w:p>
    <w:p w14:paraId="0E8DADDC" w14:textId="3187E51D" w:rsidR="003C0664" w:rsidRDefault="003C0664" w:rsidP="00AE1451">
      <w:pPr>
        <w:rPr>
          <w:bCs/>
        </w:rPr>
      </w:pPr>
      <w:proofErr w:type="spellStart"/>
      <w:r>
        <w:rPr>
          <w:bCs/>
        </w:rPr>
        <w:t>LR</w:t>
      </w:r>
      <w:r w:rsidR="004F493B" w:rsidRPr="004F493B">
        <w:rPr>
          <w:bCs/>
          <w:vertAlign w:val="subscript"/>
        </w:rPr>
        <w:t>Reported</w:t>
      </w:r>
      <w:r>
        <w:rPr>
          <w:bCs/>
        </w:rPr>
        <w:t>’s</w:t>
      </w:r>
      <w:proofErr w:type="spellEnd"/>
      <w:r>
        <w:rPr>
          <w:bCs/>
        </w:rPr>
        <w:t xml:space="preserve"> ranged from 0.01 to 145.9, with a median of 1 (interquartile range 0.7 to 2.2)</w:t>
      </w:r>
      <w:r w:rsidR="001969C2">
        <w:rPr>
          <w:bCs/>
        </w:rPr>
        <w:t xml:space="preserve"> and a geometric mean of 1.21</w:t>
      </w:r>
      <w:r>
        <w:rPr>
          <w:bCs/>
        </w:rPr>
        <w:t>.</w:t>
      </w:r>
      <w:r w:rsidR="004B6E17">
        <w:rPr>
          <w:bCs/>
        </w:rPr>
        <w:t xml:space="preserve"> Figure 1 shows the distribution of strength of evidence</w:t>
      </w:r>
      <w:r w:rsidR="00B20E59">
        <w:rPr>
          <w:bCs/>
        </w:rPr>
        <w:t xml:space="preserve"> in the </w:t>
      </w:r>
      <w:proofErr w:type="spellStart"/>
      <w:r w:rsidR="00B20E59" w:rsidRPr="00054773">
        <w:rPr>
          <w:bCs/>
        </w:rPr>
        <w:t>LR</w:t>
      </w:r>
      <w:r w:rsidR="00B20E59" w:rsidRPr="00054773">
        <w:rPr>
          <w:bCs/>
          <w:vertAlign w:val="subscript"/>
        </w:rPr>
        <w:t>Reported</w:t>
      </w:r>
      <w:proofErr w:type="spellEnd"/>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r w:rsidR="00BC5475">
        <w:rPr>
          <w:bCs/>
        </w:rPr>
        <w:t xml:space="preserve"> Diagnoses tended to provide the strongest evidence, while signs/symptoms were the weakest (Supplemental Table 1</w:t>
      </w:r>
      <w:r w:rsidR="00BC5475" w:rsidRPr="004B6E17">
        <w:rPr>
          <w:bCs/>
        </w:rPr>
        <w:t>).</w:t>
      </w:r>
    </w:p>
    <w:p w14:paraId="4E22864B" w14:textId="77777777" w:rsidR="004F493B" w:rsidRDefault="004F493B" w:rsidP="00AE1451">
      <w:pPr>
        <w:rPr>
          <w:bCs/>
        </w:rPr>
      </w:pPr>
    </w:p>
    <w:p w14:paraId="2148E213" w14:textId="226761F3"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evidence</w:t>
      </w:r>
      <w:r w:rsidR="00BC5475">
        <w:rPr>
          <w:bCs/>
        </w:rPr>
        <w:t xml:space="preserve"> categories</w:t>
      </w:r>
      <w:r w:rsidR="001969C2">
        <w:rPr>
          <w:bCs/>
        </w:rPr>
        <w:fldChar w:fldCharType="begin"/>
      </w:r>
      <w:r w:rsidR="001969C2">
        <w:rPr>
          <w:bCs/>
        </w:rPr>
        <w:instrText xml:space="preserve"> ADDIN ZOTERO_ITEM CSL_CITATION {"citationID":"njVLmUQh","properties":{"formattedCitation":"\\super 2,12\\nosupersub{}","plainCitation":"2,12","noteIndex":0},"citationItems":[{"id":7530,"uris":["http://zotero.org/groups/6032284/items/6A8PJYX2"],"itemData":{"id":7530,"type":"article-journal","abstract":"Summary\nLikelihood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1969C2">
        <w:rPr>
          <w:bCs/>
        </w:rPr>
        <w:fldChar w:fldCharType="separate"/>
      </w:r>
      <w:r w:rsidR="001969C2" w:rsidRPr="001969C2">
        <w:rPr>
          <w:rFonts w:eastAsiaTheme="minorHAnsi"/>
          <w:vertAlign w:val="superscript"/>
          <w14:ligatures w14:val="standardContextual"/>
        </w:rPr>
        <w:t>2,12</w:t>
      </w:r>
      <w:r w:rsidR="001969C2">
        <w:rPr>
          <w:bCs/>
        </w:rPr>
        <w:fldChar w:fldCharType="end"/>
      </w:r>
      <w:r w:rsidR="000902D7">
        <w:rPr>
          <w:bCs/>
        </w:rPr>
        <w:t xml:space="preserve">. </w:t>
      </w:r>
      <w:r w:rsidR="004F493B">
        <w:rPr>
          <w:bCs/>
        </w:rPr>
        <w:t xml:space="preserve">Most of the </w:t>
      </w:r>
      <w:proofErr w:type="spellStart"/>
      <w:r w:rsidR="004F493B">
        <w:rPr>
          <w:bCs/>
        </w:rPr>
        <w:t>LR</w:t>
      </w:r>
      <w:r w:rsidR="004F493B" w:rsidRPr="004F493B">
        <w:rPr>
          <w:bCs/>
          <w:vertAlign w:val="subscript"/>
        </w:rPr>
        <w:t>reported</w:t>
      </w:r>
      <w:proofErr w:type="spellEnd"/>
      <w:r w:rsidR="004F493B">
        <w:rPr>
          <w:bCs/>
        </w:rPr>
        <w:t xml:space="preserve"> cluster near 1, showing they offer negligible or weak evidence. </w:t>
      </w:r>
    </w:p>
    <w:p w14:paraId="6FC6ABA0" w14:textId="76212759" w:rsidR="000902D7" w:rsidRPr="00B20E59" w:rsidRDefault="00D8035C" w:rsidP="00AE1451">
      <w:pPr>
        <w:rPr>
          <w:b/>
          <w:highlight w:val="yellow"/>
        </w:rPr>
      </w:pPr>
      <w:r w:rsidRPr="00D8035C">
        <w:rPr>
          <w:b/>
          <w:noProof/>
        </w:rPr>
        <w:drawing>
          <wp:inline distT="0" distB="0" distL="0" distR="0" wp14:anchorId="70EF7DEF" wp14:editId="191618E7">
            <wp:extent cx="5943600" cy="3418205"/>
            <wp:effectExtent l="0" t="0" r="0" b="0"/>
            <wp:docPr id="8923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341" name=""/>
                    <pic:cNvPicPr/>
                  </pic:nvPicPr>
                  <pic:blipFill>
                    <a:blip r:embed="rId12"/>
                    <a:stretch>
                      <a:fillRect/>
                    </a:stretch>
                  </pic:blipFill>
                  <pic:spPr>
                    <a:xfrm>
                      <a:off x="0" y="0"/>
                      <a:ext cx="5943600" cy="3418205"/>
                    </a:xfrm>
                    <a:prstGeom prst="rect">
                      <a:avLst/>
                    </a:prstGeom>
                  </pic:spPr>
                </pic:pic>
              </a:graphicData>
            </a:graphic>
          </wp:inline>
        </w:drawing>
      </w:r>
    </w:p>
    <w:p w14:paraId="2ED206E7" w14:textId="77777777" w:rsidR="004F493B" w:rsidRDefault="004F493B" w:rsidP="00AE1451">
      <w:pPr>
        <w:rPr>
          <w:bCs/>
        </w:rPr>
      </w:pPr>
    </w:p>
    <w:p w14:paraId="38079521" w14:textId="4EB328BB"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w:t>
      </w:r>
      <w:proofErr w:type="spellStart"/>
      <w:r>
        <w:rPr>
          <w:bCs/>
        </w:rPr>
        <w:t>LR</w:t>
      </w:r>
      <w:r w:rsidRPr="00054773">
        <w:rPr>
          <w:bCs/>
          <w:vertAlign w:val="subscript"/>
        </w:rPr>
        <w:t>Reported</w:t>
      </w:r>
      <w:proofErr w:type="spellEnd"/>
      <w:r>
        <w:rPr>
          <w:bCs/>
        </w:rPr>
        <w:t>.</w:t>
      </w:r>
      <w:r w:rsidR="00A61560">
        <w:rPr>
          <w:bCs/>
        </w:rPr>
        <w:t xml:space="preserve"> </w:t>
      </w:r>
      <w:r w:rsidR="00B20E59">
        <w:rPr>
          <w:bCs/>
        </w:rPr>
        <w:t xml:space="preserve">Figure 2 shows the 95% </w:t>
      </w:r>
      <w:r w:rsidR="002804CE">
        <w:rPr>
          <w:bCs/>
        </w:rPr>
        <w:t>multiplicative limits of agreement. All 3 models showed excellent mean bias (GPT-4o 1.02x, o3 0.99x, GPT-5 0.99x</w:t>
      </w:r>
      <w:r w:rsidR="001969C2">
        <w:rPr>
          <w:bCs/>
        </w:rPr>
        <w:t>; no differences in pairwise comparisons</w:t>
      </w:r>
      <w:r w:rsidR="002804CE">
        <w:rPr>
          <w:bCs/>
        </w:rPr>
        <w:t xml:space="preserve">). LR estimates from GPT-5 had the </w:t>
      </w:r>
      <w:r w:rsidR="001969C2">
        <w:rPr>
          <w:bCs/>
        </w:rPr>
        <w:t>narrowest limits of</w:t>
      </w:r>
      <w:r w:rsidR="002804CE">
        <w:rPr>
          <w:bCs/>
        </w:rPr>
        <w:t xml:space="preserve"> agreement to the values reported on theNNT.com (95% </w:t>
      </w:r>
      <w:r w:rsidR="00D6245A">
        <w:rPr>
          <w:bCs/>
        </w:rPr>
        <w:t>limits of agreement</w:t>
      </w:r>
      <w:r w:rsidR="002804CE">
        <w:rPr>
          <w:bCs/>
        </w:rPr>
        <w:t xml:space="preserve"> from 0.26x to 3.7x</w:t>
      </w:r>
      <w:r w:rsidR="001969C2">
        <w:rPr>
          <w:bCs/>
        </w:rPr>
        <w:t xml:space="preserve">, </w:t>
      </w:r>
      <w:r w:rsidR="001969C2" w:rsidRPr="001969C2">
        <w:rPr>
          <w:bCs/>
          <w:i/>
          <w:iCs/>
        </w:rPr>
        <w:t>P</w:t>
      </w:r>
      <w:r w:rsidR="001969C2">
        <w:rPr>
          <w:bCs/>
        </w:rPr>
        <w:t xml:space="preserve"> &gt; .001 vs both O3 and GPT-4o </w:t>
      </w:r>
      <w:r w:rsidR="002804CE">
        <w:rPr>
          <w:bCs/>
        </w:rPr>
        <w:t>), followed by O3 (0.23x to 4.28x), and GPT-4o (0.23x to 4.53x</w:t>
      </w:r>
      <w:r w:rsidR="001969C2">
        <w:rPr>
          <w:bCs/>
        </w:rPr>
        <w:t xml:space="preserve">, </w:t>
      </w:r>
      <w:r w:rsidR="001969C2" w:rsidRPr="001969C2">
        <w:rPr>
          <w:bCs/>
          <w:i/>
          <w:iCs/>
        </w:rPr>
        <w:t>P</w:t>
      </w:r>
      <w:r w:rsidR="001969C2">
        <w:rPr>
          <w:bCs/>
        </w:rPr>
        <w:t xml:space="preserve"> = .58 for O3 vs GPT-4o</w:t>
      </w:r>
      <w:r w:rsidR="002804CE">
        <w:rPr>
          <w:bCs/>
        </w:rPr>
        <w:t>). Other coverage ranges (</w:t>
      </w:r>
      <w:r w:rsidR="001969C2">
        <w:rPr>
          <w:bCs/>
        </w:rPr>
        <w:t xml:space="preserve">50, </w:t>
      </w:r>
      <w:r w:rsidR="002804CE">
        <w:rPr>
          <w:bCs/>
        </w:rPr>
        <w:t>75%, 90%</w:t>
      </w:r>
      <w:r w:rsidR="001969C2">
        <w:rPr>
          <w:bCs/>
        </w:rPr>
        <w:t>, and 99%</w:t>
      </w:r>
      <w:r w:rsidR="002804CE">
        <w:rPr>
          <w:bCs/>
        </w:rPr>
        <w:t xml:space="preserve">) are presented in the supplementary materials. </w:t>
      </w:r>
    </w:p>
    <w:p w14:paraId="575E2B51" w14:textId="77777777" w:rsidR="002804CE" w:rsidRDefault="002804CE" w:rsidP="00AE1451">
      <w:pPr>
        <w:rPr>
          <w:bCs/>
        </w:rPr>
      </w:pPr>
    </w:p>
    <w:p w14:paraId="54553DA5" w14:textId="77777777" w:rsidR="00D53802" w:rsidRDefault="00D53802" w:rsidP="00812C3F">
      <w:pPr>
        <w:rPr>
          <w:b/>
        </w:rPr>
      </w:pPr>
    </w:p>
    <w:p w14:paraId="064C8779" w14:textId="7124F3DA" w:rsidR="00812C3F" w:rsidRPr="00D6245A" w:rsidRDefault="00B20E59" w:rsidP="00D6245A">
      <w:pPr>
        <w:pStyle w:val="p1"/>
      </w:pPr>
      <w:r w:rsidRPr="00B20E59">
        <w:rPr>
          <w:b/>
        </w:rPr>
        <w:lastRenderedPageBreak/>
        <w:t xml:space="preserve">Figure 2: </w:t>
      </w:r>
      <w:r w:rsidR="00812C3F" w:rsidRPr="00812C3F">
        <w:rPr>
          <w:b/>
          <w:bCs/>
        </w:rPr>
        <w:t>Agreement between literature-reported and LLM-generated likelihood ratios</w:t>
      </w:r>
      <w:r w:rsidR="002804CE">
        <w:rPr>
          <w:b/>
          <w:bCs/>
        </w:rPr>
        <w:t xml:space="preserve">: </w:t>
      </w:r>
      <w:r w:rsidR="00D6245A" w:rsidRPr="00812C3F">
        <w:t xml:space="preserve">Each panel shows the agreement between reported and model-generated likelihood ratios (LRs). The y-axis shows the log ratio (reported/model), and the x-axis shows the geometric mean of paired LRs. Solid black lines represent mean bias; </w:t>
      </w:r>
      <w:r w:rsidR="00D6245A">
        <w:t xml:space="preserve">Dashed lines </w:t>
      </w:r>
      <w:r w:rsidR="00D6245A">
        <w:rPr>
          <w:bCs/>
        </w:rPr>
        <w:t>indicate the multiplicative (i.e. x-fold) range in which 95% of estimates would be expected to be from a value reported on theNNT.com</w:t>
      </w:r>
      <w:r w:rsidR="00D6245A">
        <w:t xml:space="preserve">. </w:t>
      </w:r>
      <w:r w:rsidR="00D6245A" w:rsidRPr="00812C3F">
        <w:t xml:space="preserve">Narrower </w:t>
      </w:r>
      <w:r w:rsidR="00D6245A">
        <w:t>coverage</w:t>
      </w:r>
      <w:r w:rsidR="00D6245A" w:rsidRPr="00812C3F">
        <w:t xml:space="preserve"> intervals represent closer agreement, and deviations of the mean line from unity indicate systematic bias.</w:t>
      </w:r>
      <w:r w:rsidR="00D6245A">
        <w:t xml:space="preserve"> S</w:t>
      </w:r>
      <w:r w:rsidR="00D6245A" w:rsidRPr="00812C3F">
        <w:t xml:space="preserve">haded areas indicate the </w:t>
      </w:r>
      <w:r w:rsidR="00D6245A">
        <w:t>confidence</w:t>
      </w:r>
      <w:r w:rsidR="00D6245A" w:rsidRPr="00812C3F">
        <w:t xml:space="preserve"> intervals</w:t>
      </w:r>
      <w:r w:rsidR="00D6245A">
        <w:t xml:space="preserve"> on each bound of agreement</w:t>
      </w:r>
      <w:r w:rsidR="00BC5475">
        <w:rPr>
          <w:bCs/>
        </w:rPr>
        <w:t xml:space="preserve">. All models showed negligible bias. GPT-5 had the tightest agreement with reported likelihood ratios. </w:t>
      </w:r>
    </w:p>
    <w:p w14:paraId="38EF74D2" w14:textId="02284B0F" w:rsidR="00234DED" w:rsidRDefault="002804CE" w:rsidP="00AE1451">
      <w:pPr>
        <w:rPr>
          <w:bCs/>
        </w:rPr>
      </w:pPr>
      <w:r w:rsidRPr="002804CE">
        <w:rPr>
          <w:bCs/>
          <w:noProof/>
        </w:rPr>
        <w:drawing>
          <wp:inline distT="0" distB="0" distL="0" distR="0" wp14:anchorId="5ED43F8F" wp14:editId="05C5F8A4">
            <wp:extent cx="5943600" cy="2296160"/>
            <wp:effectExtent l="0" t="0" r="0" b="2540"/>
            <wp:docPr id="7941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
                    <pic:cNvPicPr/>
                  </pic:nvPicPr>
                  <pic:blipFill>
                    <a:blip r:embed="rId13"/>
                    <a:stretch>
                      <a:fillRect/>
                    </a:stretch>
                  </pic:blipFill>
                  <pic:spPr>
                    <a:xfrm>
                      <a:off x="0" y="0"/>
                      <a:ext cx="5943600" cy="2296160"/>
                    </a:xfrm>
                    <a:prstGeom prst="rect">
                      <a:avLst/>
                    </a:prstGeom>
                  </pic:spPr>
                </pic:pic>
              </a:graphicData>
            </a:graphic>
          </wp:inline>
        </w:drawing>
      </w:r>
    </w:p>
    <w:p w14:paraId="1917F279" w14:textId="77777777" w:rsidR="00BC5475" w:rsidRDefault="00BC5475" w:rsidP="00BC5475">
      <w:pPr>
        <w:rPr>
          <w:bCs/>
        </w:rPr>
      </w:pPr>
    </w:p>
    <w:p w14:paraId="7E895429" w14:textId="5101C74F" w:rsidR="00BC5475" w:rsidRDefault="00BC5475" w:rsidP="00BC5475">
      <w:pPr>
        <w:rPr>
          <w:bCs/>
        </w:rPr>
      </w:pPr>
    </w:p>
    <w:p w14:paraId="7FDA56B1" w14:textId="5730156D" w:rsidR="00BC5475" w:rsidRDefault="00BC5475" w:rsidP="00BC5475">
      <w:pPr>
        <w:rPr>
          <w:bCs/>
        </w:rPr>
      </w:pPr>
      <w:r>
        <w:rPr>
          <w:bCs/>
        </w:rPr>
        <w:t xml:space="preserve">Figure 3 shows the limits of agreement by finding type. Estimates of the strength of evidence followed similar patterns across models. </w:t>
      </w:r>
      <w:r w:rsidR="00DA3633">
        <w:rPr>
          <w:bCs/>
        </w:rPr>
        <w:t xml:space="preserve">Estimates of the importance of sign/symptoms, historical elements, and imaging findings were all similarly accurate, while test results agreed less closely with reported estimates. </w:t>
      </w:r>
    </w:p>
    <w:p w14:paraId="47A1F3DB" w14:textId="77777777" w:rsidR="00DA3633" w:rsidRDefault="00DA3633" w:rsidP="00BC5475">
      <w:pPr>
        <w:rPr>
          <w:bCs/>
        </w:rPr>
      </w:pPr>
    </w:p>
    <w:p w14:paraId="678A0090" w14:textId="07826DF0" w:rsidR="00DA3633" w:rsidRPr="00DA3633" w:rsidRDefault="00DA3633" w:rsidP="00DA3633">
      <w:pPr>
        <w:rPr>
          <w:b/>
          <w:bCs/>
        </w:rPr>
      </w:pPr>
      <w:r w:rsidRPr="00E519AE">
        <w:rPr>
          <w:b/>
        </w:rPr>
        <w:t>Figure</w:t>
      </w:r>
      <w:r>
        <w:rPr>
          <w:b/>
        </w:rPr>
        <w:t xml:space="preserve"> 3</w:t>
      </w:r>
      <w:r w:rsidRPr="00E519AE">
        <w:rPr>
          <w:b/>
        </w:rPr>
        <w:t xml:space="preserve">: </w:t>
      </w:r>
      <w:r>
        <w:rPr>
          <w:b/>
          <w:bCs/>
        </w:rPr>
        <w:t xml:space="preserve">Agreement between LLM-estimated and literature-reported likelihood ratios </w:t>
      </w:r>
      <w:r w:rsidRPr="00DA3633">
        <w:t>b</w:t>
      </w:r>
      <w:r>
        <w:t xml:space="preserve">y type of clinical finding. Rows represent clinical finding categories (laboratory, imaging, history, sign-symptom, and diagnosis); columns represent LLM versions (GPT-4o, o3, and GPT-5). Categories were assigned by manual review, and likelihood ratios could be categorized as multiple types (e.g. scores integrating multiple findings). </w:t>
      </w:r>
    </w:p>
    <w:p w14:paraId="5B879D0A" w14:textId="34447007" w:rsidR="00DA3633" w:rsidRDefault="00DA3633" w:rsidP="00BC5475">
      <w:pPr>
        <w:rPr>
          <w:bCs/>
        </w:rPr>
      </w:pPr>
    </w:p>
    <w:p w14:paraId="2B4DD5BD" w14:textId="2158EFAC" w:rsidR="00DA3633" w:rsidRDefault="00DA3633" w:rsidP="00BC5475">
      <w:pPr>
        <w:rPr>
          <w:bCs/>
        </w:rPr>
      </w:pPr>
      <w:r w:rsidRPr="00DA3633">
        <w:rPr>
          <w:bCs/>
          <w:noProof/>
        </w:rPr>
        <w:lastRenderedPageBreak/>
        <w:drawing>
          <wp:inline distT="0" distB="0" distL="0" distR="0" wp14:anchorId="6BEF6ADB" wp14:editId="047FCCCF">
            <wp:extent cx="5943600" cy="7414260"/>
            <wp:effectExtent l="0" t="0" r="0" b="2540"/>
            <wp:docPr id="1251184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4741" name="Picture 1" descr="A screenshot of a graph&#10;&#10;AI-generated content may be incorrect."/>
                    <pic:cNvPicPr/>
                  </pic:nvPicPr>
                  <pic:blipFill>
                    <a:blip r:embed="rId14"/>
                    <a:stretch>
                      <a:fillRect/>
                    </a:stretch>
                  </pic:blipFill>
                  <pic:spPr>
                    <a:xfrm>
                      <a:off x="0" y="0"/>
                      <a:ext cx="5943600" cy="7414260"/>
                    </a:xfrm>
                    <a:prstGeom prst="rect">
                      <a:avLst/>
                    </a:prstGeom>
                  </pic:spPr>
                </pic:pic>
              </a:graphicData>
            </a:graphic>
          </wp:inline>
        </w:drawing>
      </w:r>
    </w:p>
    <w:p w14:paraId="5263E3BA" w14:textId="77777777" w:rsidR="00BC5475" w:rsidRDefault="00BC5475" w:rsidP="00BC5475">
      <w:pPr>
        <w:rPr>
          <w:bCs/>
        </w:rPr>
      </w:pPr>
    </w:p>
    <w:p w14:paraId="050F59CC" w14:textId="1A502E92" w:rsidR="00BC5475" w:rsidRDefault="00DA3633" w:rsidP="00BC5475">
      <w:pPr>
        <w:rPr>
          <w:bCs/>
        </w:rPr>
      </w:pPr>
      <w:r>
        <w:rPr>
          <w:bCs/>
        </w:rPr>
        <w:t>When analyzed by the direction of evidence, patterns differed between models</w:t>
      </w:r>
      <w:r w:rsidR="005B2D10">
        <w:rPr>
          <w:bCs/>
        </w:rPr>
        <w:t xml:space="preserve"> (Supplemental Figure 2)</w:t>
      </w:r>
      <w:r>
        <w:rPr>
          <w:bCs/>
        </w:rPr>
        <w:t xml:space="preserve">. </w:t>
      </w:r>
      <w:r w:rsidR="005B2D10">
        <w:rPr>
          <w:bCs/>
        </w:rPr>
        <w:t>For GPT-4o, mean bias differed between negative (</w:t>
      </w:r>
      <w:proofErr w:type="spellStart"/>
      <w:r w:rsidR="005B2D10">
        <w:rPr>
          <w:bCs/>
        </w:rPr>
        <w:t>LR</w:t>
      </w:r>
      <w:r w:rsidR="005B2D10" w:rsidRPr="003D5436">
        <w:rPr>
          <w:bCs/>
          <w:vertAlign w:val="subscript"/>
        </w:rPr>
        <w:t>reported</w:t>
      </w:r>
      <w:proofErr w:type="spellEnd"/>
      <w:r w:rsidR="005B2D10">
        <w:rPr>
          <w:bCs/>
        </w:rPr>
        <w:t xml:space="preserve"> &lt; 1) evidence (mean 1.13x) vs. p</w:t>
      </w:r>
      <w:r>
        <w:rPr>
          <w:bCs/>
        </w:rPr>
        <w:t xml:space="preserve">ositive </w:t>
      </w:r>
      <w:r w:rsidR="00BC5475">
        <w:rPr>
          <w:bCs/>
        </w:rPr>
        <w:t>(</w:t>
      </w:r>
      <w:proofErr w:type="spellStart"/>
      <w:r w:rsidR="00BC5475">
        <w:rPr>
          <w:bCs/>
        </w:rPr>
        <w:t>LR</w:t>
      </w:r>
      <w:r w:rsidR="00BC5475" w:rsidRPr="003D5436">
        <w:rPr>
          <w:bCs/>
          <w:vertAlign w:val="subscript"/>
        </w:rPr>
        <w:t>reported</w:t>
      </w:r>
      <w:proofErr w:type="spellEnd"/>
      <w:r w:rsidR="00BC5475">
        <w:rPr>
          <w:bCs/>
        </w:rPr>
        <w:t xml:space="preserve"> &gt; 1)</w:t>
      </w:r>
      <w:r w:rsidR="005B2D10">
        <w:rPr>
          <w:bCs/>
        </w:rPr>
        <w:t xml:space="preserve"> findings (mean 0.92x, </w:t>
      </w:r>
      <w:r w:rsidR="005B2D10" w:rsidRPr="005B2D10">
        <w:rPr>
          <w:bCs/>
          <w:i/>
          <w:iCs/>
        </w:rPr>
        <w:t>P</w:t>
      </w:r>
      <w:r w:rsidR="005B2D10">
        <w:rPr>
          <w:bCs/>
        </w:rPr>
        <w:t xml:space="preserve"> &lt; .001)</w:t>
      </w:r>
      <w:r w:rsidR="00BC5475">
        <w:rPr>
          <w:bCs/>
        </w:rPr>
        <w:t>.</w:t>
      </w:r>
      <w:r w:rsidR="005B2D10">
        <w:rPr>
          <w:bCs/>
        </w:rPr>
        <w:t xml:space="preserve"> No difference in mean bias </w:t>
      </w:r>
      <w:r w:rsidR="005B2D10">
        <w:rPr>
          <w:bCs/>
        </w:rPr>
        <w:lastRenderedPageBreak/>
        <w:t xml:space="preserve">was observed for o3 (0.95x vs. 1.03x; </w:t>
      </w:r>
      <w:r w:rsidR="005B2D10" w:rsidRPr="005B2D10">
        <w:rPr>
          <w:bCs/>
          <w:i/>
          <w:iCs/>
        </w:rPr>
        <w:t>P</w:t>
      </w:r>
      <w:r w:rsidR="005B2D10">
        <w:rPr>
          <w:bCs/>
        </w:rPr>
        <w:t xml:space="preserve"> = 0.15). GPT-5 showed the opposite pattern of mean bias (negative evidence 0.88x vs positive evidence 1.12x; </w:t>
      </w:r>
      <w:r w:rsidR="005B2D10" w:rsidRPr="005B2D10">
        <w:rPr>
          <w:bCs/>
          <w:i/>
          <w:iCs/>
        </w:rPr>
        <w:t>P</w:t>
      </w:r>
      <w:r w:rsidR="005B2D10">
        <w:rPr>
          <w:bCs/>
        </w:rPr>
        <w:t xml:space="preserve"> &lt; .001). The width of the limits of agreement did not differ by evidence direction for any of the models (GPT-4o </w:t>
      </w:r>
      <w:r w:rsidR="005B2D10" w:rsidRPr="00D6245A">
        <w:rPr>
          <w:bCs/>
          <w:i/>
          <w:iCs/>
        </w:rPr>
        <w:t>P</w:t>
      </w:r>
      <w:r w:rsidR="005B2D10">
        <w:rPr>
          <w:bCs/>
        </w:rPr>
        <w:t xml:space="preserve"> = .11; o3 </w:t>
      </w:r>
      <w:r w:rsidR="005B2D10" w:rsidRPr="00D6245A">
        <w:rPr>
          <w:bCs/>
          <w:i/>
          <w:iCs/>
        </w:rPr>
        <w:t>P</w:t>
      </w:r>
      <w:r w:rsidR="005B2D10">
        <w:rPr>
          <w:bCs/>
        </w:rPr>
        <w:t xml:space="preserve"> = .40</w:t>
      </w:r>
      <w:r w:rsidR="00D6245A">
        <w:rPr>
          <w:bCs/>
        </w:rPr>
        <w:t xml:space="preserve">; GPT-5 </w:t>
      </w:r>
      <w:r w:rsidR="00D6245A" w:rsidRPr="00D6245A">
        <w:rPr>
          <w:bCs/>
          <w:i/>
          <w:iCs/>
        </w:rPr>
        <w:t>P</w:t>
      </w:r>
      <w:r w:rsidR="00D6245A">
        <w:rPr>
          <w:bCs/>
        </w:rPr>
        <w:t xml:space="preserve"> = .37). </w:t>
      </w:r>
      <w:r w:rsidR="00BC5475">
        <w:rPr>
          <w:bCs/>
        </w:rPr>
        <w:t xml:space="preserve"> </w:t>
      </w:r>
      <w:r w:rsidR="002B4346">
        <w:rPr>
          <w:bCs/>
        </w:rPr>
        <w:t>For all 3 models, the calibration slope of predictions on the logarithmic scale suggested predictions were slightly less extreme than literature reported values (Supplemental Figures 2a-c)</w:t>
      </w:r>
    </w:p>
    <w:p w14:paraId="2BE032F0" w14:textId="77777777" w:rsidR="00AE1451" w:rsidRDefault="00AE1451" w:rsidP="00AE1451">
      <w:pPr>
        <w:rPr>
          <w:bCs/>
        </w:rPr>
      </w:pPr>
    </w:p>
    <w:p w14:paraId="27EE5AEB" w14:textId="622ED6AA" w:rsidR="008E1E7B" w:rsidRDefault="008E1E7B" w:rsidP="00AE1451">
      <w:r>
        <w:rPr>
          <w:bCs/>
        </w:rPr>
        <w:t>Agreement between qualitative evidence categories was moderate for all models</w:t>
      </w:r>
      <w:r w:rsidR="002B4346">
        <w:rPr>
          <w:bCs/>
        </w:rPr>
        <w:t xml:space="preserve"> (Supplemental Figures 3a-c)</w:t>
      </w:r>
      <w:r>
        <w:rPr>
          <w:bCs/>
        </w:rPr>
        <w:t xml:space="preserve">. </w:t>
      </w:r>
      <w:r w:rsidR="002B4346">
        <w:rPr>
          <w:bCs/>
        </w:rPr>
        <w:t xml:space="preserve">The quadratic-weighted Cohen’s </w:t>
      </w:r>
      <w:r w:rsidR="002B4346">
        <w:t xml:space="preserve">κ for GPT-5 was highest (0.775, 95% CI 0.728-0.821), followed by o3 (0.745, 95% CI 0.702 – 0.789), and GPT4o (0.734, 95% CI 0.691 – 0.778). </w:t>
      </w:r>
    </w:p>
    <w:p w14:paraId="3F2C7050" w14:textId="77777777" w:rsidR="002B4346" w:rsidRDefault="002B4346" w:rsidP="00AE1451"/>
    <w:p w14:paraId="0736E722" w14:textId="682428AD" w:rsidR="00573BE1" w:rsidRDefault="00573BE1">
      <w:pPr>
        <w:spacing w:after="160" w:line="278" w:lineRule="auto"/>
        <w:rPr>
          <w:rFonts w:cstheme="majorBidi"/>
          <w:b/>
          <w:color w:val="0D0D0D" w:themeColor="text1" w:themeTint="F2"/>
          <w:szCs w:val="40"/>
        </w:rPr>
      </w:pPr>
      <w:r>
        <w:br w:type="page"/>
      </w:r>
    </w:p>
    <w:p w14:paraId="530EDC9B" w14:textId="08F702E6" w:rsidR="00AE1451" w:rsidRDefault="00AE1451" w:rsidP="00E519AE">
      <w:pPr>
        <w:pStyle w:val="Heading1"/>
        <w:rPr>
          <w:rFonts w:eastAsia="Times New Roman"/>
          <w:bCs/>
        </w:rPr>
      </w:pPr>
      <w:r>
        <w:rPr>
          <w:rFonts w:eastAsia="Times New Roman"/>
        </w:rPr>
        <w:lastRenderedPageBreak/>
        <w:t>Discussion:</w:t>
      </w:r>
    </w:p>
    <w:p w14:paraId="7492E335" w14:textId="77777777" w:rsidR="0029691D" w:rsidRDefault="0029691D" w:rsidP="00AE1451">
      <w:pPr>
        <w:rPr>
          <w:bCs/>
        </w:rPr>
      </w:pPr>
    </w:p>
    <w:p w14:paraId="57579F0F" w14:textId="5013AF3D" w:rsidR="00D905E5" w:rsidRDefault="00AE1451" w:rsidP="00AE1451">
      <w:pPr>
        <w:rPr>
          <w:ins w:id="201" w:author="Rohlfsen, Cory J" w:date="2025-08-29T22:10:00Z" w16du:dateUtc="2025-08-30T03:10:00Z"/>
          <w:bCs/>
        </w:rPr>
      </w:pPr>
      <w:r w:rsidRPr="00054773">
        <w:rPr>
          <w:bCs/>
        </w:rPr>
        <w:t xml:space="preserve">Our findings demonstrate that large language models (LLMs) can estimate likelihood ratios </w:t>
      </w:r>
      <w:ins w:id="202" w:author="Rohlfsen, Cory J" w:date="2025-08-29T21:38:00Z" w16du:dateUtc="2025-08-30T02:38:00Z">
        <w:r w:rsidR="00FA5955">
          <w:rPr>
            <w:bCs/>
          </w:rPr>
          <w:t xml:space="preserve">(LRs) </w:t>
        </w:r>
      </w:ins>
      <w:r w:rsidRPr="00054773">
        <w:rPr>
          <w:bCs/>
        </w:rPr>
        <w:t xml:space="preserve">for clinical diagnosis with reasonable accuracy, and that newer and more advanced models produce estimates more closely aligned with empirically reported literature standards. These results indicate significant potential for integrating generative AI into </w:t>
      </w:r>
      <w:del w:id="203" w:author="Rohlfsen, Cory J" w:date="2025-08-29T21:54:00Z" w16du:dateUtc="2025-08-30T02:54:00Z">
        <w:r w:rsidRPr="00054773" w:rsidDel="000B2F02">
          <w:rPr>
            <w:bCs/>
          </w:rPr>
          <w:delText>clinical</w:delText>
        </w:r>
      </w:del>
      <w:r w:rsidRPr="00054773">
        <w:rPr>
          <w:bCs/>
        </w:rPr>
        <w:t xml:space="preserve"> diagnostic </w:t>
      </w:r>
      <w:ins w:id="204" w:author="Rohlfsen, Cory J" w:date="2025-08-29T21:53:00Z" w16du:dateUtc="2025-08-30T02:53:00Z">
        <w:r w:rsidR="000B2F02">
          <w:rPr>
            <w:bCs/>
          </w:rPr>
          <w:t xml:space="preserve">and educational </w:t>
        </w:r>
      </w:ins>
      <w:r w:rsidRPr="00054773">
        <w:rPr>
          <w:bCs/>
        </w:rPr>
        <w:t xml:space="preserve">workflows, particularly in situations where </w:t>
      </w:r>
      <w:commentRangeStart w:id="205"/>
      <w:commentRangeStart w:id="206"/>
      <w:r w:rsidRPr="00054773">
        <w:rPr>
          <w:bCs/>
        </w:rPr>
        <w:t xml:space="preserve">empirical data is limited, outdated, or </w:t>
      </w:r>
      <w:del w:id="207" w:author="Rohlfsen, Cory J" w:date="2025-08-29T21:38:00Z" w16du:dateUtc="2025-08-30T02:38:00Z">
        <w:r w:rsidRPr="00054773" w:rsidDel="00FA5955">
          <w:rPr>
            <w:bCs/>
          </w:rPr>
          <w:delText xml:space="preserve">entirely </w:delText>
        </w:r>
      </w:del>
      <w:r w:rsidRPr="00054773">
        <w:rPr>
          <w:bCs/>
        </w:rPr>
        <w:t>unavailable</w:t>
      </w:r>
      <w:commentRangeEnd w:id="205"/>
      <w:r w:rsidR="00BC13B7">
        <w:rPr>
          <w:rStyle w:val="CommentReference"/>
        </w:rPr>
        <w:commentReference w:id="205"/>
      </w:r>
      <w:commentRangeEnd w:id="206"/>
      <w:r w:rsidR="00CA027E">
        <w:rPr>
          <w:rStyle w:val="CommentReference"/>
        </w:rPr>
        <w:commentReference w:id="206"/>
      </w:r>
      <w:r w:rsidRPr="00054773">
        <w:rPr>
          <w:bCs/>
        </w:rPr>
        <w:t xml:space="preserve">. </w:t>
      </w:r>
    </w:p>
    <w:p w14:paraId="50C9176B" w14:textId="77777777" w:rsidR="00D905E5" w:rsidRDefault="00D905E5" w:rsidP="00AE1451">
      <w:pPr>
        <w:rPr>
          <w:ins w:id="208" w:author="Rohlfsen, Cory J" w:date="2025-08-29T22:10:00Z" w16du:dateUtc="2025-08-30T03:10:00Z"/>
          <w:bCs/>
        </w:rPr>
      </w:pPr>
    </w:p>
    <w:p w14:paraId="1197EBA7" w14:textId="5694B737" w:rsidR="000D3B98" w:rsidRDefault="000B2F02" w:rsidP="00AE1451">
      <w:pPr>
        <w:rPr>
          <w:ins w:id="209" w:author="Rohlfsen, Cory J" w:date="2025-08-29T22:21:00Z" w16du:dateUtc="2025-08-30T03:21:00Z"/>
          <w:bCs/>
        </w:rPr>
      </w:pPr>
      <w:ins w:id="210" w:author="Rohlfsen, Cory J" w:date="2025-08-29T21:55:00Z" w16du:dateUtc="2025-08-30T02:55:00Z">
        <w:r>
          <w:rPr>
            <w:bCs/>
          </w:rPr>
          <w:t>By serving as a bridge to Bayesian estimates that are “fit for purpose</w:t>
        </w:r>
      </w:ins>
      <w:ins w:id="211" w:author="Rohlfsen, Cory J" w:date="2025-08-29T22:49:00Z" w16du:dateUtc="2025-08-30T03:49:00Z">
        <w:r w:rsidR="00430282">
          <w:rPr>
            <w:bCs/>
          </w:rPr>
          <w:t>,</w:t>
        </w:r>
      </w:ins>
      <w:ins w:id="212" w:author="Rohlfsen, Cory J" w:date="2025-08-29T21:55:00Z" w16du:dateUtc="2025-08-30T02:55:00Z">
        <w:r>
          <w:rPr>
            <w:bCs/>
          </w:rPr>
          <w:t xml:space="preserve">” </w:t>
        </w:r>
      </w:ins>
      <w:r w:rsidR="00AE1451" w:rsidRPr="00054773">
        <w:rPr>
          <w:bCs/>
        </w:rPr>
        <w:t xml:space="preserve">LLM-derived </w:t>
      </w:r>
      <w:ins w:id="213" w:author="Rohlfsen, Cory J" w:date="2025-08-29T21:38:00Z" w16du:dateUtc="2025-08-30T02:38:00Z">
        <w:r w:rsidR="00FA5955">
          <w:rPr>
            <w:bCs/>
          </w:rPr>
          <w:t>LRs</w:t>
        </w:r>
      </w:ins>
      <w:del w:id="214" w:author="Rohlfsen, Cory J" w:date="2025-08-29T21:38:00Z" w16du:dateUtc="2025-08-30T02:38:00Z">
        <w:r w:rsidR="00AE1451" w:rsidRPr="00054773" w:rsidDel="00FA5955">
          <w:rPr>
            <w:bCs/>
          </w:rPr>
          <w:delText>likelihood ratios</w:delText>
        </w:r>
      </w:del>
      <w:del w:id="215" w:author="Rohlfsen, Cory J" w:date="2025-08-29T21:47:00Z" w16du:dateUtc="2025-08-30T02:47:00Z">
        <w:r w:rsidR="00AE1451" w:rsidRPr="00054773" w:rsidDel="000B2F02">
          <w:rPr>
            <w:bCs/>
          </w:rPr>
          <w:delText xml:space="preserve"> </w:delText>
        </w:r>
        <w:r w:rsidR="00C61E8A" w:rsidDel="000B2F02">
          <w:rPr>
            <w:bCs/>
          </w:rPr>
          <w:delText>might also</w:delText>
        </w:r>
      </w:del>
      <w:ins w:id="216" w:author="Rohlfsen, Cory J" w:date="2025-08-29T21:53:00Z" w16du:dateUtc="2025-08-30T02:53:00Z">
        <w:r>
          <w:rPr>
            <w:bCs/>
          </w:rPr>
          <w:t xml:space="preserve"> can serve</w:t>
        </w:r>
      </w:ins>
      <w:del w:id="217" w:author="Rohlfsen, Cory J" w:date="2025-08-29T21:53:00Z" w16du:dateUtc="2025-08-30T02:53:00Z">
        <w:r w:rsidR="00AE1451" w:rsidRPr="00054773" w:rsidDel="000B2F02">
          <w:rPr>
            <w:bCs/>
          </w:rPr>
          <w:delText xml:space="preserve"> provid</w:delText>
        </w:r>
      </w:del>
      <w:del w:id="218" w:author="Rohlfsen, Cory J" w:date="2025-08-29T21:54:00Z" w16du:dateUtc="2025-08-30T02:54:00Z">
        <w:r w:rsidR="00AE1451" w:rsidRPr="00054773" w:rsidDel="000B2F02">
          <w:rPr>
            <w:bCs/>
          </w:rPr>
          <w:delText>e</w:delText>
        </w:r>
      </w:del>
      <w:r w:rsidR="00AE1451" w:rsidRPr="00054773">
        <w:rPr>
          <w:bCs/>
        </w:rPr>
        <w:t xml:space="preserve"> a</w:t>
      </w:r>
      <w:ins w:id="219" w:author="Rohlfsen, Cory J" w:date="2025-08-29T21:54:00Z" w16du:dateUtc="2025-08-30T02:54:00Z">
        <w:r>
          <w:rPr>
            <w:bCs/>
          </w:rPr>
          <w:t>s a</w:t>
        </w:r>
      </w:ins>
      <w:ins w:id="220" w:author="Rohlfsen, Cory J" w:date="2025-08-29T21:48:00Z" w16du:dateUtc="2025-08-30T02:48:00Z">
        <w:r>
          <w:rPr>
            <w:bCs/>
          </w:rPr>
          <w:t xml:space="preserve"> standardized</w:t>
        </w:r>
      </w:ins>
      <w:r w:rsidR="00C61E8A">
        <w:rPr>
          <w:bCs/>
        </w:rPr>
        <w:t xml:space="preserve"> method </w:t>
      </w:r>
      <w:proofErr w:type="spellStart"/>
      <w:r w:rsidR="00C61E8A">
        <w:rPr>
          <w:bCs/>
        </w:rPr>
        <w:t>for</w:t>
      </w:r>
      <w:del w:id="221" w:author="Rohlfsen, Cory J" w:date="2025-08-29T21:56:00Z" w16du:dateUtc="2025-08-30T02:56:00Z">
        <w:r w:rsidR="00C61E8A" w:rsidDel="000B2F02">
          <w:rPr>
            <w:bCs/>
          </w:rPr>
          <w:delText xml:space="preserve"> generating </w:delText>
        </w:r>
      </w:del>
      <w:del w:id="222" w:author="Rohlfsen, Cory J" w:date="2025-08-29T21:41:00Z" w16du:dateUtc="2025-08-30T02:41:00Z">
        <w:r w:rsidR="00C61E8A" w:rsidDel="00FA5955">
          <w:rPr>
            <w:bCs/>
          </w:rPr>
          <w:delText>usable</w:delText>
        </w:r>
      </w:del>
      <w:del w:id="223" w:author="Rohlfsen, Cory J" w:date="2025-08-29T21:56:00Z" w16du:dateUtc="2025-08-30T02:56:00Z">
        <w:r w:rsidR="00C61E8A" w:rsidDel="000B2F02">
          <w:rPr>
            <w:bCs/>
          </w:rPr>
          <w:delText xml:space="preserve"> estimates </w:delText>
        </w:r>
      </w:del>
      <w:del w:id="224" w:author="Rohlfsen, Cory J" w:date="2025-08-29T21:41:00Z" w16du:dateUtc="2025-08-30T02:41:00Z">
        <w:r w:rsidR="00C61E8A" w:rsidDel="00FA5955">
          <w:rPr>
            <w:bCs/>
          </w:rPr>
          <w:delText xml:space="preserve">for </w:delText>
        </w:r>
      </w:del>
      <w:r w:rsidR="00C61E8A">
        <w:rPr>
          <w:bCs/>
        </w:rPr>
        <w:t>supporting</w:t>
      </w:r>
      <w:proofErr w:type="spellEnd"/>
      <w:r w:rsidR="00C61E8A">
        <w:rPr>
          <w:bCs/>
        </w:rPr>
        <w:t xml:space="preserve"> </w:t>
      </w:r>
      <w:del w:id="225" w:author="Rohlfsen, Cory J" w:date="2025-08-29T22:17:00Z" w16du:dateUtc="2025-08-30T03:17:00Z">
        <w:r w:rsidR="00AE1451" w:rsidRPr="00054773" w:rsidDel="00D905E5">
          <w:rPr>
            <w:bCs/>
          </w:rPr>
          <w:delText>the quantitative rigor</w:delText>
        </w:r>
      </w:del>
      <w:del w:id="226" w:author="Rohlfsen, Cory J" w:date="2025-08-29T21:48:00Z" w16du:dateUtc="2025-08-30T02:48:00Z">
        <w:r w:rsidR="00AE1451" w:rsidRPr="00054773" w:rsidDel="000B2F02">
          <w:rPr>
            <w:bCs/>
          </w:rPr>
          <w:delText xml:space="preserve"> and transparency</w:delText>
        </w:r>
      </w:del>
      <w:del w:id="227" w:author="Rohlfsen, Cory J" w:date="2025-08-29T22:17:00Z" w16du:dateUtc="2025-08-30T03:17:00Z">
        <w:r w:rsidR="00AE1451" w:rsidRPr="00054773" w:rsidDel="00D905E5">
          <w:rPr>
            <w:bCs/>
          </w:rPr>
          <w:delText xml:space="preserve"> </w:delText>
        </w:r>
      </w:del>
      <w:ins w:id="228" w:author="Rohlfsen, Cory J" w:date="2025-08-29T22:17:00Z" w16du:dateUtc="2025-08-30T03:17:00Z">
        <w:r w:rsidR="00D905E5">
          <w:rPr>
            <w:bCs/>
          </w:rPr>
          <w:t xml:space="preserve"> how </w:t>
        </w:r>
      </w:ins>
      <w:ins w:id="229" w:author="Rohlfsen, Cory J" w:date="2025-08-29T21:41:00Z" w16du:dateUtc="2025-08-30T02:41:00Z">
        <w:r w:rsidR="00FA5955">
          <w:rPr>
            <w:bCs/>
          </w:rPr>
          <w:t>probabilistic inference</w:t>
        </w:r>
      </w:ins>
      <w:ins w:id="230" w:author="Rohlfsen, Cory J" w:date="2025-08-29T21:54:00Z" w16du:dateUtc="2025-08-30T02:54:00Z">
        <w:r>
          <w:rPr>
            <w:bCs/>
          </w:rPr>
          <w:t>s are</w:t>
        </w:r>
      </w:ins>
      <w:ins w:id="231" w:author="Rohlfsen, Cory J" w:date="2025-08-29T21:41:00Z" w16du:dateUtc="2025-08-30T02:41:00Z">
        <w:r w:rsidR="00FA5955">
          <w:rPr>
            <w:bCs/>
          </w:rPr>
          <w:t xml:space="preserve"> </w:t>
        </w:r>
      </w:ins>
      <w:ins w:id="232" w:author="Rohlfsen, Cory J" w:date="2025-08-29T21:42:00Z" w16du:dateUtc="2025-08-30T02:42:00Z">
        <w:r w:rsidR="00FA5955">
          <w:rPr>
            <w:bCs/>
          </w:rPr>
          <w:t xml:space="preserve">communicated and improved upon. </w:t>
        </w:r>
      </w:ins>
      <w:del w:id="233" w:author="Rohlfsen, Cory J" w:date="2025-08-29T21:42:00Z" w16du:dateUtc="2025-08-30T02:42:00Z">
        <w:r w:rsidR="00AE1451" w:rsidRPr="00054773" w:rsidDel="00FA5955">
          <w:rPr>
            <w:bCs/>
          </w:rPr>
          <w:delText>of diagnostic reasoning</w:delText>
        </w:r>
        <w:r w:rsidR="00C61E8A" w:rsidDel="00FA5955">
          <w:rPr>
            <w:bCs/>
          </w:rPr>
          <w:delText xml:space="preserve"> instruction</w:delText>
        </w:r>
        <w:r w:rsidR="00AE1451" w:rsidRPr="00054773" w:rsidDel="00FA5955">
          <w:rPr>
            <w:bCs/>
          </w:rPr>
          <w:delText xml:space="preserve">, </w:delText>
        </w:r>
        <w:r w:rsidR="00C61E8A" w:rsidDel="00FA5955">
          <w:rPr>
            <w:bCs/>
          </w:rPr>
          <w:delText>thereby</w:delText>
        </w:r>
      </w:del>
      <w:ins w:id="234" w:author="Rohlfsen, Cory J" w:date="2025-08-29T21:42:00Z" w16du:dateUtc="2025-08-30T02:42:00Z">
        <w:r w:rsidR="00FA5955">
          <w:rPr>
            <w:bCs/>
          </w:rPr>
          <w:t xml:space="preserve"> For </w:t>
        </w:r>
      </w:ins>
      <w:ins w:id="235" w:author="Rohlfsen, Cory J" w:date="2025-08-29T21:44:00Z" w16du:dateUtc="2025-08-30T02:44:00Z">
        <w:r w:rsidR="00FA5955">
          <w:rPr>
            <w:bCs/>
          </w:rPr>
          <w:t>the</w:t>
        </w:r>
      </w:ins>
      <w:ins w:id="236" w:author="Rohlfsen, Cory J" w:date="2025-08-29T21:42:00Z" w16du:dateUtc="2025-08-30T02:42:00Z">
        <w:r w:rsidR="00FA5955">
          <w:rPr>
            <w:bCs/>
          </w:rPr>
          <w:t xml:space="preserve"> clinician interested </w:t>
        </w:r>
      </w:ins>
      <w:ins w:id="237" w:author="Rohlfsen, Cory J" w:date="2025-08-29T21:43:00Z" w16du:dateUtc="2025-08-30T02:43:00Z">
        <w:r w:rsidR="00FA5955">
          <w:rPr>
            <w:bCs/>
          </w:rPr>
          <w:t>in</w:t>
        </w:r>
      </w:ins>
      <w:ins w:id="238" w:author="Rohlfsen, Cory J" w:date="2025-08-29T21:42:00Z" w16du:dateUtc="2025-08-30T02:42:00Z">
        <w:r w:rsidR="00FA5955">
          <w:rPr>
            <w:bCs/>
          </w:rPr>
          <w:t xml:space="preserve"> </w:t>
        </w:r>
      </w:ins>
      <w:ins w:id="239" w:author="Rohlfsen, Cory J" w:date="2025-08-29T22:31:00Z" w16du:dateUtc="2025-08-30T03:31:00Z">
        <w:r w:rsidR="00D31592">
          <w:rPr>
            <w:bCs/>
          </w:rPr>
          <w:t>optimizing</w:t>
        </w:r>
      </w:ins>
      <w:ins w:id="240" w:author="Rohlfsen, Cory J" w:date="2025-08-29T21:42:00Z" w16du:dateUtc="2025-08-30T02:42:00Z">
        <w:r w:rsidR="00FA5955">
          <w:rPr>
            <w:bCs/>
          </w:rPr>
          <w:t xml:space="preserve"> their diagnostic accuracy</w:t>
        </w:r>
      </w:ins>
      <w:ins w:id="241" w:author="Rohlfsen, Cory J" w:date="2025-08-29T21:43:00Z" w16du:dateUtc="2025-08-30T02:43:00Z">
        <w:r w:rsidR="00FA5955">
          <w:rPr>
            <w:bCs/>
          </w:rPr>
          <w:t>, th</w:t>
        </w:r>
      </w:ins>
      <w:ins w:id="242" w:author="Rohlfsen, Cory J" w:date="2025-08-29T22:31:00Z" w16du:dateUtc="2025-08-30T03:31:00Z">
        <w:r w:rsidR="00D31592">
          <w:rPr>
            <w:bCs/>
          </w:rPr>
          <w:t>e</w:t>
        </w:r>
      </w:ins>
      <w:ins w:id="243" w:author="Rohlfsen, Cory J" w:date="2025-08-29T21:43:00Z" w16du:dateUtc="2025-08-30T02:43:00Z">
        <w:r w:rsidR="00FA5955">
          <w:rPr>
            <w:bCs/>
          </w:rPr>
          <w:t xml:space="preserve"> </w:t>
        </w:r>
      </w:ins>
      <w:del w:id="244" w:author="Rohlfsen, Cory J" w:date="2025-08-29T21:43:00Z" w16du:dateUtc="2025-08-30T02:43:00Z">
        <w:r w:rsidR="00C61E8A" w:rsidDel="00FA5955">
          <w:rPr>
            <w:bCs/>
          </w:rPr>
          <w:delText xml:space="preserve"> providing a </w:delText>
        </w:r>
      </w:del>
      <w:ins w:id="245" w:author="Rohlfsen, Cory J" w:date="2025-08-29T21:43:00Z" w16du:dateUtc="2025-08-30T02:43:00Z">
        <w:r w:rsidR="00FA5955">
          <w:rPr>
            <w:bCs/>
          </w:rPr>
          <w:t xml:space="preserve"> quantifi</w:t>
        </w:r>
      </w:ins>
      <w:ins w:id="246" w:author="Rohlfsen, Cory J" w:date="2025-08-29T21:58:00Z" w16du:dateUtc="2025-08-30T02:58:00Z">
        <w:r w:rsidR="000D3B98">
          <w:rPr>
            <w:bCs/>
          </w:rPr>
          <w:t>cation of diagnostic odds</w:t>
        </w:r>
      </w:ins>
      <w:ins w:id="247" w:author="Rohlfsen, Cory J" w:date="2025-08-29T21:59:00Z" w16du:dateUtc="2025-08-30T02:59:00Z">
        <w:r w:rsidR="000D3B98">
          <w:rPr>
            <w:bCs/>
          </w:rPr>
          <w:t xml:space="preserve"> </w:t>
        </w:r>
      </w:ins>
      <w:del w:id="248" w:author="Rohlfsen, Cory J" w:date="2025-08-29T21:59:00Z" w16du:dateUtc="2025-08-30T02:59:00Z">
        <w:r w:rsidR="00C61E8A" w:rsidDel="000D3B98">
          <w:rPr>
            <w:bCs/>
          </w:rPr>
          <w:delText>mechanism for systematic improve</w:delText>
        </w:r>
      </w:del>
      <w:del w:id="249" w:author="Rohlfsen, Cory J" w:date="2025-08-29T21:58:00Z" w16du:dateUtc="2025-08-30T02:58:00Z">
        <w:r w:rsidR="00C61E8A" w:rsidDel="000D3B98">
          <w:rPr>
            <w:bCs/>
          </w:rPr>
          <w:delText xml:space="preserve">ment </w:delText>
        </w:r>
      </w:del>
      <w:ins w:id="250" w:author="Rohlfsen, Cory J" w:date="2025-08-29T21:44:00Z" w16du:dateUtc="2025-08-30T02:44:00Z">
        <w:r w:rsidR="00FA5955">
          <w:rPr>
            <w:bCs/>
          </w:rPr>
          <w:t xml:space="preserve">offers a </w:t>
        </w:r>
      </w:ins>
      <w:ins w:id="251" w:author="Rohlfsen, Cory J" w:date="2025-08-29T21:58:00Z" w16du:dateUtc="2025-08-30T02:58:00Z">
        <w:r w:rsidR="000D3B98">
          <w:rPr>
            <w:bCs/>
          </w:rPr>
          <w:t xml:space="preserve">reproducible </w:t>
        </w:r>
      </w:ins>
      <w:ins w:id="252" w:author="Rohlfsen, Cory J" w:date="2025-08-29T21:44:00Z" w16du:dateUtc="2025-08-30T02:44:00Z">
        <w:r w:rsidR="00FA5955">
          <w:rPr>
            <w:bCs/>
          </w:rPr>
          <w:t xml:space="preserve">pathway for </w:t>
        </w:r>
      </w:ins>
      <w:ins w:id="253" w:author="Rohlfsen, Cory J" w:date="2025-08-29T22:04:00Z" w16du:dateUtc="2025-08-30T03:04:00Z">
        <w:r w:rsidR="000D3B98">
          <w:rPr>
            <w:bCs/>
          </w:rPr>
          <w:t xml:space="preserve">AI-human hybridization, </w:t>
        </w:r>
      </w:ins>
      <w:ins w:id="254" w:author="Rohlfsen, Cory J" w:date="2025-08-29T21:44:00Z" w16du:dateUtc="2025-08-30T02:44:00Z">
        <w:r w:rsidR="00FA5955">
          <w:rPr>
            <w:bCs/>
          </w:rPr>
          <w:t>reflective practice</w:t>
        </w:r>
      </w:ins>
      <w:ins w:id="255" w:author="Rohlfsen, Cory J" w:date="2025-08-29T22:04:00Z" w16du:dateUtc="2025-08-30T03:04:00Z">
        <w:r w:rsidR="000D3B98">
          <w:rPr>
            <w:bCs/>
          </w:rPr>
          <w:t>,</w:t>
        </w:r>
      </w:ins>
      <w:ins w:id="256" w:author="Rohlfsen, Cory J" w:date="2025-08-29T21:58:00Z" w16du:dateUtc="2025-08-30T02:58:00Z">
        <w:r w:rsidR="000D3B98">
          <w:rPr>
            <w:bCs/>
          </w:rPr>
          <w:t xml:space="preserve"> and </w:t>
        </w:r>
      </w:ins>
      <w:ins w:id="257" w:author="Rohlfsen, Cory J" w:date="2025-08-29T22:18:00Z" w16du:dateUtc="2025-08-30T03:18:00Z">
        <w:r w:rsidR="00737981">
          <w:rPr>
            <w:bCs/>
          </w:rPr>
          <w:t xml:space="preserve">fine-tuning of </w:t>
        </w:r>
      </w:ins>
      <w:ins w:id="258" w:author="Rohlfsen, Cory J" w:date="2025-08-29T22:19:00Z" w16du:dateUtc="2025-08-30T03:19:00Z">
        <w:r w:rsidR="00737981">
          <w:rPr>
            <w:bCs/>
          </w:rPr>
          <w:t>pre-</w:t>
        </w:r>
      </w:ins>
      <w:ins w:id="259" w:author="Rohlfsen, Cory J" w:date="2025-08-29T22:18:00Z" w16du:dateUtc="2025-08-30T03:18:00Z">
        <w:r w:rsidR="00737981">
          <w:rPr>
            <w:bCs/>
          </w:rPr>
          <w:t>calibrated action threshol</w:t>
        </w:r>
      </w:ins>
      <w:ins w:id="260" w:author="Rohlfsen, Cory J" w:date="2025-08-29T22:19:00Z" w16du:dateUtc="2025-08-30T03:19:00Z">
        <w:r w:rsidR="00737981">
          <w:rPr>
            <w:bCs/>
          </w:rPr>
          <w:t>ds</w:t>
        </w:r>
      </w:ins>
      <w:ins w:id="261" w:author="Rohlfsen, Cory J" w:date="2025-08-29T21:44:00Z" w16du:dateUtc="2025-08-30T02:44:00Z">
        <w:r w:rsidR="00FA5955">
          <w:rPr>
            <w:bCs/>
          </w:rPr>
          <w:t>.</w:t>
        </w:r>
      </w:ins>
      <w:ins w:id="262" w:author="Rohlfsen, Cory J" w:date="2025-08-29T21:49:00Z" w16du:dateUtc="2025-08-30T02:49:00Z">
        <w:r>
          <w:rPr>
            <w:bCs/>
          </w:rPr>
          <w:t xml:space="preserve"> For the </w:t>
        </w:r>
      </w:ins>
      <w:ins w:id="263" w:author="Rohlfsen, Cory J" w:date="2025-08-29T22:20:00Z" w16du:dateUtc="2025-08-30T03:20:00Z">
        <w:r w:rsidR="00737981">
          <w:rPr>
            <w:bCs/>
          </w:rPr>
          <w:t xml:space="preserve">frustrated </w:t>
        </w:r>
      </w:ins>
      <w:ins w:id="264" w:author="Rohlfsen, Cory J" w:date="2025-08-29T21:49:00Z" w16du:dateUtc="2025-08-30T02:49:00Z">
        <w:r>
          <w:rPr>
            <w:bCs/>
          </w:rPr>
          <w:t xml:space="preserve">trainee who is stumped by an onslaught of ambiguous </w:t>
        </w:r>
      </w:ins>
      <w:ins w:id="265" w:author="Rohlfsen, Cory J" w:date="2025-08-29T21:50:00Z" w16du:dateUtc="2025-08-30T02:50:00Z">
        <w:r>
          <w:rPr>
            <w:bCs/>
          </w:rPr>
          <w:t xml:space="preserve">features in a clinical unknown, LLM-derived LRs </w:t>
        </w:r>
      </w:ins>
      <w:ins w:id="266" w:author="Rohlfsen, Cory J" w:date="2025-08-29T22:19:00Z" w16du:dateUtc="2025-08-30T03:19:00Z">
        <w:r w:rsidR="00737981">
          <w:rPr>
            <w:bCs/>
          </w:rPr>
          <w:t xml:space="preserve">can </w:t>
        </w:r>
      </w:ins>
      <w:ins w:id="267" w:author="Rohlfsen, Cory J" w:date="2025-08-29T21:50:00Z" w16du:dateUtc="2025-08-30T02:50:00Z">
        <w:r>
          <w:rPr>
            <w:bCs/>
          </w:rPr>
          <w:t xml:space="preserve">provide validation of </w:t>
        </w:r>
      </w:ins>
      <w:ins w:id="268" w:author="Rohlfsen, Cory J" w:date="2025-08-29T22:05:00Z" w16du:dateUtc="2025-08-30T03:05:00Z">
        <w:r w:rsidR="000D3B98">
          <w:rPr>
            <w:bCs/>
          </w:rPr>
          <w:t>c</w:t>
        </w:r>
      </w:ins>
      <w:ins w:id="269" w:author="Rohlfsen, Cory J" w:date="2025-08-29T21:50:00Z" w16du:dateUtc="2025-08-30T02:50:00Z">
        <w:r>
          <w:rPr>
            <w:bCs/>
          </w:rPr>
          <w:t>lini</w:t>
        </w:r>
      </w:ins>
      <w:ins w:id="270" w:author="Rohlfsen, Cory J" w:date="2025-08-29T21:51:00Z" w16du:dateUtc="2025-08-30T02:51:00Z">
        <w:r>
          <w:rPr>
            <w:bCs/>
          </w:rPr>
          <w:t>cal uncertainty</w:t>
        </w:r>
      </w:ins>
      <w:ins w:id="271" w:author="Rohlfsen, Cory J" w:date="2025-08-29T22:05:00Z" w16du:dateUtc="2025-08-30T03:05:00Z">
        <w:r w:rsidR="000D3B98">
          <w:rPr>
            <w:bCs/>
          </w:rPr>
          <w:t xml:space="preserve"> that </w:t>
        </w:r>
      </w:ins>
      <w:ins w:id="272" w:author="Rohlfsen, Cory J" w:date="2025-08-29T22:19:00Z" w16du:dateUtc="2025-08-30T03:19:00Z">
        <w:r w:rsidR="00737981">
          <w:rPr>
            <w:bCs/>
          </w:rPr>
          <w:t>is</w:t>
        </w:r>
      </w:ins>
      <w:ins w:id="273" w:author="Rohlfsen, Cory J" w:date="2025-08-29T22:20:00Z" w16du:dateUtc="2025-08-30T03:20:00Z">
        <w:r w:rsidR="00737981">
          <w:rPr>
            <w:bCs/>
          </w:rPr>
          <w:t>, in fact,</w:t>
        </w:r>
      </w:ins>
      <w:ins w:id="274" w:author="Rohlfsen, Cory J" w:date="2025-08-29T22:05:00Z" w16du:dateUtc="2025-08-30T03:05:00Z">
        <w:r w:rsidR="000D3B98">
          <w:rPr>
            <w:bCs/>
          </w:rPr>
          <w:t xml:space="preserve"> irreducible</w:t>
        </w:r>
      </w:ins>
      <w:ins w:id="275" w:author="Rohlfsen, Cory J" w:date="2025-08-29T21:51:00Z" w16du:dateUtc="2025-08-30T02:51:00Z">
        <w:r>
          <w:rPr>
            <w:bCs/>
          </w:rPr>
          <w:t xml:space="preserve">. </w:t>
        </w:r>
      </w:ins>
      <w:ins w:id="276" w:author="Rohlfsen, Cory J" w:date="2025-08-29T21:44:00Z" w16du:dateUtc="2025-08-30T02:44:00Z">
        <w:r w:rsidR="00FA5955">
          <w:rPr>
            <w:bCs/>
          </w:rPr>
          <w:t xml:space="preserve">For the </w:t>
        </w:r>
      </w:ins>
      <w:ins w:id="277" w:author="Rohlfsen, Cory J" w:date="2025-08-29T21:52:00Z" w16du:dateUtc="2025-08-30T02:52:00Z">
        <w:r>
          <w:rPr>
            <w:bCs/>
          </w:rPr>
          <w:t xml:space="preserve">master </w:t>
        </w:r>
      </w:ins>
      <w:ins w:id="278" w:author="Rohlfsen, Cory J" w:date="2025-08-29T22:00:00Z" w16du:dateUtc="2025-08-30T03:00:00Z">
        <w:r w:rsidR="000D3B98">
          <w:rPr>
            <w:bCs/>
          </w:rPr>
          <w:t>diagnostician</w:t>
        </w:r>
      </w:ins>
      <w:ins w:id="279" w:author="Rohlfsen, Cory J" w:date="2025-08-29T21:44:00Z" w16du:dateUtc="2025-08-30T02:44:00Z">
        <w:r w:rsidR="00FA5955">
          <w:rPr>
            <w:bCs/>
          </w:rPr>
          <w:t xml:space="preserve"> who wishes to de-m</w:t>
        </w:r>
      </w:ins>
      <w:ins w:id="280" w:author="Rohlfsen, Cory J" w:date="2025-08-29T21:45:00Z" w16du:dateUtc="2025-08-30T02:45:00Z">
        <w:r w:rsidR="00FA5955">
          <w:rPr>
            <w:bCs/>
          </w:rPr>
          <w:t>ystify their</w:t>
        </w:r>
      </w:ins>
      <w:ins w:id="281" w:author="Rohlfsen, Cory J" w:date="2025-08-29T21:46:00Z" w16du:dateUtc="2025-08-30T02:46:00Z">
        <w:r w:rsidR="00FA5955">
          <w:rPr>
            <w:bCs/>
          </w:rPr>
          <w:t xml:space="preserve"> </w:t>
        </w:r>
      </w:ins>
      <w:del w:id="282" w:author="Rohlfsen, Cory J" w:date="2025-08-29T21:45:00Z" w16du:dateUtc="2025-08-30T02:45:00Z">
        <w:r w:rsidR="00C61E8A" w:rsidDel="00FA5955">
          <w:rPr>
            <w:bCs/>
          </w:rPr>
          <w:delText xml:space="preserve">of </w:delText>
        </w:r>
      </w:del>
      <w:r w:rsidR="00C61E8A">
        <w:rPr>
          <w:bCs/>
        </w:rPr>
        <w:t xml:space="preserve">clinical </w:t>
      </w:r>
      <w:ins w:id="283" w:author="Rohlfsen, Cory J" w:date="2025-08-29T21:51:00Z" w16du:dateUtc="2025-08-30T02:51:00Z">
        <w:r>
          <w:rPr>
            <w:bCs/>
          </w:rPr>
          <w:t>gestalt</w:t>
        </w:r>
      </w:ins>
      <w:del w:id="284" w:author="Rohlfsen, Cory J" w:date="2025-08-29T21:51:00Z" w16du:dateUtc="2025-08-30T02:51:00Z">
        <w:r w:rsidR="00C61E8A" w:rsidDel="000B2F02">
          <w:rPr>
            <w:bCs/>
          </w:rPr>
          <w:delText>intuition</w:delText>
        </w:r>
      </w:del>
      <w:ins w:id="285" w:author="Rohlfsen, Cory J" w:date="2025-08-29T22:00:00Z" w16du:dateUtc="2025-08-30T03:00:00Z">
        <w:r w:rsidR="000D3B98">
          <w:rPr>
            <w:bCs/>
          </w:rPr>
          <w:t xml:space="preserve"> for medical trainees, </w:t>
        </w:r>
      </w:ins>
      <w:ins w:id="286" w:author="Rohlfsen, Cory J" w:date="2025-08-29T21:52:00Z" w16du:dateUtc="2025-08-30T02:52:00Z">
        <w:r>
          <w:rPr>
            <w:bCs/>
          </w:rPr>
          <w:t>LLM-derived LRs</w:t>
        </w:r>
      </w:ins>
      <w:ins w:id="287" w:author="Rohlfsen, Cory J" w:date="2025-08-29T21:45:00Z" w16du:dateUtc="2025-08-30T02:45:00Z">
        <w:r w:rsidR="00FA5955">
          <w:rPr>
            <w:bCs/>
          </w:rPr>
          <w:t xml:space="preserve"> offer </w:t>
        </w:r>
      </w:ins>
      <w:ins w:id="288" w:author="Rohlfsen, Cory J" w:date="2025-08-29T22:02:00Z" w16du:dateUtc="2025-08-30T03:02:00Z">
        <w:r w:rsidR="000D3B98">
          <w:rPr>
            <w:bCs/>
          </w:rPr>
          <w:t xml:space="preserve">a </w:t>
        </w:r>
      </w:ins>
      <w:ins w:id="289" w:author="Rohlfsen, Cory J" w:date="2025-08-29T21:45:00Z" w16du:dateUtc="2025-08-30T02:45:00Z">
        <w:r w:rsidR="00FA5955">
          <w:rPr>
            <w:bCs/>
          </w:rPr>
          <w:t xml:space="preserve">pathway for </w:t>
        </w:r>
      </w:ins>
      <w:ins w:id="290" w:author="Rohlfsen, Cory J" w:date="2025-08-29T21:46:00Z" w16du:dateUtc="2025-08-30T02:46:00Z">
        <w:r w:rsidR="00FA5955">
          <w:rPr>
            <w:bCs/>
          </w:rPr>
          <w:t xml:space="preserve">more </w:t>
        </w:r>
      </w:ins>
      <w:ins w:id="291" w:author="Rohlfsen, Cory J" w:date="2025-08-29T21:45:00Z" w16du:dateUtc="2025-08-30T02:45:00Z">
        <w:r w:rsidR="00FA5955">
          <w:rPr>
            <w:bCs/>
          </w:rPr>
          <w:t xml:space="preserve">explicit </w:t>
        </w:r>
      </w:ins>
      <w:ins w:id="292" w:author="Rohlfsen, Cory J" w:date="2025-08-29T21:46:00Z" w16du:dateUtc="2025-08-30T02:46:00Z">
        <w:r w:rsidR="00FA5955">
          <w:rPr>
            <w:bCs/>
          </w:rPr>
          <w:t xml:space="preserve">and transparent </w:t>
        </w:r>
      </w:ins>
      <w:ins w:id="293" w:author="Rohlfsen, Cory J" w:date="2025-08-29T22:02:00Z" w16du:dateUtc="2025-08-30T03:02:00Z">
        <w:r w:rsidR="000D3B98">
          <w:rPr>
            <w:bCs/>
          </w:rPr>
          <w:t>synthesis</w:t>
        </w:r>
      </w:ins>
      <w:ins w:id="294" w:author="Rohlfsen, Cory J" w:date="2025-08-29T22:01:00Z" w16du:dateUtc="2025-08-30T03:01:00Z">
        <w:r w:rsidR="000D3B98">
          <w:rPr>
            <w:bCs/>
          </w:rPr>
          <w:t xml:space="preserve"> o</w:t>
        </w:r>
      </w:ins>
      <w:ins w:id="295" w:author="Rohlfsen, Cory J" w:date="2025-08-29T22:02:00Z" w16du:dateUtc="2025-08-30T03:02:00Z">
        <w:r w:rsidR="000D3B98">
          <w:rPr>
            <w:bCs/>
          </w:rPr>
          <w:t>f</w:t>
        </w:r>
      </w:ins>
      <w:ins w:id="296" w:author="Rohlfsen, Cory J" w:date="2025-08-29T22:01:00Z" w16du:dateUtc="2025-08-30T03:01:00Z">
        <w:r w:rsidR="000D3B98">
          <w:rPr>
            <w:bCs/>
          </w:rPr>
          <w:t xml:space="preserve"> prioritized (or de-prioritized) data inputs</w:t>
        </w:r>
      </w:ins>
      <w:r w:rsidR="00AE1451" w:rsidRPr="00054773">
        <w:rPr>
          <w:bCs/>
        </w:rPr>
        <w:t>.</w:t>
      </w:r>
      <w:r w:rsidR="00C61E8A">
        <w:rPr>
          <w:bCs/>
        </w:rPr>
        <w:t xml:space="preserve"> </w:t>
      </w:r>
    </w:p>
    <w:p w14:paraId="134066D6" w14:textId="77777777" w:rsidR="00737981" w:rsidRDefault="00737981" w:rsidP="00AE1451">
      <w:pPr>
        <w:rPr>
          <w:ins w:id="297" w:author="Rohlfsen, Cory J" w:date="2025-08-29T22:21:00Z" w16du:dateUtc="2025-08-30T03:21:00Z"/>
          <w:bCs/>
        </w:rPr>
      </w:pPr>
    </w:p>
    <w:p w14:paraId="18D22FB5" w14:textId="43B85954" w:rsidR="00737981" w:rsidRDefault="00737981" w:rsidP="00AE1451">
      <w:pPr>
        <w:rPr>
          <w:ins w:id="298" w:author="Rohlfsen, Cory J" w:date="2025-08-29T22:03:00Z" w16du:dateUtc="2025-08-30T03:03:00Z"/>
          <w:bCs/>
        </w:rPr>
      </w:pPr>
      <w:commentRangeStart w:id="299"/>
      <w:ins w:id="300" w:author="Rohlfsen, Cory J" w:date="2025-08-29T22:21:00Z" w16du:dateUtc="2025-08-30T03:21:00Z">
        <w:r>
          <w:rPr>
            <w:bCs/>
          </w:rPr>
          <w:t xml:space="preserve">The traditional approach by which trainees learn </w:t>
        </w:r>
      </w:ins>
      <w:ins w:id="301" w:author="Rohlfsen, Cory J" w:date="2025-08-29T22:22:00Z" w16du:dateUtc="2025-08-30T03:22:00Z">
        <w:r>
          <w:rPr>
            <w:bCs/>
          </w:rPr>
          <w:t xml:space="preserve">the </w:t>
        </w:r>
      </w:ins>
      <w:ins w:id="302" w:author="Rohlfsen, Cory J" w:date="2025-08-29T22:23:00Z" w16du:dateUtc="2025-08-30T03:23:00Z">
        <w:r>
          <w:rPr>
            <w:bCs/>
          </w:rPr>
          <w:t>“</w:t>
        </w:r>
      </w:ins>
      <w:ins w:id="303" w:author="Rohlfsen, Cory J" w:date="2025-08-29T22:22:00Z" w16du:dateUtc="2025-08-30T03:22:00Z">
        <w:r>
          <w:rPr>
            <w:bCs/>
          </w:rPr>
          <w:t>art</w:t>
        </w:r>
      </w:ins>
      <w:ins w:id="304" w:author="Rohlfsen, Cory J" w:date="2025-08-29T22:23:00Z" w16du:dateUtc="2025-08-30T03:23:00Z">
        <w:r>
          <w:rPr>
            <w:bCs/>
          </w:rPr>
          <w:t>”</w:t>
        </w:r>
      </w:ins>
      <w:ins w:id="305" w:author="Rohlfsen, Cory J" w:date="2025-08-29T22:22:00Z" w16du:dateUtc="2025-08-30T03:22:00Z">
        <w:r>
          <w:rPr>
            <w:bCs/>
          </w:rPr>
          <w:t xml:space="preserve"> of </w:t>
        </w:r>
      </w:ins>
      <w:ins w:id="306" w:author="Rohlfsen, Cory J" w:date="2025-08-29T22:21:00Z" w16du:dateUtc="2025-08-30T03:21:00Z">
        <w:r>
          <w:rPr>
            <w:bCs/>
          </w:rPr>
          <w:t>diagnos</w:t>
        </w:r>
      </w:ins>
      <w:ins w:id="307" w:author="Rohlfsen, Cory J" w:date="2025-08-29T22:22:00Z" w16du:dateUtc="2025-08-30T03:22:00Z">
        <w:r>
          <w:rPr>
            <w:bCs/>
          </w:rPr>
          <w:t>tic reasoning</w:t>
        </w:r>
      </w:ins>
      <w:ins w:id="308" w:author="Rohlfsen, Cory J" w:date="2025-08-29T22:28:00Z" w16du:dateUtc="2025-08-30T03:28:00Z">
        <w:r w:rsidR="00D31592">
          <w:rPr>
            <w:bCs/>
          </w:rPr>
          <w:t xml:space="preserve"> </w:t>
        </w:r>
      </w:ins>
      <w:ins w:id="309" w:author="Rohlfsen, Cory J" w:date="2025-08-29T22:21:00Z" w16du:dateUtc="2025-08-30T03:21:00Z">
        <w:r>
          <w:rPr>
            <w:bCs/>
          </w:rPr>
          <w:t>is calle</w:t>
        </w:r>
      </w:ins>
      <w:ins w:id="310" w:author="Rohlfsen, Cory J" w:date="2025-08-29T22:22:00Z" w16du:dateUtc="2025-08-30T03:22:00Z">
        <w:r>
          <w:rPr>
            <w:bCs/>
          </w:rPr>
          <w:t>d the “cognitive apprenticeship</w:t>
        </w:r>
      </w:ins>
      <w:ins w:id="311" w:author="Rohlfsen, Cory J" w:date="2025-08-29T22:28:00Z" w16du:dateUtc="2025-08-30T03:28:00Z">
        <w:r w:rsidR="00D31592">
          <w:rPr>
            <w:bCs/>
          </w:rPr>
          <w:t>” model</w:t>
        </w:r>
      </w:ins>
      <w:commentRangeEnd w:id="299"/>
      <w:ins w:id="312" w:author="Rohlfsen, Cory J" w:date="2025-08-29T22:51:00Z" w16du:dateUtc="2025-08-30T03:51:00Z">
        <w:r w:rsidR="00430282">
          <w:rPr>
            <w:rStyle w:val="CommentReference"/>
          </w:rPr>
          <w:commentReference w:id="299"/>
        </w:r>
      </w:ins>
      <w:ins w:id="313" w:author="Rohlfsen, Cory J" w:date="2025-08-29T22:32:00Z" w16du:dateUtc="2025-08-30T03:32:00Z">
        <w:r w:rsidR="00D31592">
          <w:rPr>
            <w:bCs/>
          </w:rPr>
          <w:t>.</w:t>
        </w:r>
      </w:ins>
      <w:ins w:id="314" w:author="Rohlfsen, Cory J" w:date="2025-08-29T22:28:00Z" w16du:dateUtc="2025-08-30T03:28:00Z">
        <w:r w:rsidR="00D31592">
          <w:rPr>
            <w:bCs/>
          </w:rPr>
          <w:t xml:space="preserve"> </w:t>
        </w:r>
      </w:ins>
      <w:ins w:id="315" w:author="Rohlfsen, Cory J" w:date="2025-08-29T22:22:00Z" w16du:dateUtc="2025-08-30T03:22:00Z">
        <w:r>
          <w:rPr>
            <w:bCs/>
          </w:rPr>
          <w:t xml:space="preserve">A pitfall of this approach is how much it hinges on </w:t>
        </w:r>
      </w:ins>
      <w:ins w:id="316" w:author="Rohlfsen, Cory J" w:date="2025-08-29T22:24:00Z" w16du:dateUtc="2025-08-30T03:24:00Z">
        <w:r>
          <w:rPr>
            <w:bCs/>
          </w:rPr>
          <w:t>well-trained</w:t>
        </w:r>
      </w:ins>
      <w:ins w:id="317" w:author="Rohlfsen, Cory J" w:date="2025-08-29T22:22:00Z" w16du:dateUtc="2025-08-30T03:22:00Z">
        <w:r>
          <w:rPr>
            <w:bCs/>
          </w:rPr>
          <w:t xml:space="preserve"> faculty</w:t>
        </w:r>
      </w:ins>
      <w:ins w:id="318" w:author="Rohlfsen, Cory J" w:date="2025-08-29T22:23:00Z" w16du:dateUtc="2025-08-30T03:23:00Z">
        <w:r>
          <w:rPr>
            <w:bCs/>
          </w:rPr>
          <w:t xml:space="preserve"> who </w:t>
        </w:r>
      </w:ins>
      <w:ins w:id="319" w:author="Rohlfsen, Cory J" w:date="2025-08-29T22:32:00Z" w16du:dateUtc="2025-08-30T03:32:00Z">
        <w:r w:rsidR="00D31592">
          <w:rPr>
            <w:bCs/>
          </w:rPr>
          <w:t xml:space="preserve">boast </w:t>
        </w:r>
      </w:ins>
      <w:ins w:id="320" w:author="Rohlfsen, Cory J" w:date="2025-08-29T22:24:00Z" w16du:dateUtc="2025-08-30T03:24:00Z">
        <w:r>
          <w:rPr>
            <w:bCs/>
          </w:rPr>
          <w:t xml:space="preserve">the skills of </w:t>
        </w:r>
      </w:ins>
      <w:ins w:id="321" w:author="Rohlfsen, Cory J" w:date="2025-08-29T22:32:00Z" w16du:dateUtc="2025-08-30T03:32:00Z">
        <w:r w:rsidR="00D31592" w:rsidRPr="002C3C52">
          <w:rPr>
            <w:bCs/>
            <w:i/>
            <w:iCs/>
            <w:rPrChange w:id="322" w:author="Rohlfsen, Cory J" w:date="2025-08-29T22:38:00Z" w16du:dateUtc="2025-08-30T03:38:00Z">
              <w:rPr>
                <w:bCs/>
              </w:rPr>
            </w:rPrChange>
          </w:rPr>
          <w:t>both</w:t>
        </w:r>
        <w:r w:rsidR="00D31592">
          <w:rPr>
            <w:bCs/>
          </w:rPr>
          <w:t xml:space="preserve"> </w:t>
        </w:r>
      </w:ins>
      <w:ins w:id="323" w:author="Rohlfsen, Cory J" w:date="2025-08-29T22:24:00Z" w16du:dateUtc="2025-08-30T03:24:00Z">
        <w:r>
          <w:rPr>
            <w:bCs/>
          </w:rPr>
          <w:t xml:space="preserve">a master </w:t>
        </w:r>
      </w:ins>
      <w:ins w:id="324" w:author="Rohlfsen, Cory J" w:date="2025-08-29T22:38:00Z" w16du:dateUtc="2025-08-30T03:38:00Z">
        <w:r w:rsidR="002C3C52">
          <w:rPr>
            <w:bCs/>
          </w:rPr>
          <w:t>diagnostician</w:t>
        </w:r>
      </w:ins>
      <w:ins w:id="325" w:author="Rohlfsen, Cory J" w:date="2025-08-29T22:24:00Z" w16du:dateUtc="2025-08-30T03:24:00Z">
        <w:r w:rsidRPr="00D31592">
          <w:rPr>
            <w:bCs/>
            <w:i/>
            <w:iCs/>
            <w:rPrChange w:id="326" w:author="Rohlfsen, Cory J" w:date="2025-08-29T22:28:00Z" w16du:dateUtc="2025-08-30T03:28:00Z">
              <w:rPr>
                <w:bCs/>
              </w:rPr>
            </w:rPrChange>
          </w:rPr>
          <w:t xml:space="preserve"> </w:t>
        </w:r>
      </w:ins>
      <w:ins w:id="327" w:author="Rohlfsen, Cory J" w:date="2025-08-29T22:25:00Z" w16du:dateUtc="2025-08-30T03:25:00Z">
        <w:r w:rsidRPr="00D31592">
          <w:rPr>
            <w:bCs/>
          </w:rPr>
          <w:t xml:space="preserve">and </w:t>
        </w:r>
      </w:ins>
      <w:ins w:id="328" w:author="Rohlfsen, Cory J" w:date="2025-08-29T22:29:00Z" w16du:dateUtc="2025-08-30T03:29:00Z">
        <w:r w:rsidR="00D31592">
          <w:rPr>
            <w:bCs/>
          </w:rPr>
          <w:t xml:space="preserve">an educator. </w:t>
        </w:r>
      </w:ins>
      <w:ins w:id="329" w:author="Rohlfsen, Cory J" w:date="2025-08-29T22:54:00Z" w16du:dateUtc="2025-08-30T03:54:00Z">
        <w:r w:rsidR="00430282">
          <w:rPr>
            <w:bCs/>
          </w:rPr>
          <w:t xml:space="preserve">Clinician educators also </w:t>
        </w:r>
        <w:proofErr w:type="gramStart"/>
        <w:r w:rsidR="00430282">
          <w:rPr>
            <w:bCs/>
          </w:rPr>
          <w:t>have to</w:t>
        </w:r>
        <w:proofErr w:type="gramEnd"/>
        <w:r w:rsidR="00430282">
          <w:rPr>
            <w:bCs/>
          </w:rPr>
          <w:t xml:space="preserve"> “think out loud” to make the</w:t>
        </w:r>
      </w:ins>
      <w:ins w:id="330" w:author="Rohlfsen, Cory J" w:date="2025-08-29T23:14:00Z" w16du:dateUtc="2025-08-30T04:14:00Z">
        <w:r w:rsidR="00AF1C71">
          <w:rPr>
            <w:bCs/>
          </w:rPr>
          <w:t>ir</w:t>
        </w:r>
      </w:ins>
      <w:ins w:id="331" w:author="Rohlfsen, Cory J" w:date="2025-08-29T22:54:00Z" w16du:dateUtc="2025-08-30T03:54:00Z">
        <w:r w:rsidR="00430282">
          <w:rPr>
            <w:bCs/>
          </w:rPr>
          <w:t xml:space="preserve"> uncertainty tolerance </w:t>
        </w:r>
      </w:ins>
      <w:ins w:id="332" w:author="Rohlfsen, Cory J" w:date="2025-08-29T23:14:00Z" w16du:dateUtc="2025-08-30T04:14:00Z">
        <w:r w:rsidR="00AF1C71">
          <w:rPr>
            <w:bCs/>
          </w:rPr>
          <w:t xml:space="preserve">and train of thought </w:t>
        </w:r>
      </w:ins>
      <w:ins w:id="333" w:author="Rohlfsen, Cory J" w:date="2025-08-29T22:54:00Z" w16du:dateUtc="2025-08-30T03:54:00Z">
        <w:r w:rsidR="00430282">
          <w:rPr>
            <w:bCs/>
          </w:rPr>
          <w:t xml:space="preserve">transparent. </w:t>
        </w:r>
      </w:ins>
      <w:ins w:id="334" w:author="Rohlfsen, Cory J" w:date="2025-08-29T22:29:00Z" w16du:dateUtc="2025-08-30T03:29:00Z">
        <w:r w:rsidR="00D31592">
          <w:rPr>
            <w:bCs/>
          </w:rPr>
          <w:t xml:space="preserve">After all, </w:t>
        </w:r>
      </w:ins>
      <w:ins w:id="335" w:author="Rohlfsen, Cory J" w:date="2025-08-29T22:25:00Z" w16du:dateUtc="2025-08-30T03:25:00Z">
        <w:r>
          <w:rPr>
            <w:bCs/>
          </w:rPr>
          <w:t xml:space="preserve">the ability to </w:t>
        </w:r>
      </w:ins>
      <w:ins w:id="336" w:author="Rohlfsen, Cory J" w:date="2025-08-29T22:29:00Z" w16du:dateUtc="2025-08-30T03:29:00Z">
        <w:r w:rsidR="00D31592">
          <w:rPr>
            <w:bCs/>
          </w:rPr>
          <w:t xml:space="preserve">consistently make </w:t>
        </w:r>
      </w:ins>
      <w:ins w:id="337" w:author="Rohlfsen, Cory J" w:date="2025-08-29T22:38:00Z" w16du:dateUtc="2025-08-30T03:38:00Z">
        <w:r w:rsidR="002C3C52">
          <w:rPr>
            <w:bCs/>
          </w:rPr>
          <w:t>an ac</w:t>
        </w:r>
      </w:ins>
      <w:ins w:id="338" w:author="Rohlfsen, Cory J" w:date="2025-08-29T22:39:00Z" w16du:dateUtc="2025-08-30T03:39:00Z">
        <w:r w:rsidR="002C3C52">
          <w:rPr>
            <w:bCs/>
          </w:rPr>
          <w:t>curate</w:t>
        </w:r>
      </w:ins>
      <w:ins w:id="339" w:author="Rohlfsen, Cory J" w:date="2025-08-29T22:29:00Z" w16du:dateUtc="2025-08-30T03:29:00Z">
        <w:r w:rsidR="00D31592">
          <w:rPr>
            <w:bCs/>
          </w:rPr>
          <w:t xml:space="preserve"> diagnosis does</w:t>
        </w:r>
      </w:ins>
      <w:ins w:id="340" w:author="Rohlfsen, Cory J" w:date="2025-08-29T23:15:00Z" w16du:dateUtc="2025-08-30T04:15:00Z">
        <w:r w:rsidR="00AF1C71">
          <w:rPr>
            <w:bCs/>
          </w:rPr>
          <w:t xml:space="preserve"> no</w:t>
        </w:r>
      </w:ins>
      <w:ins w:id="341" w:author="Rohlfsen, Cory J" w:date="2025-08-29T22:29:00Z" w16du:dateUtc="2025-08-30T03:29:00Z">
        <w:r w:rsidR="00D31592">
          <w:rPr>
            <w:bCs/>
          </w:rPr>
          <w:t xml:space="preserve">t help a </w:t>
        </w:r>
      </w:ins>
      <w:ins w:id="342" w:author="Rohlfsen, Cory J" w:date="2025-08-29T22:39:00Z" w16du:dateUtc="2025-08-30T03:39:00Z">
        <w:r w:rsidR="002C3C52">
          <w:rPr>
            <w:bCs/>
          </w:rPr>
          <w:t xml:space="preserve">team of </w:t>
        </w:r>
      </w:ins>
      <w:ins w:id="343" w:author="Rohlfsen, Cory J" w:date="2025-08-29T22:29:00Z" w16du:dateUtc="2025-08-30T03:29:00Z">
        <w:r w:rsidR="00D31592">
          <w:rPr>
            <w:bCs/>
          </w:rPr>
          <w:t>learner</w:t>
        </w:r>
      </w:ins>
      <w:ins w:id="344" w:author="Rohlfsen, Cory J" w:date="2025-08-29T22:39:00Z" w16du:dateUtc="2025-08-30T03:39:00Z">
        <w:r w:rsidR="002C3C52">
          <w:rPr>
            <w:bCs/>
          </w:rPr>
          <w:t>s</w:t>
        </w:r>
      </w:ins>
      <w:ins w:id="345" w:author="Rohlfsen, Cory J" w:date="2025-08-29T22:29:00Z" w16du:dateUtc="2025-08-30T03:29:00Z">
        <w:r w:rsidR="00D31592">
          <w:rPr>
            <w:bCs/>
          </w:rPr>
          <w:t xml:space="preserve"> if these</w:t>
        </w:r>
      </w:ins>
      <w:ins w:id="346" w:author="Rohlfsen, Cory J" w:date="2025-08-29T22:55:00Z" w16du:dateUtc="2025-08-30T03:55:00Z">
        <w:r w:rsidR="00430282">
          <w:rPr>
            <w:bCs/>
          </w:rPr>
          <w:t xml:space="preserve"> nuanced</w:t>
        </w:r>
      </w:ins>
      <w:ins w:id="347" w:author="Rohlfsen, Cory J" w:date="2025-08-29T22:29:00Z" w16du:dateUtc="2025-08-30T03:29:00Z">
        <w:r w:rsidR="00D31592">
          <w:rPr>
            <w:bCs/>
          </w:rPr>
          <w:t xml:space="preserve"> </w:t>
        </w:r>
      </w:ins>
      <w:ins w:id="348" w:author="Rohlfsen, Cory J" w:date="2025-08-29T22:30:00Z" w16du:dateUtc="2025-08-30T03:30:00Z">
        <w:r w:rsidR="00D31592">
          <w:rPr>
            <w:bCs/>
          </w:rPr>
          <w:t>skills are</w:t>
        </w:r>
      </w:ins>
      <w:ins w:id="349" w:author="Rohlfsen, Cory J" w:date="2025-08-29T22:55:00Z" w16du:dateUtc="2025-08-30T03:55:00Z">
        <w:r w:rsidR="00430282">
          <w:rPr>
            <w:bCs/>
          </w:rPr>
          <w:t xml:space="preserve"> </w:t>
        </w:r>
      </w:ins>
      <w:ins w:id="350" w:author="Rohlfsen, Cory J" w:date="2025-08-29T23:15:00Z" w16du:dateUtc="2025-08-30T04:15:00Z">
        <w:r w:rsidR="00AF1C71">
          <w:rPr>
            <w:bCs/>
          </w:rPr>
          <w:t>in</w:t>
        </w:r>
      </w:ins>
      <w:ins w:id="351" w:author="Rohlfsen, Cory J" w:date="2025-08-29T22:30:00Z" w16du:dateUtc="2025-08-30T03:30:00Z">
        <w:r w:rsidR="00D31592">
          <w:rPr>
            <w:bCs/>
          </w:rPr>
          <w:t xml:space="preserve">effectively </w:t>
        </w:r>
      </w:ins>
      <w:ins w:id="352" w:author="Rohlfsen, Cory J" w:date="2025-08-29T22:33:00Z" w16du:dateUtc="2025-08-30T03:33:00Z">
        <w:r w:rsidR="00D31592">
          <w:rPr>
            <w:bCs/>
          </w:rPr>
          <w:t xml:space="preserve">taught </w:t>
        </w:r>
      </w:ins>
      <w:ins w:id="353" w:author="Rohlfsen, Cory J" w:date="2025-08-29T23:15:00Z" w16du:dateUtc="2025-08-30T04:15:00Z">
        <w:r w:rsidR="00AF1C71">
          <w:rPr>
            <w:bCs/>
          </w:rPr>
          <w:t xml:space="preserve">or poorly </w:t>
        </w:r>
      </w:ins>
      <w:ins w:id="354" w:author="Rohlfsen, Cory J" w:date="2025-08-29T22:25:00Z" w16du:dateUtc="2025-08-30T03:25:00Z">
        <w:r>
          <w:rPr>
            <w:bCs/>
          </w:rPr>
          <w:t>communicate</w:t>
        </w:r>
      </w:ins>
      <w:ins w:id="355" w:author="Rohlfsen, Cory J" w:date="2025-08-29T22:33:00Z" w16du:dateUtc="2025-08-30T03:33:00Z">
        <w:r w:rsidR="00D31592">
          <w:rPr>
            <w:bCs/>
          </w:rPr>
          <w:t>d</w:t>
        </w:r>
      </w:ins>
      <w:ins w:id="356" w:author="Rohlfsen, Cory J" w:date="2025-08-29T22:26:00Z" w16du:dateUtc="2025-08-30T03:26:00Z">
        <w:r>
          <w:rPr>
            <w:bCs/>
          </w:rPr>
          <w:t xml:space="preserve">. </w:t>
        </w:r>
      </w:ins>
      <w:ins w:id="357" w:author="Rohlfsen, Cory J" w:date="2025-08-29T22:27:00Z" w16du:dateUtc="2025-08-30T03:27:00Z">
        <w:r>
          <w:rPr>
            <w:bCs/>
          </w:rPr>
          <w:t xml:space="preserve">For </w:t>
        </w:r>
      </w:ins>
      <w:ins w:id="358" w:author="Rohlfsen, Cory J" w:date="2025-08-29T22:30:00Z" w16du:dateUtc="2025-08-30T03:30:00Z">
        <w:r w:rsidR="00D31592">
          <w:rPr>
            <w:bCs/>
          </w:rPr>
          <w:t>trainees</w:t>
        </w:r>
      </w:ins>
      <w:ins w:id="359" w:author="Rohlfsen, Cory J" w:date="2025-08-29T22:27:00Z" w16du:dateUtc="2025-08-30T03:27:00Z">
        <w:r>
          <w:rPr>
            <w:bCs/>
          </w:rPr>
          <w:t xml:space="preserve"> who may not share</w:t>
        </w:r>
      </w:ins>
      <w:ins w:id="360" w:author="Rohlfsen, Cory J" w:date="2025-08-29T22:34:00Z" w16du:dateUtc="2025-08-30T03:34:00Z">
        <w:r w:rsidR="00D31592">
          <w:rPr>
            <w:bCs/>
          </w:rPr>
          <w:t xml:space="preserve"> the same priors (e.g. past clinical </w:t>
        </w:r>
      </w:ins>
      <w:ins w:id="361" w:author="Rohlfsen, Cory J" w:date="2025-08-29T22:27:00Z" w16du:dateUtc="2025-08-30T03:27:00Z">
        <w:r>
          <w:rPr>
            <w:bCs/>
          </w:rPr>
          <w:t xml:space="preserve">experiences or </w:t>
        </w:r>
      </w:ins>
      <w:ins w:id="362" w:author="Rohlfsen, Cory J" w:date="2025-08-29T22:39:00Z" w16du:dateUtc="2025-08-30T03:39:00Z">
        <w:r w:rsidR="002C3C52">
          <w:rPr>
            <w:bCs/>
          </w:rPr>
          <w:t xml:space="preserve">baseline </w:t>
        </w:r>
      </w:ins>
      <w:ins w:id="363" w:author="Rohlfsen, Cory J" w:date="2025-08-29T22:27:00Z" w16du:dateUtc="2025-08-30T03:27:00Z">
        <w:r>
          <w:rPr>
            <w:bCs/>
          </w:rPr>
          <w:t>assumptions</w:t>
        </w:r>
      </w:ins>
      <w:ins w:id="364" w:author="Rohlfsen, Cory J" w:date="2025-08-29T22:34:00Z" w16du:dateUtc="2025-08-30T03:34:00Z">
        <w:r w:rsidR="00D31592">
          <w:rPr>
            <w:bCs/>
          </w:rPr>
          <w:t>)</w:t>
        </w:r>
      </w:ins>
      <w:ins w:id="365" w:author="Rohlfsen, Cory J" w:date="2025-08-29T22:27:00Z" w16du:dateUtc="2025-08-30T03:27:00Z">
        <w:r>
          <w:rPr>
            <w:bCs/>
          </w:rPr>
          <w:t xml:space="preserve">, passing on </w:t>
        </w:r>
      </w:ins>
      <w:ins w:id="366" w:author="Rohlfsen, Cory J" w:date="2025-08-29T22:53:00Z" w16du:dateUtc="2025-08-30T03:53:00Z">
        <w:r w:rsidR="00430282">
          <w:rPr>
            <w:bCs/>
          </w:rPr>
          <w:t xml:space="preserve">an “embrace of uncertainty” </w:t>
        </w:r>
      </w:ins>
      <w:ins w:id="367" w:author="Rohlfsen, Cory J" w:date="2025-08-29T22:28:00Z" w16du:dateUtc="2025-08-30T03:28:00Z">
        <w:r w:rsidR="00D31592">
          <w:rPr>
            <w:bCs/>
          </w:rPr>
          <w:t xml:space="preserve">can be </w:t>
        </w:r>
      </w:ins>
      <w:ins w:id="368" w:author="Rohlfsen, Cory J" w:date="2025-08-29T22:33:00Z" w16du:dateUtc="2025-08-30T03:33:00Z">
        <w:r w:rsidR="00D31592">
          <w:rPr>
            <w:bCs/>
          </w:rPr>
          <w:t xml:space="preserve">especially </w:t>
        </w:r>
      </w:ins>
      <w:ins w:id="369" w:author="Rohlfsen, Cory J" w:date="2025-08-29T22:28:00Z" w16du:dateUtc="2025-08-30T03:28:00Z">
        <w:r w:rsidR="00D31592">
          <w:rPr>
            <w:bCs/>
          </w:rPr>
          <w:t>challeng</w:t>
        </w:r>
      </w:ins>
      <w:ins w:id="370" w:author="Rohlfsen, Cory J" w:date="2025-08-29T22:33:00Z" w16du:dateUtc="2025-08-30T03:33:00Z">
        <w:r w:rsidR="00D31592">
          <w:rPr>
            <w:bCs/>
          </w:rPr>
          <w:t>ing</w:t>
        </w:r>
      </w:ins>
      <w:ins w:id="371" w:author="Rohlfsen, Cory J" w:date="2025-08-29T22:28:00Z" w16du:dateUtc="2025-08-30T03:28:00Z">
        <w:r w:rsidR="00D31592">
          <w:rPr>
            <w:bCs/>
          </w:rPr>
          <w:t xml:space="preserve">. </w:t>
        </w:r>
      </w:ins>
      <w:ins w:id="372" w:author="Rohlfsen, Cory J" w:date="2025-08-29T22:34:00Z" w16du:dateUtc="2025-08-30T03:34:00Z">
        <w:r w:rsidR="00D31592">
          <w:rPr>
            <w:bCs/>
          </w:rPr>
          <w:t xml:space="preserve">Likewise, </w:t>
        </w:r>
      </w:ins>
      <w:ins w:id="373" w:author="Rohlfsen, Cory J" w:date="2025-08-29T22:36:00Z" w16du:dateUtc="2025-08-30T03:36:00Z">
        <w:r w:rsidR="00D31592">
          <w:rPr>
            <w:bCs/>
          </w:rPr>
          <w:t>the</w:t>
        </w:r>
      </w:ins>
      <w:ins w:id="374" w:author="Rohlfsen, Cory J" w:date="2025-08-29T22:35:00Z" w16du:dateUtc="2025-08-30T03:35:00Z">
        <w:r w:rsidR="00D31592">
          <w:rPr>
            <w:bCs/>
          </w:rPr>
          <w:t xml:space="preserve"> educator</w:t>
        </w:r>
      </w:ins>
      <w:ins w:id="375" w:author="Rohlfsen, Cory J" w:date="2025-08-29T22:34:00Z" w16du:dateUtc="2025-08-30T03:34:00Z">
        <w:r w:rsidR="00D31592">
          <w:rPr>
            <w:bCs/>
          </w:rPr>
          <w:t xml:space="preserve"> who </w:t>
        </w:r>
      </w:ins>
      <w:ins w:id="376" w:author="Rohlfsen, Cory J" w:date="2025-08-29T22:36:00Z" w16du:dateUtc="2025-08-30T03:36:00Z">
        <w:r w:rsidR="00D31592">
          <w:rPr>
            <w:bCs/>
          </w:rPr>
          <w:t>models</w:t>
        </w:r>
      </w:ins>
      <w:ins w:id="377" w:author="Rohlfsen, Cory J" w:date="2025-08-29T22:34:00Z" w16du:dateUtc="2025-08-30T03:34:00Z">
        <w:r w:rsidR="00D31592">
          <w:rPr>
            <w:bCs/>
          </w:rPr>
          <w:t xml:space="preserve"> the</w:t>
        </w:r>
      </w:ins>
      <w:ins w:id="378" w:author="Rohlfsen, Cory J" w:date="2025-08-29T22:35:00Z" w16du:dateUtc="2025-08-30T03:35:00Z">
        <w:r w:rsidR="00D31592">
          <w:rPr>
            <w:bCs/>
          </w:rPr>
          <w:t>ir availability</w:t>
        </w:r>
      </w:ins>
      <w:ins w:id="379" w:author="Rohlfsen, Cory J" w:date="2025-08-29T22:39:00Z" w16du:dateUtc="2025-08-30T03:39:00Z">
        <w:r w:rsidR="002C3C52">
          <w:rPr>
            <w:bCs/>
          </w:rPr>
          <w:t xml:space="preserve"> bias</w:t>
        </w:r>
      </w:ins>
      <w:ins w:id="380" w:author="Rohlfsen, Cory J" w:date="2025-08-29T22:35:00Z" w16du:dateUtc="2025-08-30T03:35:00Z">
        <w:r w:rsidR="00D31592">
          <w:rPr>
            <w:bCs/>
          </w:rPr>
          <w:t>, recency</w:t>
        </w:r>
      </w:ins>
      <w:ins w:id="381" w:author="Rohlfsen, Cory J" w:date="2025-08-29T22:39:00Z" w16du:dateUtc="2025-08-30T03:39:00Z">
        <w:r w:rsidR="002C3C52">
          <w:rPr>
            <w:bCs/>
          </w:rPr>
          <w:t xml:space="preserve"> bias</w:t>
        </w:r>
      </w:ins>
      <w:ins w:id="382" w:author="Rohlfsen, Cory J" w:date="2025-08-29T22:35:00Z" w16du:dateUtc="2025-08-30T03:35:00Z">
        <w:r w:rsidR="00D31592">
          <w:rPr>
            <w:bCs/>
          </w:rPr>
          <w:t xml:space="preserve">, </w:t>
        </w:r>
      </w:ins>
      <w:ins w:id="383" w:author="Rohlfsen, Cory J" w:date="2025-08-29T22:39:00Z" w16du:dateUtc="2025-08-30T03:39:00Z">
        <w:r w:rsidR="002C3C52">
          <w:rPr>
            <w:bCs/>
          </w:rPr>
          <w:t>or</w:t>
        </w:r>
      </w:ins>
      <w:ins w:id="384" w:author="Rohlfsen, Cory J" w:date="2025-08-29T22:35:00Z" w16du:dateUtc="2025-08-30T03:35:00Z">
        <w:r w:rsidR="00D31592">
          <w:rPr>
            <w:bCs/>
          </w:rPr>
          <w:t xml:space="preserve"> anchoring bias only amplifies these diagnost</w:t>
        </w:r>
      </w:ins>
      <w:ins w:id="385" w:author="Rohlfsen, Cory J" w:date="2025-08-29T22:36:00Z" w16du:dateUtc="2025-08-30T03:36:00Z">
        <w:r w:rsidR="00D31592">
          <w:rPr>
            <w:bCs/>
          </w:rPr>
          <w:t>ic pitfall</w:t>
        </w:r>
      </w:ins>
      <w:ins w:id="386" w:author="Rohlfsen, Cory J" w:date="2025-08-29T22:37:00Z" w16du:dateUtc="2025-08-30T03:37:00Z">
        <w:r w:rsidR="00D31592">
          <w:rPr>
            <w:bCs/>
          </w:rPr>
          <w:t xml:space="preserve">s, </w:t>
        </w:r>
      </w:ins>
      <w:ins w:id="387" w:author="Rohlfsen, Cory J" w:date="2025-08-29T22:40:00Z" w16du:dateUtc="2025-08-30T03:40:00Z">
        <w:r w:rsidR="002C3C52">
          <w:rPr>
            <w:bCs/>
          </w:rPr>
          <w:t>further</w:t>
        </w:r>
      </w:ins>
      <w:ins w:id="388" w:author="Rohlfsen, Cory J" w:date="2025-08-29T22:37:00Z" w16du:dateUtc="2025-08-30T03:37:00Z">
        <w:r w:rsidR="00D31592">
          <w:rPr>
            <w:bCs/>
          </w:rPr>
          <w:t xml:space="preserve"> perpetuati</w:t>
        </w:r>
      </w:ins>
      <w:ins w:id="389" w:author="Rohlfsen, Cory J" w:date="2025-08-29T22:40:00Z" w16du:dateUtc="2025-08-30T03:40:00Z">
        <w:r w:rsidR="002C3C52">
          <w:rPr>
            <w:bCs/>
          </w:rPr>
          <w:t>ng</w:t>
        </w:r>
      </w:ins>
      <w:ins w:id="390" w:author="Rohlfsen, Cory J" w:date="2025-08-29T22:41:00Z" w16du:dateUtc="2025-08-30T03:41:00Z">
        <w:r w:rsidR="002C3C52">
          <w:rPr>
            <w:bCs/>
          </w:rPr>
          <w:t xml:space="preserve"> habits of </w:t>
        </w:r>
      </w:ins>
      <w:ins w:id="391" w:author="Rohlfsen, Cory J" w:date="2025-08-29T22:37:00Z" w16du:dateUtc="2025-08-30T03:37:00Z">
        <w:r w:rsidR="00D31592">
          <w:rPr>
            <w:bCs/>
          </w:rPr>
          <w:t>diagnostic inertia, rooted in false assumptions.</w:t>
        </w:r>
      </w:ins>
    </w:p>
    <w:p w14:paraId="14AE7ED5" w14:textId="77777777" w:rsidR="000D3B98" w:rsidRDefault="000D3B98" w:rsidP="00AE1451">
      <w:pPr>
        <w:rPr>
          <w:ins w:id="392" w:author="Rohlfsen, Cory J" w:date="2025-08-29T22:41:00Z" w16du:dateUtc="2025-08-30T03:41:00Z"/>
          <w:bCs/>
        </w:rPr>
      </w:pPr>
    </w:p>
    <w:p w14:paraId="2E1990A2" w14:textId="5C343C40" w:rsidR="002C3C52" w:rsidRDefault="002C3C52" w:rsidP="00AE1451">
      <w:pPr>
        <w:rPr>
          <w:ins w:id="393" w:author="Rohlfsen, Cory J" w:date="2025-08-29T22:44:00Z" w16du:dateUtc="2025-08-30T03:44:00Z"/>
          <w:bCs/>
        </w:rPr>
      </w:pPr>
      <w:ins w:id="394" w:author="Rohlfsen, Cory J" w:date="2025-08-29T22:41:00Z" w16du:dateUtc="2025-08-30T03:41:00Z">
        <w:r>
          <w:rPr>
            <w:bCs/>
          </w:rPr>
          <w:t xml:space="preserve">LLM-derived LRs </w:t>
        </w:r>
      </w:ins>
      <w:ins w:id="395" w:author="Rohlfsen, Cory J" w:date="2025-08-29T22:57:00Z" w16du:dateUtc="2025-08-30T03:57:00Z">
        <w:r w:rsidR="00430282">
          <w:rPr>
            <w:bCs/>
          </w:rPr>
          <w:t>c</w:t>
        </w:r>
      </w:ins>
      <w:ins w:id="396" w:author="Rohlfsen, Cory J" w:date="2025-08-29T23:16:00Z" w16du:dateUtc="2025-08-30T04:16:00Z">
        <w:r w:rsidR="00AF1C71">
          <w:rPr>
            <w:bCs/>
          </w:rPr>
          <w:t>an</w:t>
        </w:r>
      </w:ins>
      <w:ins w:id="397" w:author="Rohlfsen, Cory J" w:date="2025-08-29T22:57:00Z" w16du:dateUtc="2025-08-30T03:57:00Z">
        <w:r w:rsidR="00430282">
          <w:rPr>
            <w:bCs/>
          </w:rPr>
          <w:t xml:space="preserve"> </w:t>
        </w:r>
      </w:ins>
      <w:ins w:id="398" w:author="Rohlfsen, Cory J" w:date="2025-08-29T22:41:00Z" w16du:dateUtc="2025-08-30T03:41:00Z">
        <w:r>
          <w:rPr>
            <w:bCs/>
          </w:rPr>
          <w:t>transcend</w:t>
        </w:r>
      </w:ins>
      <w:ins w:id="399" w:author="Rohlfsen, Cory J" w:date="2025-08-29T22:56:00Z" w16du:dateUtc="2025-08-30T03:56:00Z">
        <w:r w:rsidR="00430282">
          <w:rPr>
            <w:bCs/>
          </w:rPr>
          <w:t xml:space="preserve"> the</w:t>
        </w:r>
      </w:ins>
      <w:ins w:id="400" w:author="Rohlfsen, Cory J" w:date="2025-08-29T22:57:00Z" w16du:dateUtc="2025-08-30T03:57:00Z">
        <w:r w:rsidR="00430282">
          <w:rPr>
            <w:bCs/>
          </w:rPr>
          <w:t>se limitations by</w:t>
        </w:r>
      </w:ins>
      <w:ins w:id="401" w:author="Rohlfsen, Cory J" w:date="2025-08-29T22:56:00Z" w16du:dateUtc="2025-08-30T03:56:00Z">
        <w:r w:rsidR="00430282">
          <w:rPr>
            <w:bCs/>
          </w:rPr>
          <w:t xml:space="preserve"> </w:t>
        </w:r>
      </w:ins>
      <w:ins w:id="402" w:author="Rohlfsen, Cory J" w:date="2025-08-29T22:43:00Z" w16du:dateUtc="2025-08-30T03:43:00Z">
        <w:r>
          <w:rPr>
            <w:bCs/>
          </w:rPr>
          <w:t>making the</w:t>
        </w:r>
      </w:ins>
      <w:ins w:id="403" w:author="Rohlfsen, Cory J" w:date="2025-08-29T22:45:00Z" w16du:dateUtc="2025-08-30T03:45:00Z">
        <w:r>
          <w:rPr>
            <w:bCs/>
          </w:rPr>
          <w:t xml:space="preserve"> </w:t>
        </w:r>
      </w:ins>
      <w:ins w:id="404" w:author="Rohlfsen, Cory J" w:date="2025-08-29T23:16:00Z" w16du:dateUtc="2025-08-30T04:16:00Z">
        <w:r w:rsidR="00AF1C71">
          <w:rPr>
            <w:bCs/>
          </w:rPr>
          <w:t>chain</w:t>
        </w:r>
      </w:ins>
      <w:ins w:id="405" w:author="Rohlfsen, Cory J" w:date="2025-08-29T22:45:00Z" w16du:dateUtc="2025-08-30T03:45:00Z">
        <w:r>
          <w:rPr>
            <w:bCs/>
          </w:rPr>
          <w:t xml:space="preserve"> of</w:t>
        </w:r>
      </w:ins>
      <w:ins w:id="406" w:author="Rohlfsen, Cory J" w:date="2025-08-29T22:43:00Z" w16du:dateUtc="2025-08-30T03:43:00Z">
        <w:r>
          <w:rPr>
            <w:bCs/>
          </w:rPr>
          <w:t xml:space="preserve"> probabilistic inference</w:t>
        </w:r>
      </w:ins>
      <w:ins w:id="407" w:author="Rohlfsen, Cory J" w:date="2025-08-29T23:16:00Z" w16du:dateUtc="2025-08-30T04:16:00Z">
        <w:r w:rsidR="00AF1C71">
          <w:rPr>
            <w:bCs/>
          </w:rPr>
          <w:t>s and belief updates</w:t>
        </w:r>
      </w:ins>
      <w:ins w:id="408" w:author="Rohlfsen, Cory J" w:date="2025-08-29T22:43:00Z" w16du:dateUtc="2025-08-30T03:43:00Z">
        <w:r>
          <w:rPr>
            <w:bCs/>
          </w:rPr>
          <w:t xml:space="preserve"> more accessi</w:t>
        </w:r>
      </w:ins>
      <w:ins w:id="409" w:author="Rohlfsen, Cory J" w:date="2025-08-29T22:44:00Z" w16du:dateUtc="2025-08-30T03:44:00Z">
        <w:r>
          <w:rPr>
            <w:bCs/>
          </w:rPr>
          <w:t>ble</w:t>
        </w:r>
      </w:ins>
      <w:ins w:id="410" w:author="Rohlfsen, Cory J" w:date="2025-08-29T22:57:00Z" w16du:dateUtc="2025-08-30T03:57:00Z">
        <w:r w:rsidR="00430282">
          <w:rPr>
            <w:bCs/>
          </w:rPr>
          <w:t xml:space="preserve"> to learners and </w:t>
        </w:r>
      </w:ins>
      <w:ins w:id="411" w:author="Rohlfsen, Cory J" w:date="2025-08-29T22:58:00Z" w16du:dateUtc="2025-08-30T03:58:00Z">
        <w:r w:rsidR="00430282">
          <w:rPr>
            <w:bCs/>
          </w:rPr>
          <w:t xml:space="preserve">unskilled </w:t>
        </w:r>
      </w:ins>
      <w:ins w:id="412" w:author="Rohlfsen, Cory J" w:date="2025-08-29T22:57:00Z" w16du:dateUtc="2025-08-30T03:57:00Z">
        <w:r w:rsidR="00430282">
          <w:rPr>
            <w:bCs/>
          </w:rPr>
          <w:t>faculty alike</w:t>
        </w:r>
      </w:ins>
      <w:ins w:id="413" w:author="Rohlfsen, Cory J" w:date="2025-08-29T22:44:00Z" w16du:dateUtc="2025-08-30T03:44:00Z">
        <w:r>
          <w:rPr>
            <w:bCs/>
          </w:rPr>
          <w:t xml:space="preserve">. </w:t>
        </w:r>
      </w:ins>
      <w:ins w:id="414" w:author="Rohlfsen, Cory J" w:date="2025-08-29T22:59:00Z" w16du:dateUtc="2025-08-30T03:59:00Z">
        <w:r w:rsidR="009A6324">
          <w:rPr>
            <w:bCs/>
          </w:rPr>
          <w:t>AI hybridization offload</w:t>
        </w:r>
        <w:r w:rsidR="009A6324">
          <w:rPr>
            <w:bCs/>
          </w:rPr>
          <w:t>s</w:t>
        </w:r>
        <w:r w:rsidR="009A6324">
          <w:rPr>
            <w:bCs/>
          </w:rPr>
          <w:t xml:space="preserve"> the cognitive burden </w:t>
        </w:r>
      </w:ins>
      <w:ins w:id="415" w:author="Rohlfsen, Cory J" w:date="2025-08-29T23:02:00Z" w16du:dateUtc="2025-08-30T04:02:00Z">
        <w:r w:rsidR="009A6324">
          <w:rPr>
            <w:bCs/>
          </w:rPr>
          <w:t>associated with complex mathematical formulas</w:t>
        </w:r>
      </w:ins>
      <w:ins w:id="416" w:author="Rohlfsen, Cory J" w:date="2025-08-29T23:03:00Z" w16du:dateUtc="2025-08-30T04:03:00Z">
        <w:r w:rsidR="009A6324">
          <w:rPr>
            <w:bCs/>
          </w:rPr>
          <w:t>, allowing clinicians to more easily engage in structured Bayesian reasoning. Such a shift benefit</w:t>
        </w:r>
      </w:ins>
      <w:ins w:id="417" w:author="Rohlfsen, Cory J" w:date="2025-08-29T23:16:00Z" w16du:dateUtc="2025-08-30T04:16:00Z">
        <w:r w:rsidR="00AF1C71">
          <w:rPr>
            <w:bCs/>
          </w:rPr>
          <w:t>s</w:t>
        </w:r>
      </w:ins>
      <w:ins w:id="418" w:author="Rohlfsen, Cory J" w:date="2025-08-29T23:03:00Z" w16du:dateUtc="2025-08-30T04:03:00Z">
        <w:r w:rsidR="009A6324">
          <w:rPr>
            <w:bCs/>
          </w:rPr>
          <w:t xml:space="preserve"> clinicians across all stages of training</w:t>
        </w:r>
      </w:ins>
      <w:ins w:id="419" w:author="Rohlfsen, Cory J" w:date="2025-08-29T23:04:00Z" w16du:dateUtc="2025-08-30T04:04:00Z">
        <w:r w:rsidR="009A6324">
          <w:rPr>
            <w:bCs/>
          </w:rPr>
          <w:t xml:space="preserve">, from early learners developing foundational diagnostic skills to experienced practitioners refining their diagnostic accuracy and consistency. By lowering the point of entry </w:t>
        </w:r>
      </w:ins>
      <w:ins w:id="420" w:author="Rohlfsen, Cory J" w:date="2025-08-29T23:05:00Z" w16du:dateUtc="2025-08-30T04:05:00Z">
        <w:r w:rsidR="009A6324">
          <w:rPr>
            <w:bCs/>
          </w:rPr>
          <w:t xml:space="preserve">for </w:t>
        </w:r>
      </w:ins>
      <w:ins w:id="421" w:author="Rohlfsen, Cory J" w:date="2025-08-29T23:08:00Z" w16du:dateUtc="2025-08-30T04:08:00Z">
        <w:r w:rsidR="001E3381">
          <w:rPr>
            <w:bCs/>
          </w:rPr>
          <w:t xml:space="preserve">more routine application of </w:t>
        </w:r>
      </w:ins>
      <w:ins w:id="422" w:author="Rohlfsen, Cory J" w:date="2025-08-29T22:59:00Z" w16du:dateUtc="2025-08-30T03:59:00Z">
        <w:r w:rsidR="009A6324">
          <w:rPr>
            <w:bCs/>
          </w:rPr>
          <w:t>Bayes theorem</w:t>
        </w:r>
        <w:r w:rsidR="009A6324">
          <w:rPr>
            <w:bCs/>
          </w:rPr>
          <w:t xml:space="preserve">, </w:t>
        </w:r>
      </w:ins>
      <w:ins w:id="423" w:author="Rohlfsen, Cory J" w:date="2025-08-29T23:08:00Z" w16du:dateUtc="2025-08-30T04:08:00Z">
        <w:r w:rsidR="001E3381">
          <w:rPr>
            <w:bCs/>
          </w:rPr>
          <w:t xml:space="preserve">LLM-derived LRs can democratize the </w:t>
        </w:r>
      </w:ins>
      <w:ins w:id="424" w:author="Rohlfsen, Cory J" w:date="2025-08-29T22:58:00Z" w16du:dateUtc="2025-08-30T03:58:00Z">
        <w:r w:rsidR="009A6324">
          <w:rPr>
            <w:bCs/>
          </w:rPr>
          <w:t xml:space="preserve">upskilling </w:t>
        </w:r>
      </w:ins>
      <w:ins w:id="425" w:author="Rohlfsen, Cory J" w:date="2025-08-29T23:17:00Z" w16du:dateUtc="2025-08-30T04:17:00Z">
        <w:r w:rsidR="00AF1C71">
          <w:rPr>
            <w:bCs/>
          </w:rPr>
          <w:t xml:space="preserve">of </w:t>
        </w:r>
      </w:ins>
      <w:ins w:id="426" w:author="Rohlfsen, Cory J" w:date="2025-08-29T23:09:00Z" w16du:dateUtc="2025-08-30T04:09:00Z">
        <w:r w:rsidR="001E3381">
          <w:rPr>
            <w:bCs/>
          </w:rPr>
          <w:t xml:space="preserve">probabilistic inference amongst </w:t>
        </w:r>
      </w:ins>
      <w:ins w:id="427" w:author="Rohlfsen, Cory J" w:date="2025-08-29T22:58:00Z" w16du:dateUtc="2025-08-30T03:58:00Z">
        <w:r w:rsidR="009A6324">
          <w:rPr>
            <w:bCs/>
          </w:rPr>
          <w:t>clinicians across the board</w:t>
        </w:r>
      </w:ins>
      <w:ins w:id="428" w:author="Rohlfsen, Cory J" w:date="2025-08-29T23:09:00Z" w16du:dateUtc="2025-08-30T04:09:00Z">
        <w:r w:rsidR="001E3381">
          <w:rPr>
            <w:bCs/>
          </w:rPr>
          <w:t xml:space="preserve">. </w:t>
        </w:r>
      </w:ins>
      <w:ins w:id="429" w:author="Rohlfsen, Cory J" w:date="2025-08-29T23:18:00Z" w16du:dateUtc="2025-08-30T04:18:00Z">
        <w:r w:rsidR="00AF1C71">
          <w:rPr>
            <w:bCs/>
          </w:rPr>
          <w:t>Ultimately, w</w:t>
        </w:r>
      </w:ins>
      <w:ins w:id="430" w:author="Rohlfsen, Cory J" w:date="2025-08-29T23:17:00Z" w16du:dateUtc="2025-08-30T04:17:00Z">
        <w:r w:rsidR="00AF1C71">
          <w:rPr>
            <w:bCs/>
          </w:rPr>
          <w:t>hen the</w:t>
        </w:r>
      </w:ins>
      <w:ins w:id="431" w:author="Rohlfsen, Cory J" w:date="2025-08-29T23:09:00Z" w16du:dateUtc="2025-08-30T04:09:00Z">
        <w:r w:rsidR="001E3381">
          <w:rPr>
            <w:bCs/>
          </w:rPr>
          <w:t xml:space="preserve"> cognitive apprenticeship</w:t>
        </w:r>
      </w:ins>
      <w:ins w:id="432" w:author="Rohlfsen, Cory J" w:date="2025-08-29T23:18:00Z" w16du:dateUtc="2025-08-30T04:18:00Z">
        <w:r w:rsidR="00AF1C71">
          <w:rPr>
            <w:bCs/>
          </w:rPr>
          <w:t xml:space="preserve"> is</w:t>
        </w:r>
      </w:ins>
      <w:ins w:id="433" w:author="Rohlfsen, Cory J" w:date="2025-08-29T23:09:00Z" w16du:dateUtc="2025-08-30T04:09:00Z">
        <w:r w:rsidR="001E3381">
          <w:rPr>
            <w:bCs/>
          </w:rPr>
          <w:t xml:space="preserve"> strengthened</w:t>
        </w:r>
      </w:ins>
      <w:ins w:id="434" w:author="Rohlfsen, Cory J" w:date="2025-08-29T23:17:00Z" w16du:dateUtc="2025-08-30T04:17:00Z">
        <w:r w:rsidR="00AF1C71">
          <w:rPr>
            <w:bCs/>
          </w:rPr>
          <w:t xml:space="preserve">, </w:t>
        </w:r>
      </w:ins>
      <w:ins w:id="435" w:author="Rohlfsen, Cory J" w:date="2025-08-29T22:58:00Z" w16du:dateUtc="2025-08-30T03:58:00Z">
        <w:r w:rsidR="009A6324">
          <w:rPr>
            <w:bCs/>
          </w:rPr>
          <w:t xml:space="preserve">both </w:t>
        </w:r>
      </w:ins>
      <w:ins w:id="436" w:author="Rohlfsen, Cory J" w:date="2025-08-29T23:00:00Z" w16du:dateUtc="2025-08-30T04:00:00Z">
        <w:r w:rsidR="009A6324">
          <w:rPr>
            <w:bCs/>
          </w:rPr>
          <w:t xml:space="preserve">trainees and </w:t>
        </w:r>
      </w:ins>
      <w:ins w:id="437" w:author="Rohlfsen, Cory J" w:date="2025-08-29T22:58:00Z" w16du:dateUtc="2025-08-30T03:58:00Z">
        <w:r w:rsidR="009A6324">
          <w:rPr>
            <w:bCs/>
          </w:rPr>
          <w:t xml:space="preserve">patients </w:t>
        </w:r>
      </w:ins>
      <w:ins w:id="438" w:author="Rohlfsen, Cory J" w:date="2025-08-29T22:59:00Z" w16du:dateUtc="2025-08-30T03:59:00Z">
        <w:r w:rsidR="009A6324">
          <w:rPr>
            <w:bCs/>
          </w:rPr>
          <w:t xml:space="preserve">benefit. </w:t>
        </w:r>
      </w:ins>
    </w:p>
    <w:p w14:paraId="5EDFB04F" w14:textId="77777777" w:rsidR="002C3C52" w:rsidRDefault="002C3C52" w:rsidP="00AE1451">
      <w:pPr>
        <w:rPr>
          <w:ins w:id="439" w:author="Rohlfsen, Cory J" w:date="2025-08-29T22:03:00Z" w16du:dateUtc="2025-08-30T03:03:00Z"/>
          <w:bCs/>
        </w:rPr>
      </w:pPr>
    </w:p>
    <w:p w14:paraId="7C3201B8" w14:textId="624CFDAD" w:rsidR="00AE1451" w:rsidRPr="00054773" w:rsidDel="002C3C52" w:rsidRDefault="00C61E8A" w:rsidP="00AE1451">
      <w:pPr>
        <w:rPr>
          <w:del w:id="440" w:author="Rohlfsen, Cory J" w:date="2025-08-29T22:47:00Z" w16du:dateUtc="2025-08-30T03:47:00Z"/>
          <w:bCs/>
        </w:rPr>
      </w:pPr>
      <w:del w:id="441" w:author="Rohlfsen, Cory J" w:date="2025-08-29T22:47:00Z" w16du:dateUtc="2025-08-30T03:47:00Z">
        <w:r w:rsidDel="002C3C52">
          <w:rPr>
            <w:bCs/>
          </w:rPr>
          <w:delText xml:space="preserve">However, the width of the limits of agreement, particularly if near-certainty (ie. a high LoA) is required, suggest they must be thoughtfully integrated into systems with human oversight, rather than trusted outright. </w:delText>
        </w:r>
      </w:del>
    </w:p>
    <w:p w14:paraId="2578E0C3" w14:textId="77777777" w:rsidR="00AE1451" w:rsidRPr="00054773" w:rsidDel="00737981" w:rsidRDefault="00AE1451" w:rsidP="00AE1451">
      <w:pPr>
        <w:rPr>
          <w:del w:id="442" w:author="Rohlfsen, Cory J" w:date="2025-08-29T22:21:00Z" w16du:dateUtc="2025-08-30T03:21:00Z"/>
          <w:bCs/>
        </w:rPr>
      </w:pPr>
    </w:p>
    <w:p w14:paraId="2953687E" w14:textId="7CFD68CC" w:rsidR="00AE1451" w:rsidDel="002C3C52" w:rsidRDefault="00AE1451" w:rsidP="00AE1451">
      <w:pPr>
        <w:rPr>
          <w:del w:id="443" w:author="Rohlfsen, Cory J" w:date="2025-08-29T22:47:00Z" w16du:dateUtc="2025-08-30T03:47:00Z"/>
          <w:bCs/>
        </w:rPr>
      </w:pPr>
      <w:del w:id="444" w:author="Rohlfsen, Cory J" w:date="2025-08-29T22:47:00Z" w16du:dateUtc="2025-08-30T03:47:00Z">
        <w:r w:rsidRPr="00054773" w:rsidDel="002C3C52">
          <w:rPr>
            <w:bCs/>
          </w:rPr>
          <w:delText xml:space="preserve">Traditionally, medical decision-making has heavily depended on gestalt intuition, a holistic and heuristic approach to estimating disease probability based on clinicians’ prior experiences and assumptions. Although intuitive reasoning remains vital in clinical practice, it is inherently susceptible to a variety of cognitive biases such as availability bias, </w:delText>
        </w:r>
      </w:del>
      <w:del w:id="445" w:author="Rohlfsen, Cory J" w:date="2025-08-29T22:07:00Z" w16du:dateUtc="2025-08-30T03:07:00Z">
        <w:r w:rsidRPr="00054773" w:rsidDel="00D905E5">
          <w:rPr>
            <w:bCs/>
          </w:rPr>
          <w:delText>anchor</w:delText>
        </w:r>
      </w:del>
      <w:del w:id="446" w:author="Rohlfsen, Cory J" w:date="2025-08-29T22:08:00Z" w16du:dateUtc="2025-08-30T03:08:00Z">
        <w:r w:rsidRPr="00054773" w:rsidDel="00D905E5">
          <w:rPr>
            <w:bCs/>
          </w:rPr>
          <w:delText>ing,</w:delText>
        </w:r>
      </w:del>
      <w:del w:id="447" w:author="Rohlfsen, Cory J" w:date="2025-08-29T22:47:00Z" w16du:dateUtc="2025-08-30T03:47:00Z">
        <w:r w:rsidRPr="00054773" w:rsidDel="002C3C52">
          <w:rPr>
            <w:bCs/>
          </w:rPr>
          <w:delText xml:space="preserve"> and premature closure, ultimately affecting diagnostic accuracy and patient outcomes. The adoption of explicit </w:delText>
        </w:r>
      </w:del>
      <w:del w:id="448" w:author="Rohlfsen, Cory J" w:date="2025-08-29T22:06:00Z" w16du:dateUtc="2025-08-30T03:06:00Z">
        <w:r w:rsidRPr="00054773" w:rsidDel="000D3B98">
          <w:rPr>
            <w:bCs/>
          </w:rPr>
          <w:delText>likelihood ratio</w:delText>
        </w:r>
      </w:del>
      <w:del w:id="449" w:author="Rohlfsen, Cory J" w:date="2025-08-29T22:47:00Z" w16du:dateUtc="2025-08-30T03:47:00Z">
        <w:r w:rsidRPr="00054773" w:rsidDel="002C3C52">
          <w:rPr>
            <w:bCs/>
          </w:rPr>
          <w:delText xml:space="preserve"> frameworks and Bayesian reasoning in clinical practice remains limited primarily due to the</w:delText>
        </w:r>
        <w:r w:rsidR="00C61E8A" w:rsidDel="002C3C52">
          <w:rPr>
            <w:bCs/>
          </w:rPr>
          <w:delText xml:space="preserve"> limited availability of quality diagnostic test accuracy data and the</w:delText>
        </w:r>
        <w:r w:rsidRPr="00054773" w:rsidDel="002C3C52">
          <w:rPr>
            <w:bCs/>
          </w:rPr>
          <w:delText xml:space="preserve"> cognitive load</w:delText>
        </w:r>
        <w:r w:rsidR="00C61E8A" w:rsidDel="002C3C52">
          <w:rPr>
            <w:bCs/>
          </w:rPr>
          <w:delText xml:space="preserve"> associated with using Bayes theorem</w:delText>
        </w:r>
        <w:r w:rsidRPr="00054773" w:rsidDel="002C3C52">
          <w:rPr>
            <w:bCs/>
          </w:rPr>
          <w:delText>.</w:delText>
        </w:r>
      </w:del>
    </w:p>
    <w:p w14:paraId="7FDC6078" w14:textId="77777777" w:rsidR="00AE1451" w:rsidRPr="00054773" w:rsidRDefault="00AE1451" w:rsidP="00AE1451">
      <w:pPr>
        <w:rPr>
          <w:bCs/>
        </w:rPr>
      </w:pPr>
    </w:p>
    <w:p w14:paraId="446DCC5C" w14:textId="6FA72C58" w:rsidR="00AE1451" w:rsidRPr="00054773" w:rsidDel="001E3381" w:rsidRDefault="00AE1451" w:rsidP="00AE1451">
      <w:pPr>
        <w:rPr>
          <w:del w:id="450" w:author="Rohlfsen, Cory J" w:date="2025-08-29T23:10:00Z" w16du:dateUtc="2025-08-30T04:10:00Z"/>
          <w:bCs/>
        </w:rPr>
      </w:pPr>
      <w:del w:id="451" w:author="Rohlfsen, Cory J" w:date="2025-08-29T23:10:00Z" w16du:dateUtc="2025-08-30T04:10:00Z">
        <w:r w:rsidRPr="00054773" w:rsidDel="001E3381">
          <w:rPr>
            <w:bCs/>
          </w:rPr>
          <w:delText xml:space="preserve">By </w:delText>
        </w:r>
      </w:del>
      <w:del w:id="452" w:author="Rohlfsen, Cory J" w:date="2025-08-29T22:47:00Z" w16du:dateUtc="2025-08-30T03:47:00Z">
        <w:r w:rsidRPr="00054773" w:rsidDel="002C3C52">
          <w:rPr>
            <w:bCs/>
          </w:rPr>
          <w:delText xml:space="preserve">contrast, </w:delText>
        </w:r>
      </w:del>
      <w:del w:id="453" w:author="Rohlfsen, Cory J" w:date="2025-08-29T23:10:00Z" w16du:dateUtc="2025-08-30T04:10:00Z">
        <w:r w:rsidRPr="00054773" w:rsidDel="001E3381">
          <w:rPr>
            <w:bCs/>
          </w:rPr>
          <w:delText>integrating generative AI into clinical reasoning can transform diagnostic decision-making into a more explicit, reproducible, and rigorous practice. Leveraging LLM-generated likelihood ratios could offload cognitive burdens associated with complex probabilistic calculations, allowing clinicians to more easily engage in structured Bayesian reasoning</w:delText>
        </w:r>
        <w:commentRangeStart w:id="454"/>
        <w:r w:rsidRPr="00054773" w:rsidDel="001E3381">
          <w:rPr>
            <w:bCs/>
          </w:rPr>
          <w:delText>. Such a shift could particularly benefit clinicians across all training stages</w:delText>
        </w:r>
        <w:r w:rsidDel="001E3381">
          <w:rPr>
            <w:bCs/>
          </w:rPr>
          <w:delText xml:space="preserve">, </w:delText>
        </w:r>
        <w:r w:rsidRPr="00054773" w:rsidDel="001E3381">
          <w:rPr>
            <w:bCs/>
          </w:rPr>
          <w:delText xml:space="preserve">from early learners </w:delText>
        </w:r>
        <w:commentRangeEnd w:id="454"/>
        <w:r w:rsidR="006A3610" w:rsidDel="001E3381">
          <w:rPr>
            <w:rStyle w:val="CommentReference"/>
          </w:rPr>
          <w:commentReference w:id="454"/>
        </w:r>
        <w:r w:rsidRPr="00054773" w:rsidDel="001E3381">
          <w:rPr>
            <w:bCs/>
          </w:rPr>
          <w:delText>developing foundational diagnostic skills to experienced practitioners refining their diagnostic accuracy and consistency.</w:delText>
        </w:r>
      </w:del>
    </w:p>
    <w:p w14:paraId="4345CD7F" w14:textId="77777777" w:rsidR="00AE1451" w:rsidRPr="00054773" w:rsidRDefault="00AE1451" w:rsidP="00AE1451">
      <w:pPr>
        <w:rPr>
          <w:bCs/>
        </w:rPr>
      </w:pPr>
    </w:p>
    <w:p w14:paraId="67E96670" w14:textId="4F19D678" w:rsidR="00AE1451" w:rsidRDefault="00AE1451" w:rsidP="00AE1451">
      <w:pPr>
        <w:rPr>
          <w:bCs/>
        </w:rPr>
      </w:pPr>
      <w:commentRangeStart w:id="455"/>
      <w:r w:rsidRPr="00054773">
        <w:rPr>
          <w:bCs/>
        </w:rPr>
        <w:t>Moreover</w:t>
      </w:r>
      <w:commentRangeEnd w:id="455"/>
      <w:r w:rsidR="004B2302">
        <w:rPr>
          <w:rStyle w:val="CommentReference"/>
        </w:rPr>
        <w:commentReference w:id="455"/>
      </w:r>
      <w:r w:rsidRPr="00054773">
        <w:rPr>
          <w:bCs/>
        </w:rPr>
        <w:t xml:space="preserve">, coupling generative AI capabilities with databases such as the Number Needed to Treat (NNT) database could create a "living" repository </w:t>
      </w:r>
      <w:proofErr w:type="spellStart"/>
      <w:r w:rsidRPr="00054773">
        <w:rPr>
          <w:bCs/>
        </w:rPr>
        <w:t>of</w:t>
      </w:r>
      <w:del w:id="456" w:author="Rohlfsen, Cory J" w:date="2025-08-29T23:19:00Z" w16du:dateUtc="2025-08-30T04:19:00Z">
        <w:r w:rsidRPr="00054773" w:rsidDel="00356582">
          <w:rPr>
            <w:bCs/>
          </w:rPr>
          <w:delText xml:space="preserve"> likelihood ratios</w:delText>
        </w:r>
      </w:del>
      <w:ins w:id="457" w:author="Rohlfsen, Cory J" w:date="2025-08-29T23:19:00Z" w16du:dateUtc="2025-08-30T04:19:00Z">
        <w:r w:rsidR="00356582">
          <w:rPr>
            <w:bCs/>
          </w:rPr>
          <w:t>LRs</w:t>
        </w:r>
      </w:ins>
      <w:proofErr w:type="spellEnd"/>
      <w:r>
        <w:rPr>
          <w:bCs/>
        </w:rPr>
        <w:t xml:space="preserve">, </w:t>
      </w:r>
      <w:r w:rsidRPr="00054773">
        <w:rPr>
          <w:bCs/>
        </w:rPr>
        <w:t xml:space="preserve">a dynamic, continuously updated resource that responds to evolving clinical evidence and real-time clinician feedback. This approach not only facilitates immediate clinical reasoning improvements but also supports long-term skill development in probabilistic reasoning through deliberate, repeated practice and exposure. Just as musicians progressively internalize and master complex scales through systematic practice, clinicians could similarly internalize </w:t>
      </w:r>
      <w:ins w:id="458" w:author="Rohlfsen, Cory J" w:date="2025-08-29T23:11:00Z" w16du:dateUtc="2025-08-30T04:11:00Z">
        <w:r w:rsidR="001E3381">
          <w:rPr>
            <w:bCs/>
          </w:rPr>
          <w:t xml:space="preserve">a </w:t>
        </w:r>
      </w:ins>
      <w:r w:rsidRPr="00054773">
        <w:rPr>
          <w:bCs/>
        </w:rPr>
        <w:t>robust</w:t>
      </w:r>
      <w:ins w:id="459" w:author="Rohlfsen, Cory J" w:date="2025-08-29T23:11:00Z" w16du:dateUtc="2025-08-30T04:11:00Z">
        <w:r w:rsidR="001E3381">
          <w:rPr>
            <w:bCs/>
          </w:rPr>
          <w:t>, hybridized approach to</w:t>
        </w:r>
      </w:ins>
      <w:r w:rsidRPr="00054773">
        <w:rPr>
          <w:bCs/>
        </w:rPr>
        <w:t xml:space="preserve"> Bayesian inference </w:t>
      </w:r>
      <w:del w:id="460" w:author="Rohlfsen, Cory J" w:date="2025-08-29T23:11:00Z" w16du:dateUtc="2025-08-30T04:11:00Z">
        <w:r w:rsidRPr="00054773" w:rsidDel="001E3381">
          <w:rPr>
            <w:bCs/>
          </w:rPr>
          <w:delText>skills</w:delText>
        </w:r>
      </w:del>
      <w:r w:rsidRPr="00054773">
        <w:rPr>
          <w:bCs/>
        </w:rPr>
        <w:t xml:space="preserve"> through iterative use of AI-supported diagnostic tools.</w:t>
      </w:r>
      <w:ins w:id="461" w:author="Rohlfsen, Cory J" w:date="2025-08-29T23:35:00Z" w16du:dateUtc="2025-08-30T04:35:00Z">
        <w:r w:rsidR="008C0D59">
          <w:rPr>
            <w:bCs/>
          </w:rPr>
          <w:t xml:space="preserve"> </w:t>
        </w:r>
        <w:commentRangeStart w:id="462"/>
        <w:r w:rsidR="008C0D59">
          <w:rPr>
            <w:bCs/>
          </w:rPr>
          <w:t>Put simply, LLM-generated LRs provide a path towards AI-enhanced adaptiv</w:t>
        </w:r>
      </w:ins>
      <w:ins w:id="463" w:author="Rohlfsen, Cory J" w:date="2025-08-29T23:36:00Z" w16du:dateUtc="2025-08-30T04:36:00Z">
        <w:r w:rsidR="008C0D59">
          <w:rPr>
            <w:bCs/>
          </w:rPr>
          <w:t>e practice.</w:t>
        </w:r>
      </w:ins>
      <w:commentRangeEnd w:id="462"/>
      <w:ins w:id="464" w:author="Rohlfsen, Cory J" w:date="2025-08-29T23:38:00Z" w16du:dateUtc="2025-08-30T04:38:00Z">
        <w:r w:rsidR="004F3215">
          <w:rPr>
            <w:rStyle w:val="CommentReference"/>
          </w:rPr>
          <w:commentReference w:id="462"/>
        </w:r>
      </w:ins>
    </w:p>
    <w:p w14:paraId="000BC6B6" w14:textId="77777777" w:rsidR="00AE1451" w:rsidRDefault="00AE1451" w:rsidP="00AE1451">
      <w:pPr>
        <w:rPr>
          <w:bCs/>
        </w:rPr>
      </w:pPr>
    </w:p>
    <w:p w14:paraId="461B0D84" w14:textId="61F1E629" w:rsidR="006A3610" w:rsidRDefault="00AE1451" w:rsidP="006A3610">
      <w:pPr>
        <w:rPr>
          <w:ins w:id="465" w:author="Rohlfsen, Cory J" w:date="2025-08-29T22:07:00Z" w16du:dateUtc="2025-08-30T03:07:00Z"/>
          <w:bCs/>
        </w:rPr>
      </w:pPr>
      <w:r w:rsidRPr="00054773">
        <w:rPr>
          <w:bCs/>
        </w:rPr>
        <w:t xml:space="preserve">Nevertheless, it remains crucial to acknowledge several limitations. First, </w:t>
      </w:r>
      <w:r w:rsidR="006A3610">
        <w:rPr>
          <w:bCs/>
        </w:rPr>
        <w:t xml:space="preserve">reference standard likelihood ratios </w:t>
      </w:r>
      <w:r w:rsidR="00B65EFC">
        <w:rPr>
          <w:bCs/>
        </w:rPr>
        <w:t>must</w:t>
      </w:r>
      <w:r w:rsidR="006A3610">
        <w:rPr>
          <w:bCs/>
        </w:rPr>
        <w:t xml:space="preserve"> be taken from the </w:t>
      </w:r>
      <w:proofErr w:type="gramStart"/>
      <w:r w:rsidR="006A3610">
        <w:rPr>
          <w:bCs/>
        </w:rPr>
        <w:t>literature, and</w:t>
      </w:r>
      <w:proofErr w:type="gramEnd"/>
      <w:r w:rsidR="006A3610">
        <w:rPr>
          <w:bCs/>
        </w:rPr>
        <w:t xml:space="preserve"> therefore could potentially be included in the training data. </w:t>
      </w:r>
      <w:r w:rsidR="006A3610" w:rsidRPr="006A3610">
        <w:rPr>
          <w:bCs/>
        </w:rPr>
        <w:t>Though LLMs generally do a poor job memorizing information</w:t>
      </w:r>
      <w:r w:rsidR="00B65EFC">
        <w:rPr>
          <w:bCs/>
        </w:rPr>
        <w:fldChar w:fldCharType="begin"/>
      </w:r>
      <w:r w:rsidR="00B65EFC">
        <w:rPr>
          <w:bCs/>
        </w:rPr>
        <w:instrText xml:space="preserve"> ADDIN ZOTERO_ITEM CSL_CITATION {"citationID":"hbQmeWDP","properties":{"formattedCitation":"\\super 16\\nosupersub{}","plainCitation":"16","noteIndex":0},"citationItems":[{"id":7510,"uris":["http://zotero.org/groups/6032284/items/P6IXB7IC"],"itemData":{"id":7510,"type":"article","abstract":"We propose a new method for estimating how much a model knows about a datapoint and use it to measure the capacity of modern language models. Prior studies of language model memorization have struggled to disentangle memorization from generalization. We formally separate memorization into two components: unintended memorization, the information a model contains about a specific dataset, and generalization, the information a model contains about the true data-generation process. When we completely eliminate generalization, we can compute the total memorization, which provides an estimate of model capacity: our measurements estimate that GPT-style models have a capacity of approximately 3.6 bits per parameter. We train language models on datasets of increasing size and observe that models memorize until their capacity fills, at which point \"grokking\" begins, and unintended memorization decreases as models begin to generalize. We train hundreds of transformer language models ranging from $500K$ to $1.5B$ parameters and produce a series of scaling laws relating model capacity and data size to membership inference.","DOI":"10.48550/arXiv.2505.24832","note":"arXiv:2505.24832 [cs]","number":"arXiv:2505.24832","publisher":"arXiv","source":"arXiv.org","title":"How much do language models memorize?","URL":"http://arxiv.org/abs/2505.24832","author":[{"family":"Morris","given":"John X."},{"family":"Sitawarin","given":"Chawin"},{"family":"Guo","given":"Chuan"},{"family":"Kokhlikyan","given":"Narine"},{"family":"Suh","given":"G. Edward"},{"family":"Rush","given":"Alexander M."},{"family":"Chaudhuri","given":"Kamalika"},{"family":"Mahloujifar","given":"Saeed"}],"accessed":{"date-parts":[["2025",6,19]]},"issued":{"date-parts":[["2025",6,18]]}}}],"schema":"https://github.com/citation-style-language/schema/raw/master/csl-citation.json"} </w:instrText>
      </w:r>
      <w:r w:rsidR="00B65EFC">
        <w:rPr>
          <w:bCs/>
        </w:rPr>
        <w:fldChar w:fldCharType="separate"/>
      </w:r>
      <w:r w:rsidR="00B65EFC" w:rsidRPr="00B65EFC">
        <w:rPr>
          <w:rFonts w:eastAsiaTheme="minorHAnsi"/>
          <w:vertAlign w:val="superscript"/>
          <w14:ligatures w14:val="standardContextual"/>
        </w:rPr>
        <w:t>16</w:t>
      </w:r>
      <w:r w:rsidR="00B65EFC">
        <w:rPr>
          <w:bCs/>
        </w:rPr>
        <w:fldChar w:fldCharType="end"/>
      </w:r>
      <w:r w:rsidR="006A3610" w:rsidRPr="006A3610">
        <w:rPr>
          <w:bCs/>
        </w:rPr>
        <w:t xml:space="preserve">, this may lead to </w:t>
      </w:r>
      <w:proofErr w:type="spellStart"/>
      <w:r w:rsidR="006A3610" w:rsidRPr="006A3610">
        <w:rPr>
          <w:bCs/>
        </w:rPr>
        <w:t>LR</w:t>
      </w:r>
      <w:r w:rsidR="006A3610" w:rsidRPr="006A3610">
        <w:rPr>
          <w:bCs/>
          <w:vertAlign w:val="subscript"/>
        </w:rPr>
        <w:t>estimated</w:t>
      </w:r>
      <w:proofErr w:type="spellEnd"/>
      <w:r w:rsidR="006A3610" w:rsidRPr="006A3610">
        <w:rPr>
          <w:bCs/>
        </w:rPr>
        <w:t xml:space="preserve"> being closer to empirical estimates </w:t>
      </w:r>
      <w:r w:rsidR="006A3610">
        <w:rPr>
          <w:bCs/>
        </w:rPr>
        <w:t>(</w:t>
      </w:r>
      <w:proofErr w:type="spellStart"/>
      <w:r w:rsidR="006A3610">
        <w:rPr>
          <w:bCs/>
        </w:rPr>
        <w:t>LR</w:t>
      </w:r>
      <w:r w:rsidR="006A3610" w:rsidRPr="006A3610">
        <w:rPr>
          <w:bCs/>
          <w:vertAlign w:val="subscript"/>
        </w:rPr>
        <w:t>reported</w:t>
      </w:r>
      <w:proofErr w:type="spellEnd"/>
      <w:r w:rsidR="006A3610">
        <w:rPr>
          <w:bCs/>
        </w:rPr>
        <w:t xml:space="preserve">) </w:t>
      </w:r>
      <w:r w:rsidR="006A3610" w:rsidRPr="006A3610">
        <w:rPr>
          <w:bCs/>
        </w:rPr>
        <w:t>than</w:t>
      </w:r>
      <w:r w:rsidR="006A3610">
        <w:rPr>
          <w:bCs/>
        </w:rPr>
        <w:t xml:space="preserve"> if</w:t>
      </w:r>
      <w:r w:rsidR="006A3610" w:rsidRPr="006A3610">
        <w:rPr>
          <w:bCs/>
        </w:rPr>
        <w:t xml:space="preserve"> the LLM </w:t>
      </w:r>
      <w:r w:rsidR="006A3610">
        <w:rPr>
          <w:bCs/>
        </w:rPr>
        <w:t>were estimating a hypothetical, unquantified LR. The gradient</w:t>
      </w:r>
      <w:r w:rsidR="00B65EFC">
        <w:rPr>
          <w:bCs/>
        </w:rPr>
        <w:t xml:space="preserve"> of improved performance</w:t>
      </w:r>
      <w:r w:rsidR="006A3610">
        <w:rPr>
          <w:bCs/>
        </w:rPr>
        <w:t xml:space="preserve"> with increasing model complexity (</w:t>
      </w:r>
      <w:r w:rsidR="00B65EFC">
        <w:rPr>
          <w:bCs/>
        </w:rPr>
        <w:t>GPT-</w:t>
      </w:r>
      <w:r w:rsidR="006A3610">
        <w:rPr>
          <w:bCs/>
        </w:rPr>
        <w:t xml:space="preserve">4o &lt; </w:t>
      </w:r>
      <w:r w:rsidR="00B65EFC">
        <w:rPr>
          <w:bCs/>
        </w:rPr>
        <w:t>o3 &lt; GPT-5</w:t>
      </w:r>
      <w:r w:rsidR="006A3610">
        <w:rPr>
          <w:bCs/>
        </w:rPr>
        <w:t>)</w:t>
      </w:r>
      <w:r w:rsidR="00B65EFC">
        <w:rPr>
          <w:bCs/>
        </w:rPr>
        <w:t xml:space="preserve"> further</w:t>
      </w:r>
      <w:r w:rsidR="006A3610">
        <w:rPr>
          <w:bCs/>
        </w:rPr>
        <w:t xml:space="preserve"> argues against simple memorization of </w:t>
      </w:r>
      <w:r w:rsidR="00B65EFC">
        <w:rPr>
          <w:bCs/>
        </w:rPr>
        <w:t xml:space="preserve">LRs in our work. </w:t>
      </w:r>
    </w:p>
    <w:p w14:paraId="2CAECCD3" w14:textId="77777777" w:rsidR="000D3B98" w:rsidRPr="006A3610" w:rsidRDefault="000D3B98" w:rsidP="006A3610">
      <w:pPr>
        <w:rPr>
          <w:bCs/>
        </w:rPr>
      </w:pPr>
    </w:p>
    <w:p w14:paraId="5ED2D66F" w14:textId="187F9AA1" w:rsidR="00AE1451" w:rsidRPr="00054773" w:rsidRDefault="00AE1451" w:rsidP="00AE1451">
      <w:pPr>
        <w:rPr>
          <w:bCs/>
        </w:rPr>
      </w:pPr>
      <w:r w:rsidRPr="00054773">
        <w:rPr>
          <w:bCs/>
        </w:rPr>
        <w:t xml:space="preserve">Second, the accuracy and methodological rigor underlying the literature-sourced likelihood ratios from databases like theNNT.com were not independently assessed in our study, introducing an unknown potential for bias in the reference </w:t>
      </w:r>
      <w:commentRangeStart w:id="466"/>
      <w:commentRangeStart w:id="467"/>
      <w:r w:rsidRPr="00054773">
        <w:rPr>
          <w:bCs/>
        </w:rPr>
        <w:t xml:space="preserve">standards. </w:t>
      </w:r>
      <w:commentRangeEnd w:id="466"/>
      <w:r w:rsidR="004B2302">
        <w:rPr>
          <w:rStyle w:val="CommentReference"/>
        </w:rPr>
        <w:commentReference w:id="466"/>
      </w:r>
      <w:commentRangeEnd w:id="467"/>
      <w:r w:rsidR="004B2302">
        <w:rPr>
          <w:rStyle w:val="CommentReference"/>
        </w:rPr>
        <w:commentReference w:id="467"/>
      </w:r>
      <w:r w:rsidR="006A3610">
        <w:rPr>
          <w:bCs/>
        </w:rPr>
        <w:t>Furthermore, as diagnostic test accuracy depends on the spectrum of patients evaluated</w:t>
      </w:r>
      <w:r w:rsidR="00B65EFC">
        <w:rPr>
          <w:bCs/>
        </w:rPr>
        <w:fldChar w:fldCharType="begin"/>
      </w:r>
      <w:r w:rsidR="00B65EFC">
        <w:rPr>
          <w:bCs/>
        </w:rPr>
        <w:instrText xml:space="preserve"> ADDIN ZOTERO_ITEM CSL_CITATION {"citationID":"Vv8Sy0YO","properties":{"formattedCitation":"\\super 17\\nosupersub{}","plainCitation":"17","noteIndex":0},"citationItems":[{"id":7491,"uris":["http://zotero.org/groups/6032284/items/4RC89NV8"],"itemData":{"id":7491,"type":"article-journal","container-title":"BMJ","DOI":"10.1136/bmj.i3139","note":"publisher: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B65EFC">
        <w:rPr>
          <w:bCs/>
        </w:rPr>
        <w:fldChar w:fldCharType="separate"/>
      </w:r>
      <w:r w:rsidR="00B65EFC" w:rsidRPr="00B65EFC">
        <w:rPr>
          <w:rFonts w:eastAsiaTheme="minorHAnsi"/>
          <w:vertAlign w:val="superscript"/>
          <w14:ligatures w14:val="standardContextual"/>
        </w:rPr>
        <w:t>17</w:t>
      </w:r>
      <w:r w:rsidR="00B65EFC">
        <w:rPr>
          <w:bCs/>
        </w:rPr>
        <w:fldChar w:fldCharType="end"/>
      </w:r>
      <w:r w:rsidR="006A3610">
        <w:rPr>
          <w:bCs/>
        </w:rPr>
        <w:t xml:space="preserve"> and we could not extract the population of interest from studies that theNNT.com estimates were based on, </w:t>
      </w:r>
      <w:commentRangeStart w:id="468"/>
      <w:r w:rsidR="006A3610">
        <w:rPr>
          <w:bCs/>
        </w:rPr>
        <w:t xml:space="preserve">the LLM was implicitly </w:t>
      </w:r>
      <w:del w:id="469" w:author="Rohlfsen, Cory J" w:date="2025-08-29T22:47:00Z" w16du:dateUtc="2025-08-30T03:47:00Z">
        <w:r w:rsidR="006A3610" w:rsidDel="002C3C52">
          <w:rPr>
            <w:bCs/>
          </w:rPr>
          <w:delText xml:space="preserve">additionally </w:delText>
        </w:r>
      </w:del>
      <w:r w:rsidR="006A3610">
        <w:rPr>
          <w:bCs/>
        </w:rPr>
        <w:t xml:space="preserve">estimating the population to which the test would be implied. </w:t>
      </w:r>
      <w:commentRangeEnd w:id="468"/>
      <w:r w:rsidR="00D905E5">
        <w:rPr>
          <w:rStyle w:val="CommentReference"/>
        </w:rPr>
        <w:commentReference w:id="468"/>
      </w:r>
      <w:r w:rsidR="006A3610">
        <w:rPr>
          <w:bCs/>
        </w:rPr>
        <w:t xml:space="preserve">It’s possible that </w:t>
      </w:r>
      <w:proofErr w:type="gramStart"/>
      <w:r w:rsidR="006A3610">
        <w:rPr>
          <w:bCs/>
        </w:rPr>
        <w:t>agreement</w:t>
      </w:r>
      <w:proofErr w:type="gramEnd"/>
      <w:r w:rsidR="006A3610">
        <w:rPr>
          <w:bCs/>
        </w:rPr>
        <w:t xml:space="preserve"> would be higher if the population of interest were more closely matched to the diagnostic test accuracy studies on which the </w:t>
      </w:r>
      <w:proofErr w:type="spellStart"/>
      <w:r w:rsidR="006A3610">
        <w:rPr>
          <w:bCs/>
        </w:rPr>
        <w:t>LR</w:t>
      </w:r>
      <w:r w:rsidR="006A3610" w:rsidRPr="006A3610">
        <w:rPr>
          <w:bCs/>
          <w:vertAlign w:val="subscript"/>
        </w:rPr>
        <w:t>reported</w:t>
      </w:r>
      <w:proofErr w:type="spellEnd"/>
      <w:r w:rsidR="006A3610">
        <w:rPr>
          <w:bCs/>
        </w:rPr>
        <w:t xml:space="preserve"> is based.</w:t>
      </w:r>
      <w:ins w:id="470" w:author="Rohlfsen, Cory J" w:date="2025-08-29T22:48:00Z" w16du:dateUtc="2025-08-30T03:48:00Z">
        <w:r w:rsidR="00430282">
          <w:rPr>
            <w:bCs/>
          </w:rPr>
          <w:t xml:space="preserve"> T</w:t>
        </w:r>
        <w:r w:rsidR="00430282">
          <w:rPr>
            <w:bCs/>
          </w:rPr>
          <w:t>he width of the limits of agreement, particularly if near-certainty (</w:t>
        </w:r>
        <w:proofErr w:type="spellStart"/>
        <w:r w:rsidR="00430282">
          <w:rPr>
            <w:bCs/>
          </w:rPr>
          <w:t>ie</w:t>
        </w:r>
        <w:proofErr w:type="spellEnd"/>
        <w:r w:rsidR="00430282">
          <w:rPr>
            <w:bCs/>
          </w:rPr>
          <w:t xml:space="preserve">. a high </w:t>
        </w:r>
        <w:proofErr w:type="spellStart"/>
        <w:r w:rsidR="00430282">
          <w:rPr>
            <w:bCs/>
          </w:rPr>
          <w:t>LoA</w:t>
        </w:r>
        <w:proofErr w:type="spellEnd"/>
        <w:r w:rsidR="00430282">
          <w:rPr>
            <w:bCs/>
          </w:rPr>
          <w:t xml:space="preserve">) is required, suggest they must be thoughtfully integrated into systems with </w:t>
        </w:r>
      </w:ins>
      <w:ins w:id="471" w:author="Rohlfsen, Cory J" w:date="2025-08-29T22:49:00Z" w16du:dateUtc="2025-08-30T03:49:00Z">
        <w:r w:rsidR="00430282">
          <w:rPr>
            <w:bCs/>
          </w:rPr>
          <w:t xml:space="preserve">direct </w:t>
        </w:r>
      </w:ins>
      <w:ins w:id="472" w:author="Rohlfsen, Cory J" w:date="2025-08-29T22:48:00Z" w16du:dateUtc="2025-08-30T03:48:00Z">
        <w:r w:rsidR="00430282">
          <w:rPr>
            <w:bCs/>
          </w:rPr>
          <w:t>human oversight.</w:t>
        </w:r>
      </w:ins>
      <w:r w:rsidR="006A3610">
        <w:rPr>
          <w:bCs/>
        </w:rPr>
        <w:t xml:space="preserve"> </w:t>
      </w:r>
      <w:commentRangeStart w:id="473"/>
      <w:r w:rsidRPr="00054773">
        <w:rPr>
          <w:bCs/>
        </w:rPr>
        <w:t xml:space="preserve">Lastly, our study did not utilize </w:t>
      </w:r>
      <w:r w:rsidRPr="00054773">
        <w:rPr>
          <w:bCs/>
        </w:rPr>
        <w:lastRenderedPageBreak/>
        <w:t>LLMs explicitly integrated with real-time search capabilities, a factor that could further improve the validity and utility of the generated estimates in clinical context</w:t>
      </w:r>
      <w:r w:rsidR="006A3610">
        <w:rPr>
          <w:bCs/>
        </w:rPr>
        <w:t xml:space="preserve">s, though it would make validation of performance substantially more challenging. </w:t>
      </w:r>
      <w:commentRangeEnd w:id="473"/>
      <w:r w:rsidR="00B65EFC">
        <w:rPr>
          <w:rStyle w:val="CommentReference"/>
        </w:rPr>
        <w:commentReference w:id="473"/>
      </w:r>
    </w:p>
    <w:p w14:paraId="33A84465" w14:textId="77777777" w:rsidR="006A3610" w:rsidRPr="00054773" w:rsidRDefault="006A3610" w:rsidP="00AE1451">
      <w:pPr>
        <w:rPr>
          <w:bCs/>
        </w:rPr>
      </w:pPr>
    </w:p>
    <w:p w14:paraId="1BD2EFE5" w14:textId="0D109DC3" w:rsidR="00AE1451" w:rsidRDefault="00AE1451" w:rsidP="00AE1451">
      <w:pPr>
        <w:rPr>
          <w:bCs/>
        </w:rPr>
      </w:pPr>
      <w:commentRangeStart w:id="474"/>
      <w:r w:rsidRPr="00054773">
        <w:rPr>
          <w:bCs/>
        </w:rPr>
        <w:t>Future work should explore the integration of LLM-generated</w:t>
      </w:r>
      <w:ins w:id="475" w:author="Rohlfsen, Cory J" w:date="2025-08-29T22:14:00Z" w16du:dateUtc="2025-08-30T03:14:00Z">
        <w:r w:rsidR="00D905E5">
          <w:rPr>
            <w:bCs/>
          </w:rPr>
          <w:t xml:space="preserve"> LRs</w:t>
        </w:r>
      </w:ins>
      <w:del w:id="476" w:author="Rohlfsen, Cory J" w:date="2025-08-29T22:14:00Z" w16du:dateUtc="2025-08-30T03:14:00Z">
        <w:r w:rsidRPr="00054773" w:rsidDel="00D905E5">
          <w:rPr>
            <w:bCs/>
          </w:rPr>
          <w:delText xml:space="preserve"> likelihood ratios</w:delText>
        </w:r>
      </w:del>
      <w:r w:rsidRPr="00054773">
        <w:rPr>
          <w:bCs/>
        </w:rPr>
        <w:t xml:space="preserve"> with real-time clinical literature retrieval systems, assessing their direct impact on diagnostic accuracy, clinician cognitive load, and ultimately, patient outcomes. By fostering a systematic, quantitative approach to diagnostic reasoning, the integration of generative AI could substantially enhance diagnostic accuracy, reduce cognitive biases, and advance </w:t>
      </w:r>
      <w:ins w:id="477" w:author="Rohlfsen, Cory J" w:date="2025-08-29T22:15:00Z" w16du:dateUtc="2025-08-30T03:15:00Z">
        <w:r w:rsidR="00D905E5">
          <w:rPr>
            <w:bCs/>
          </w:rPr>
          <w:t xml:space="preserve">the practice of </w:t>
        </w:r>
      </w:ins>
      <w:r w:rsidRPr="00054773">
        <w:rPr>
          <w:bCs/>
        </w:rPr>
        <w:t>clinical</w:t>
      </w:r>
      <w:ins w:id="478" w:author="Rohlfsen, Cory J" w:date="2025-08-29T22:15:00Z" w16du:dateUtc="2025-08-30T03:15:00Z">
        <w:r w:rsidR="00D905E5">
          <w:rPr>
            <w:bCs/>
          </w:rPr>
          <w:t xml:space="preserve"> diagnosis</w:t>
        </w:r>
      </w:ins>
      <w:del w:id="479" w:author="Rohlfsen, Cory J" w:date="2025-08-29T22:15:00Z" w16du:dateUtc="2025-08-30T03:15:00Z">
        <w:r w:rsidRPr="00054773" w:rsidDel="00D905E5">
          <w:rPr>
            <w:bCs/>
          </w:rPr>
          <w:delText xml:space="preserve"> medicine</w:delText>
        </w:r>
      </w:del>
      <w:r w:rsidRPr="00054773">
        <w:rPr>
          <w:bCs/>
        </w:rPr>
        <w:t xml:space="preserve"> towards a more evidence-driven discipline.</w:t>
      </w:r>
      <w:commentRangeEnd w:id="474"/>
      <w:r w:rsidR="00D905E5">
        <w:rPr>
          <w:rStyle w:val="CommentReference"/>
        </w:rPr>
        <w:commentReference w:id="474"/>
      </w:r>
    </w:p>
    <w:p w14:paraId="0649EB9A" w14:textId="77777777" w:rsidR="00AE1451" w:rsidRDefault="00AE1451" w:rsidP="00AE1451">
      <w:pPr>
        <w:rPr>
          <w:bCs/>
        </w:rPr>
      </w:pPr>
    </w:p>
    <w:p w14:paraId="582E4F6E" w14:textId="77777777" w:rsidR="000371AD" w:rsidRDefault="000371AD" w:rsidP="00AE1451">
      <w:pPr>
        <w:rPr>
          <w:bCs/>
        </w:rPr>
      </w:pPr>
    </w:p>
    <w:p w14:paraId="5CE02A64" w14:textId="77777777" w:rsidR="00AE1451" w:rsidRDefault="00AE1451" w:rsidP="00E519AE">
      <w:pPr>
        <w:pStyle w:val="Heading1"/>
        <w:rPr>
          <w:rFonts w:eastAsia="Times New Roman"/>
          <w:bCs/>
        </w:rPr>
      </w:pPr>
      <w:r>
        <w:rPr>
          <w:rFonts w:eastAsia="Times New Roman"/>
        </w:rPr>
        <w:t>Conclusion:</w:t>
      </w:r>
    </w:p>
    <w:p w14:paraId="118449D5" w14:textId="46301C76" w:rsidR="007A3F51" w:rsidRPr="00BC5475" w:rsidRDefault="00AE1451">
      <w:pPr>
        <w:rPr>
          <w:bCs/>
        </w:rPr>
      </w:pPr>
      <w:r w:rsidRPr="00054773">
        <w:rPr>
          <w:bCs/>
        </w:rPr>
        <w:t xml:space="preserve">Large language </w:t>
      </w:r>
      <w:r w:rsidRPr="00226649">
        <w:rPr>
          <w:bCs/>
        </w:rPr>
        <w:t>models show considerable promise in estimating diagnostic likelihood ratios, especially where empirical clinical data are sparse or unavailable. Future research should explore real-time integration with updated clinical literature and investigate the direct impact of LLM-augmented clinical reasoning on patient outcomes.</w:t>
      </w:r>
    </w:p>
    <w:p w14:paraId="607A4BFB" w14:textId="77777777" w:rsidR="00226649" w:rsidRPr="00E519AE" w:rsidRDefault="00226649"/>
    <w:p w14:paraId="7D2AFF67" w14:textId="6364106F" w:rsidR="00226649" w:rsidRDefault="00226649" w:rsidP="00E519AE">
      <w:pPr>
        <w:pStyle w:val="Heading1"/>
      </w:pPr>
      <w:commentRangeStart w:id="480"/>
      <w:r w:rsidRPr="00226649">
        <w:t>References</w:t>
      </w:r>
      <w:commentRangeEnd w:id="480"/>
      <w:r w:rsidR="0011698A">
        <w:rPr>
          <w:rStyle w:val="CommentReference"/>
          <w:rFonts w:ascii="Arial" w:eastAsia="Arial" w:hAnsi="Arial" w:cs="Arial"/>
          <w:b w:val="0"/>
          <w:color w:val="auto"/>
        </w:rPr>
        <w:commentReference w:id="480"/>
      </w:r>
    </w:p>
    <w:p w14:paraId="1FB0DD19" w14:textId="77777777" w:rsidR="00573BE1" w:rsidRDefault="00573BE1" w:rsidP="00573BE1"/>
    <w:p w14:paraId="3E7E11D8" w14:textId="77777777" w:rsidR="00222B97" w:rsidRPr="00222B97" w:rsidRDefault="00222B97" w:rsidP="00222B97">
      <w:pPr>
        <w:pStyle w:val="Bibliography"/>
        <w:rPr>
          <w:rFonts w:eastAsiaTheme="minorHAnsi"/>
        </w:rPr>
      </w:pPr>
      <w:r>
        <w:fldChar w:fldCharType="begin"/>
      </w:r>
      <w:r>
        <w:instrText xml:space="preserve"> ADDIN ZOTERO_BIBL {"uncited":[],"omitted":[],"custom":[]} CSL_BIBLIOGRAPHY </w:instrText>
      </w:r>
      <w:r>
        <w:fldChar w:fldCharType="separate"/>
      </w:r>
      <w:r w:rsidRPr="00222B97">
        <w:rPr>
          <w:rFonts w:eastAsiaTheme="minorHAnsi"/>
        </w:rPr>
        <w:t>1.</w:t>
      </w:r>
      <w:r w:rsidRPr="00222B97">
        <w:rPr>
          <w:rFonts w:eastAsiaTheme="minorHAnsi"/>
        </w:rPr>
        <w:tab/>
        <w:t xml:space="preserve">McGee S, ed. </w:t>
      </w:r>
      <w:r w:rsidRPr="00222B97">
        <w:rPr>
          <w:rFonts w:eastAsiaTheme="minorHAnsi"/>
          <w:i/>
          <w:iCs/>
        </w:rPr>
        <w:t>Evidence-Based Physical Diagnosis</w:t>
      </w:r>
      <w:r w:rsidRPr="00222B97">
        <w:rPr>
          <w:rFonts w:eastAsiaTheme="minorHAnsi"/>
        </w:rPr>
        <w:t>. Fourth Edition. Elsevier; 2018. doi:10.1016/B978-0-323-39276-1.12001-3</w:t>
      </w:r>
    </w:p>
    <w:p w14:paraId="057F5D12" w14:textId="77777777" w:rsidR="00222B97" w:rsidRPr="00222B97" w:rsidRDefault="00222B97" w:rsidP="00222B97">
      <w:pPr>
        <w:pStyle w:val="Bibliography"/>
        <w:rPr>
          <w:rFonts w:eastAsiaTheme="minorHAnsi"/>
        </w:rPr>
      </w:pPr>
      <w:r w:rsidRPr="00222B97">
        <w:rPr>
          <w:rFonts w:eastAsiaTheme="minorHAnsi"/>
        </w:rPr>
        <w:t>2.</w:t>
      </w:r>
      <w:r w:rsidRPr="00222B97">
        <w:rPr>
          <w:rFonts w:eastAsiaTheme="minorHAnsi"/>
        </w:rPr>
        <w:tab/>
        <w:t xml:space="preserve">Grimes DA, Schulz KF. Refining clinical diagnosis with likelihood ratios. </w:t>
      </w:r>
      <w:r w:rsidRPr="00222B97">
        <w:rPr>
          <w:rFonts w:eastAsiaTheme="minorHAnsi"/>
          <w:i/>
          <w:iCs/>
        </w:rPr>
        <w:t>The Lancet</w:t>
      </w:r>
      <w:r w:rsidRPr="00222B97">
        <w:rPr>
          <w:rFonts w:eastAsiaTheme="minorHAnsi"/>
        </w:rPr>
        <w:t>. 2005;365(9469):1500-1505. doi:10.1016/S0140-6736(05)66422-7</w:t>
      </w:r>
    </w:p>
    <w:p w14:paraId="0222279A" w14:textId="77777777" w:rsidR="00222B97" w:rsidRPr="00222B97" w:rsidRDefault="00222B97" w:rsidP="00222B97">
      <w:pPr>
        <w:pStyle w:val="Bibliography"/>
        <w:rPr>
          <w:rFonts w:eastAsiaTheme="minorHAnsi"/>
        </w:rPr>
      </w:pPr>
      <w:r w:rsidRPr="00222B97">
        <w:rPr>
          <w:rFonts w:eastAsiaTheme="minorHAnsi"/>
        </w:rPr>
        <w:t>3.</w:t>
      </w:r>
      <w:r w:rsidRPr="00222B97">
        <w:rPr>
          <w:rFonts w:eastAsiaTheme="minorHAnsi"/>
        </w:rPr>
        <w:tab/>
        <w:t xml:space="preserve">Newman TB, Kohn MA. </w:t>
      </w:r>
      <w:r w:rsidRPr="00222B97">
        <w:rPr>
          <w:rFonts w:eastAsiaTheme="minorHAnsi"/>
          <w:i/>
          <w:iCs/>
        </w:rPr>
        <w:t>Evidence-Based Diagnosis: An Introduction to Clinical Epidemiology</w:t>
      </w:r>
      <w:r w:rsidRPr="00222B97">
        <w:rPr>
          <w:rFonts w:eastAsiaTheme="minorHAnsi"/>
        </w:rPr>
        <w:t>. Cambridge University Press; 2020.</w:t>
      </w:r>
    </w:p>
    <w:p w14:paraId="7355EAED" w14:textId="77777777" w:rsidR="00222B97" w:rsidRPr="00222B97" w:rsidRDefault="00222B97" w:rsidP="00222B97">
      <w:pPr>
        <w:pStyle w:val="Bibliography"/>
        <w:rPr>
          <w:rFonts w:eastAsiaTheme="minorHAnsi"/>
        </w:rPr>
      </w:pPr>
      <w:r w:rsidRPr="00222B97">
        <w:rPr>
          <w:rFonts w:eastAsiaTheme="minorHAnsi"/>
        </w:rPr>
        <w:t>4.</w:t>
      </w:r>
      <w:r w:rsidRPr="00222B97">
        <w:rPr>
          <w:rFonts w:eastAsiaTheme="minorHAnsi"/>
        </w:rPr>
        <w:tab/>
        <w:t xml:space="preserve">Watsjold BK, Ilgen JS, Regehr G. An Ecological Account of Clinical Reasoning. </w:t>
      </w:r>
      <w:r w:rsidRPr="00222B97">
        <w:rPr>
          <w:rFonts w:eastAsiaTheme="minorHAnsi"/>
          <w:i/>
          <w:iCs/>
        </w:rPr>
        <w:t>Acad Med</w:t>
      </w:r>
      <w:r w:rsidRPr="00222B97">
        <w:rPr>
          <w:rFonts w:eastAsiaTheme="minorHAnsi"/>
        </w:rPr>
        <w:t>. 2022;97(11S):S80. doi:10.1097/ACM.0000000000004899</w:t>
      </w:r>
    </w:p>
    <w:p w14:paraId="422277D7" w14:textId="77777777" w:rsidR="00222B97" w:rsidRPr="00222B97" w:rsidRDefault="00222B97" w:rsidP="00222B97">
      <w:pPr>
        <w:pStyle w:val="Bibliography"/>
        <w:rPr>
          <w:rFonts w:eastAsiaTheme="minorHAnsi"/>
        </w:rPr>
      </w:pPr>
      <w:r w:rsidRPr="00222B97">
        <w:rPr>
          <w:rFonts w:eastAsiaTheme="minorHAnsi"/>
        </w:rPr>
        <w:t>5.</w:t>
      </w:r>
      <w:r w:rsidRPr="00222B97">
        <w:rPr>
          <w:rFonts w:eastAsiaTheme="minorHAnsi"/>
        </w:rPr>
        <w:tab/>
        <w:t xml:space="preserve">Newman TB, Kohn MA. </w:t>
      </w:r>
      <w:r w:rsidRPr="00222B97">
        <w:rPr>
          <w:rFonts w:eastAsiaTheme="minorHAnsi"/>
          <w:i/>
          <w:iCs/>
        </w:rPr>
        <w:t>Evidence-Based Diagnosis: An Introduction to Clinical Epidemiology</w:t>
      </w:r>
      <w:r w:rsidRPr="00222B97">
        <w:rPr>
          <w:rFonts w:eastAsiaTheme="minorHAnsi"/>
        </w:rPr>
        <w:t>. Cambridge University Press; 2020.</w:t>
      </w:r>
    </w:p>
    <w:p w14:paraId="3F5C5988" w14:textId="77777777" w:rsidR="00222B97" w:rsidRPr="00222B97" w:rsidRDefault="00222B97" w:rsidP="00222B97">
      <w:pPr>
        <w:pStyle w:val="Bibliography"/>
        <w:rPr>
          <w:rFonts w:eastAsiaTheme="minorHAnsi"/>
        </w:rPr>
      </w:pPr>
      <w:r w:rsidRPr="00222B97">
        <w:rPr>
          <w:rFonts w:eastAsiaTheme="minorHAnsi"/>
        </w:rPr>
        <w:t>6.</w:t>
      </w:r>
      <w:r w:rsidRPr="00222B97">
        <w:rPr>
          <w:rFonts w:eastAsiaTheme="minorHAnsi"/>
        </w:rPr>
        <w:tab/>
        <w:t>Salameh JP, Bossuyt PM, McGrath TA, et al. Preferred reporting items for systematic review and meta-analysis of diagnostic test accuracy studies (PRISMA-DTA): explanation, elaboration, and checklist. Published online August 14, 2020. doi:10.1136/bmj.m2632</w:t>
      </w:r>
    </w:p>
    <w:p w14:paraId="54E39BDC" w14:textId="77777777" w:rsidR="00222B97" w:rsidRPr="00222B97" w:rsidRDefault="00222B97" w:rsidP="00222B97">
      <w:pPr>
        <w:pStyle w:val="Bibliography"/>
        <w:rPr>
          <w:rFonts w:eastAsiaTheme="minorHAnsi"/>
        </w:rPr>
      </w:pPr>
      <w:r w:rsidRPr="00222B97">
        <w:rPr>
          <w:rFonts w:eastAsiaTheme="minorHAnsi"/>
        </w:rPr>
        <w:t>7.</w:t>
      </w:r>
      <w:r w:rsidRPr="00222B97">
        <w:rPr>
          <w:rFonts w:eastAsiaTheme="minorHAnsi"/>
        </w:rPr>
        <w:tab/>
        <w:t xml:space="preserve">Lane DA, Feinstein AR. Academic calculations versus clinical judgments: practicing physicians’ use of quantitative measures of test accuracy. </w:t>
      </w:r>
      <w:r w:rsidRPr="00222B97">
        <w:rPr>
          <w:rFonts w:eastAsiaTheme="minorHAnsi"/>
          <w:i/>
          <w:iCs/>
        </w:rPr>
        <w:t>Am J Med</w:t>
      </w:r>
      <w:r w:rsidRPr="00222B97">
        <w:rPr>
          <w:rFonts w:eastAsiaTheme="minorHAnsi"/>
        </w:rPr>
        <w:t>. 1998;104(4):374-380. doi:10.1016/S0002-9343(98)00054-0</w:t>
      </w:r>
    </w:p>
    <w:p w14:paraId="3ADF1E84" w14:textId="77777777" w:rsidR="00222B97" w:rsidRPr="00222B97" w:rsidRDefault="00222B97" w:rsidP="00222B97">
      <w:pPr>
        <w:pStyle w:val="Bibliography"/>
        <w:rPr>
          <w:rFonts w:eastAsiaTheme="minorHAnsi"/>
        </w:rPr>
      </w:pPr>
      <w:r w:rsidRPr="00222B97">
        <w:rPr>
          <w:rFonts w:eastAsiaTheme="minorHAnsi"/>
        </w:rPr>
        <w:t>8.</w:t>
      </w:r>
      <w:r w:rsidRPr="00222B97">
        <w:rPr>
          <w:rFonts w:eastAsiaTheme="minorHAnsi"/>
        </w:rPr>
        <w:tab/>
        <w:t xml:space="preserve">Brush Jr JE, Sherbino J, Norman GR. How expert clinicians intuitively recognize a medical diagnosis. </w:t>
      </w:r>
      <w:r w:rsidRPr="00222B97">
        <w:rPr>
          <w:rFonts w:eastAsiaTheme="minorHAnsi"/>
          <w:i/>
          <w:iCs/>
        </w:rPr>
        <w:t>Am J Med</w:t>
      </w:r>
      <w:r w:rsidRPr="00222B97">
        <w:rPr>
          <w:rFonts w:eastAsiaTheme="minorHAnsi"/>
        </w:rPr>
        <w:t>. 2017;130(6):629-634. doi:10.1016/j.amjmed.2017.01.045</w:t>
      </w:r>
    </w:p>
    <w:p w14:paraId="1CA26E65" w14:textId="77777777" w:rsidR="00222B97" w:rsidRPr="00222B97" w:rsidRDefault="00222B97" w:rsidP="00222B97">
      <w:pPr>
        <w:pStyle w:val="Bibliography"/>
        <w:rPr>
          <w:rFonts w:eastAsiaTheme="minorHAnsi"/>
        </w:rPr>
      </w:pPr>
      <w:r w:rsidRPr="00222B97">
        <w:rPr>
          <w:rFonts w:eastAsiaTheme="minorHAnsi"/>
        </w:rPr>
        <w:t>9.</w:t>
      </w:r>
      <w:r w:rsidRPr="00222B97">
        <w:rPr>
          <w:rFonts w:eastAsiaTheme="minorHAnsi"/>
        </w:rPr>
        <w:tab/>
        <w:t xml:space="preserve">Brush JE Jr, Lee M, Sherbino J, Taylor-Fishwick JC, Norman G. Effect of Teaching Bayesian Methods Using Learning by Concept vs Learning by Example on Medical </w:t>
      </w:r>
      <w:r w:rsidRPr="00222B97">
        <w:rPr>
          <w:rFonts w:eastAsiaTheme="minorHAnsi"/>
        </w:rPr>
        <w:lastRenderedPageBreak/>
        <w:t xml:space="preserve">Students’ Ability to Estimate Probability of a Diagnosis: A Randomized Clinical Trial. </w:t>
      </w:r>
      <w:r w:rsidRPr="00222B97">
        <w:rPr>
          <w:rFonts w:eastAsiaTheme="minorHAnsi"/>
          <w:i/>
          <w:iCs/>
        </w:rPr>
        <w:t>JAMA Netw Open</w:t>
      </w:r>
      <w:r w:rsidRPr="00222B97">
        <w:rPr>
          <w:rFonts w:eastAsiaTheme="minorHAnsi"/>
        </w:rPr>
        <w:t>. 2019;2(12):e1918023-e1918023. doi:10.1001/jamanetworkopen.2019.18023</w:t>
      </w:r>
    </w:p>
    <w:p w14:paraId="1E71D443" w14:textId="77777777" w:rsidR="00222B97" w:rsidRPr="00222B97" w:rsidRDefault="00222B97" w:rsidP="00222B97">
      <w:pPr>
        <w:pStyle w:val="Bibliography"/>
        <w:rPr>
          <w:rFonts w:eastAsiaTheme="minorHAnsi"/>
        </w:rPr>
      </w:pPr>
      <w:r w:rsidRPr="00222B97">
        <w:rPr>
          <w:rFonts w:eastAsiaTheme="minorHAnsi"/>
        </w:rPr>
        <w:t>10.</w:t>
      </w:r>
      <w:r w:rsidRPr="00222B97">
        <w:rPr>
          <w:rFonts w:eastAsiaTheme="minorHAnsi"/>
        </w:rPr>
        <w:tab/>
        <w:t xml:space="preserve">Sahoo SS, Plasek JM, Xu H, et al. Large language models for biomedicine: foundations, opportunities, challenges, and best practices. </w:t>
      </w:r>
      <w:r w:rsidRPr="00222B97">
        <w:rPr>
          <w:rFonts w:eastAsiaTheme="minorHAnsi"/>
          <w:i/>
          <w:iCs/>
        </w:rPr>
        <w:t>J Am Med Inform Assoc JAMIA</w:t>
      </w:r>
      <w:r w:rsidRPr="00222B97">
        <w:rPr>
          <w:rFonts w:eastAsiaTheme="minorHAnsi"/>
        </w:rPr>
        <w:t>. 2024;31(9):2114-2124. doi:10.1093/jamia/ocae074</w:t>
      </w:r>
    </w:p>
    <w:p w14:paraId="0FE8D154" w14:textId="77777777" w:rsidR="00222B97" w:rsidRPr="00222B97" w:rsidRDefault="00222B97" w:rsidP="00222B97">
      <w:pPr>
        <w:pStyle w:val="Bibliography"/>
        <w:rPr>
          <w:rFonts w:eastAsiaTheme="minorHAnsi"/>
        </w:rPr>
      </w:pPr>
      <w:r w:rsidRPr="00222B97">
        <w:rPr>
          <w:rFonts w:eastAsiaTheme="minorHAnsi"/>
        </w:rPr>
        <w:t>11.</w:t>
      </w:r>
      <w:r w:rsidRPr="00222B97">
        <w:rPr>
          <w:rFonts w:eastAsiaTheme="minorHAnsi"/>
        </w:rPr>
        <w:tab/>
        <w:t xml:space="preserve">Howell MD, Corrado GS, DeSalvo KB. Three Epochs of Artificial Intelligence in Health Care. </w:t>
      </w:r>
      <w:r w:rsidRPr="00222B97">
        <w:rPr>
          <w:rFonts w:eastAsiaTheme="minorHAnsi"/>
          <w:i/>
          <w:iCs/>
        </w:rPr>
        <w:t>JAMA</w:t>
      </w:r>
      <w:r w:rsidRPr="00222B97">
        <w:rPr>
          <w:rFonts w:eastAsiaTheme="minorHAnsi"/>
        </w:rPr>
        <w:t>. 2024;331(3):242-244. doi:10.1001/jama.2023.25057</w:t>
      </w:r>
    </w:p>
    <w:p w14:paraId="71B345D3" w14:textId="77777777" w:rsidR="00222B97" w:rsidRPr="00222B97" w:rsidRDefault="00222B97" w:rsidP="00222B97">
      <w:pPr>
        <w:pStyle w:val="Bibliography"/>
        <w:rPr>
          <w:rFonts w:eastAsiaTheme="minorHAnsi"/>
        </w:rPr>
      </w:pPr>
      <w:r w:rsidRPr="00222B97">
        <w:rPr>
          <w:rFonts w:eastAsiaTheme="minorHAnsi"/>
        </w:rPr>
        <w:t>12.</w:t>
      </w:r>
      <w:r w:rsidRPr="00222B97">
        <w:rPr>
          <w:rFonts w:eastAsiaTheme="minorHAnsi"/>
        </w:rPr>
        <w:tab/>
        <w:t xml:space="preserve">Jaeschke R, Guyatt GH, Sackett DL, et al. Users’ Guides to the Medical Literature: III. How to Use an Article About a Diagnostic Test B. What Are the Results and Will They Help Me in Caring for My Patients? </w:t>
      </w:r>
      <w:r w:rsidRPr="00222B97">
        <w:rPr>
          <w:rFonts w:eastAsiaTheme="minorHAnsi"/>
          <w:i/>
          <w:iCs/>
        </w:rPr>
        <w:t>JAMA</w:t>
      </w:r>
      <w:r w:rsidRPr="00222B97">
        <w:rPr>
          <w:rFonts w:eastAsiaTheme="minorHAnsi"/>
        </w:rPr>
        <w:t>. 1994;271(9):703-707. doi:10.1001/jama.1994.03510330081039</w:t>
      </w:r>
    </w:p>
    <w:p w14:paraId="058AA658" w14:textId="77777777" w:rsidR="00222B97" w:rsidRPr="00222B97" w:rsidRDefault="00222B97" w:rsidP="00222B97">
      <w:pPr>
        <w:pStyle w:val="Bibliography"/>
        <w:rPr>
          <w:rFonts w:eastAsiaTheme="minorHAnsi"/>
        </w:rPr>
      </w:pPr>
      <w:r w:rsidRPr="00222B97">
        <w:rPr>
          <w:rFonts w:eastAsiaTheme="minorHAnsi"/>
        </w:rPr>
        <w:t>13.</w:t>
      </w:r>
      <w:r w:rsidRPr="00222B97">
        <w:rPr>
          <w:rFonts w:eastAsiaTheme="minorHAnsi"/>
        </w:rPr>
        <w:tab/>
        <w:t xml:space="preserve">Good IJ. Weight of Evidence: A Brief Survey. In: </w:t>
      </w:r>
      <w:r w:rsidRPr="00222B97">
        <w:rPr>
          <w:rFonts w:eastAsiaTheme="minorHAnsi"/>
          <w:i/>
          <w:iCs/>
        </w:rPr>
        <w:t>Bayesian Statistics 2</w:t>
      </w:r>
      <w:r w:rsidRPr="00222B97">
        <w:rPr>
          <w:rFonts w:eastAsiaTheme="minorHAnsi"/>
        </w:rPr>
        <w:t>. Elsevier Science Publishers; 1985:249-270.</w:t>
      </w:r>
    </w:p>
    <w:p w14:paraId="331C26A8" w14:textId="77777777" w:rsidR="00222B97" w:rsidRPr="00222B97" w:rsidRDefault="00222B97" w:rsidP="00222B97">
      <w:pPr>
        <w:pStyle w:val="Bibliography"/>
        <w:rPr>
          <w:rFonts w:eastAsiaTheme="minorHAnsi"/>
        </w:rPr>
      </w:pPr>
      <w:r w:rsidRPr="00222B97">
        <w:rPr>
          <w:rFonts w:eastAsiaTheme="minorHAnsi"/>
        </w:rPr>
        <w:t>14.</w:t>
      </w:r>
      <w:r w:rsidRPr="00222B97">
        <w:rPr>
          <w:rFonts w:eastAsiaTheme="minorHAnsi"/>
        </w:rPr>
        <w:tab/>
        <w:t xml:space="preserve">Fleiss JL, Cohen J, Everitt BS. Large sample standard errors of kappa and weighted kappa. </w:t>
      </w:r>
      <w:r w:rsidRPr="00222B97">
        <w:rPr>
          <w:rFonts w:eastAsiaTheme="minorHAnsi"/>
          <w:i/>
          <w:iCs/>
        </w:rPr>
        <w:t>Psychol Bull</w:t>
      </w:r>
      <w:r w:rsidRPr="00222B97">
        <w:rPr>
          <w:rFonts w:eastAsiaTheme="minorHAnsi"/>
        </w:rPr>
        <w:t>. 1969;72(5):323. doi:10.1037/h0028106</w:t>
      </w:r>
    </w:p>
    <w:p w14:paraId="5A03C6B5" w14:textId="77777777" w:rsidR="00222B97" w:rsidRPr="00222B97" w:rsidRDefault="00222B97" w:rsidP="00222B97">
      <w:pPr>
        <w:pStyle w:val="Bibliography"/>
        <w:rPr>
          <w:rFonts w:eastAsiaTheme="minorHAnsi"/>
        </w:rPr>
      </w:pPr>
      <w:r w:rsidRPr="00222B97">
        <w:rPr>
          <w:rFonts w:eastAsiaTheme="minorHAnsi"/>
        </w:rPr>
        <w:t>15.</w:t>
      </w:r>
      <w:r w:rsidRPr="00222B97">
        <w:rPr>
          <w:rFonts w:eastAsiaTheme="minorHAnsi"/>
        </w:rPr>
        <w:tab/>
        <w:t xml:space="preserve">Fleiss JL, Cohen J. The Equivalence of Weighted Kappa and the Intraclass Correlation Coefficient as Measures of Reliability. </w:t>
      </w:r>
      <w:r w:rsidRPr="00222B97">
        <w:rPr>
          <w:rFonts w:eastAsiaTheme="minorHAnsi"/>
          <w:i/>
          <w:iCs/>
        </w:rPr>
        <w:t>Educ Psychol Meas</w:t>
      </w:r>
      <w:r w:rsidRPr="00222B97">
        <w:rPr>
          <w:rFonts w:eastAsiaTheme="minorHAnsi"/>
        </w:rPr>
        <w:t>. 1973;33(3):613-619. doi:10.1177/001316447303300309</w:t>
      </w:r>
    </w:p>
    <w:p w14:paraId="5DEAF920" w14:textId="77777777" w:rsidR="00222B97" w:rsidRPr="00222B97" w:rsidRDefault="00222B97" w:rsidP="00222B97">
      <w:pPr>
        <w:pStyle w:val="Bibliography"/>
        <w:rPr>
          <w:rFonts w:eastAsiaTheme="minorHAnsi"/>
        </w:rPr>
      </w:pPr>
      <w:r w:rsidRPr="00222B97">
        <w:rPr>
          <w:rFonts w:eastAsiaTheme="minorHAnsi"/>
        </w:rPr>
        <w:t>16.</w:t>
      </w:r>
      <w:r w:rsidRPr="00222B97">
        <w:rPr>
          <w:rFonts w:eastAsiaTheme="minorHAnsi"/>
        </w:rPr>
        <w:tab/>
        <w:t xml:space="preserve">Morris JX, Sitawarin C, Guo C, et al. How much do language models memorize? </w:t>
      </w:r>
      <w:r w:rsidRPr="00222B97">
        <w:rPr>
          <w:rFonts w:eastAsiaTheme="minorHAnsi"/>
          <w:i/>
          <w:iCs/>
        </w:rPr>
        <w:t>arXiv</w:t>
      </w:r>
      <w:r w:rsidRPr="00222B97">
        <w:rPr>
          <w:rFonts w:eastAsiaTheme="minorHAnsi"/>
        </w:rPr>
        <w:t>. Preprint posted online June 18, 2025. doi:10.48550/arXiv.2505.24832</w:t>
      </w:r>
    </w:p>
    <w:p w14:paraId="1A6425A2" w14:textId="77777777" w:rsidR="00222B97" w:rsidRPr="00222B97" w:rsidRDefault="00222B97" w:rsidP="00222B97">
      <w:pPr>
        <w:pStyle w:val="Bibliography"/>
        <w:rPr>
          <w:rFonts w:eastAsiaTheme="minorHAnsi"/>
        </w:rPr>
      </w:pPr>
      <w:r w:rsidRPr="00222B97">
        <w:rPr>
          <w:rFonts w:eastAsiaTheme="minorHAnsi"/>
        </w:rPr>
        <w:t>17.</w:t>
      </w:r>
      <w:r w:rsidRPr="00222B97">
        <w:rPr>
          <w:rFonts w:eastAsiaTheme="minorHAnsi"/>
        </w:rPr>
        <w:tab/>
        <w:t xml:space="preserve">Usher-Smith JA, Sharp SJ, Griffin SJ. The spectrum effect in tests for risk prediction, screening, and diagnosis. </w:t>
      </w:r>
      <w:r w:rsidRPr="00222B97">
        <w:rPr>
          <w:rFonts w:eastAsiaTheme="minorHAnsi"/>
          <w:i/>
          <w:iCs/>
        </w:rPr>
        <w:t>BMJ</w:t>
      </w:r>
      <w:r w:rsidRPr="00222B97">
        <w:rPr>
          <w:rFonts w:eastAsiaTheme="minorHAnsi"/>
        </w:rPr>
        <w:t>. 2016;353. doi:10.1136/bmj.i3139</w:t>
      </w:r>
    </w:p>
    <w:p w14:paraId="46E72F13" w14:textId="0F0465A3" w:rsidR="00573BE1" w:rsidRDefault="00222B97" w:rsidP="00573BE1">
      <w:r>
        <w:fldChar w:fldCharType="end"/>
      </w:r>
    </w:p>
    <w:p w14:paraId="7EAF89D5" w14:textId="77777777" w:rsidR="00222B97" w:rsidRDefault="00222B97"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4270A4F7" w14:textId="0513993E" w:rsidR="00AA2680" w:rsidRDefault="005C4F23" w:rsidP="00B531A9">
      <w:r w:rsidRPr="005C4F23">
        <w:t xml:space="preserve">Code availability. The full pipeline for collating likelihood ratios (LRs) from TheNNT.com and generating large‑language‑model (LLM) estimates is available at: </w:t>
      </w:r>
      <w:hyperlink r:id="rId15" w:history="1">
        <w:r w:rsidRPr="00115DD7">
          <w:rPr>
            <w:rStyle w:val="Hyperlink"/>
          </w:rPr>
          <w:t>https://github.com/reblocke/llm_estimate_lrs</w:t>
        </w:r>
      </w:hyperlink>
    </w:p>
    <w:p w14:paraId="35A83E04" w14:textId="77777777" w:rsidR="005C4F23" w:rsidRDefault="005C4F23" w:rsidP="00B531A9"/>
    <w:p w14:paraId="7B6DF342" w14:textId="7E83E65C" w:rsidR="00FE4326" w:rsidRDefault="005C4F23" w:rsidP="00FE4326">
      <w:r w:rsidRPr="005C4F23">
        <w:rPr>
          <w:b/>
          <w:bCs/>
        </w:rPr>
        <w:t>Overview:</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 xml:space="preserve">Prompt specification: </w:t>
      </w:r>
    </w:p>
    <w:p w14:paraId="6EDB7B8E" w14:textId="19D7D02D" w:rsidR="005C4F23" w:rsidRPr="005C4F23" w:rsidRDefault="005C4F23" w:rsidP="005C4F23">
      <w:pPr>
        <w:pStyle w:val="ListParagraph"/>
        <w:numPr>
          <w:ilvl w:val="0"/>
          <w:numId w:val="4"/>
        </w:numPr>
        <w:rPr>
          <w:b/>
          <w:bCs/>
        </w:rPr>
      </w:pPr>
      <w:r>
        <w:lastRenderedPageBreak/>
        <w:t>System role: “You are a Bayesian diagnostic assistant. Estimate a numeric likelihood ratio (LR) for a finding with respect to a diagnosis. Return only a JSON object matching the schema: {“value”</w:t>
      </w:r>
      <w:proofErr w:type="gramStart"/>
      <w:r>
        <w:t>: }</w:t>
      </w:r>
      <w:proofErr w:type="gramEnd"/>
      <w:r>
        <w:t>, where value &gt; 0.”</w:t>
      </w:r>
    </w:p>
    <w:p w14:paraId="751FE314" w14:textId="5F8194E4" w:rsidR="005C4F23" w:rsidRDefault="005C4F23" w:rsidP="005C4F23">
      <w:pPr>
        <w:pStyle w:val="ListParagraph"/>
        <w:numPr>
          <w:ilvl w:val="0"/>
          <w:numId w:val="4"/>
        </w:numPr>
      </w:pPr>
      <w:r>
        <w:t xml:space="preserve">Definition shown to the model: </w:t>
      </w:r>
      <w:r w:rsidR="00A84CE4">
        <w:t>L</w:t>
      </w:r>
      <w:r>
        <w:t xml:space="preserve">R </w:t>
      </w:r>
      <w:bookmarkStart w:id="481" w:name="_Hlk207204396"/>
      <w:r>
        <w:t xml:space="preserve">= </w:t>
      </w:r>
      <w:proofErr w:type="gramStart"/>
      <w:r>
        <w:t>P(</w:t>
      </w:r>
      <w:proofErr w:type="gramEnd"/>
      <w:r>
        <w:t xml:space="preserve">finding | diagnosis) / </w:t>
      </w:r>
      <w:proofErr w:type="gramStart"/>
      <w:r>
        <w:t>P(</w:t>
      </w:r>
      <w:proofErr w:type="gramEnd"/>
      <w:r>
        <w:t>finding | not diagnosis)</w:t>
      </w:r>
    </w:p>
    <w:bookmarkEnd w:id="481"/>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w:t>
      </w:r>
      <w:proofErr w:type="gramStart"/>
      <w:r>
        <w:t>: ”Condition</w:t>
      </w:r>
      <w:proofErr w:type="gramEnd"/>
      <w:r>
        <w:t>: &lt;diagnosis&gt;\</w:t>
      </w:r>
      <w:proofErr w:type="spellStart"/>
      <w:r>
        <w:t>nFinding</w:t>
      </w:r>
      <w:proofErr w:type="spellEnd"/>
      <w:r>
        <w:t>: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 xml:space="preserve">Example LRs were clinician‑estimated, not scraped </w:t>
      </w:r>
      <w:proofErr w:type="gramStart"/>
      <w:r>
        <w:t>values,</w:t>
      </w:r>
      <w:proofErr w:type="gramEnd"/>
      <w:r>
        <w:t xml:space="preserve"> to reduce the chance that exemplars appear in the evaluation set or anchor to relevant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 xml:space="preserve">Verbosity control: where supported (GPT‑5 family), </w:t>
      </w:r>
      <w:proofErr w:type="spellStart"/>
      <w:proofErr w:type="gramStart"/>
      <w:r>
        <w:t>text.verbosity</w:t>
      </w:r>
      <w:proofErr w:type="spellEnd"/>
      <w:proofErr w:type="gramEnd"/>
      <w:r>
        <w:t xml:space="preserve">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 xml:space="preserve">Requests use the Responses API with a </w:t>
      </w:r>
      <w:proofErr w:type="spellStart"/>
      <w:r>
        <w:t>Pydantic</w:t>
      </w:r>
      <w:proofErr w:type="spellEnd"/>
      <w:r>
        <w:t xml:space="preserve"> schema (</w:t>
      </w:r>
      <w:proofErr w:type="spellStart"/>
      <w:r>
        <w:t>LRResponse</w:t>
      </w:r>
      <w:proofErr w:type="spellEnd"/>
      <w:r>
        <w:t xml:space="preserve"> </w:t>
      </w:r>
      <w:proofErr w:type="gramStart"/>
      <w:r>
        <w:t>{ value</w:t>
      </w:r>
      <w:proofErr w:type="gramEnd"/>
      <w:r>
        <w:t xml:space="preserve">: </w:t>
      </w:r>
      <w:proofErr w:type="gramStart"/>
      <w:r>
        <w:t>float }</w:t>
      </w:r>
      <w:proofErr w:type="gramEnd"/>
      <w:r>
        <w:t>)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 xml:space="preserve">import </w:t>
      </w:r>
      <w:proofErr w:type="spellStart"/>
      <w:r>
        <w:t>os</w:t>
      </w:r>
      <w:proofErr w:type="spellEnd"/>
    </w:p>
    <w:p w14:paraId="0D347B11" w14:textId="77777777" w:rsidR="00AA2680" w:rsidRDefault="00AA2680" w:rsidP="00AA2680">
      <w:pPr>
        <w:pStyle w:val="Quote"/>
      </w:pPr>
      <w:r>
        <w:t>import logging</w:t>
      </w:r>
    </w:p>
    <w:p w14:paraId="3162062E" w14:textId="77777777" w:rsidR="00AA2680" w:rsidRDefault="00AA2680" w:rsidP="00AA2680">
      <w:pPr>
        <w:pStyle w:val="Quote"/>
      </w:pPr>
      <w:r>
        <w:t xml:space="preserve">from </w:t>
      </w:r>
      <w:proofErr w:type="spellStart"/>
      <w:r>
        <w:t>pathlib</w:t>
      </w:r>
      <w:proofErr w:type="spellEnd"/>
      <w:r>
        <w:t xml:space="preserve">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t>import pandas as pd</w:t>
      </w:r>
    </w:p>
    <w:p w14:paraId="1881B70E" w14:textId="77777777" w:rsidR="00AA2680" w:rsidRDefault="00AA2680" w:rsidP="00AA2680">
      <w:pPr>
        <w:pStyle w:val="Quote"/>
      </w:pPr>
      <w:r>
        <w:t xml:space="preserve">from </w:t>
      </w:r>
      <w:proofErr w:type="spellStart"/>
      <w:r>
        <w:t>pydantic</w:t>
      </w:r>
      <w:proofErr w:type="spellEnd"/>
      <w:r>
        <w:t xml:space="preserve"> import </w:t>
      </w:r>
      <w:proofErr w:type="spellStart"/>
      <w:r>
        <w:t>BaseModel</w:t>
      </w:r>
      <w:proofErr w:type="spellEnd"/>
    </w:p>
    <w:p w14:paraId="435863F6" w14:textId="77777777" w:rsidR="00AA2680" w:rsidRDefault="00AA2680" w:rsidP="00AA2680">
      <w:pPr>
        <w:pStyle w:val="Quote"/>
      </w:pPr>
      <w:r>
        <w:t xml:space="preserve">from </w:t>
      </w:r>
      <w:proofErr w:type="spellStart"/>
      <w:r>
        <w:t>openai</w:t>
      </w:r>
      <w:proofErr w:type="spellEnd"/>
      <w:r>
        <w:t xml:space="preserve">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lastRenderedPageBreak/>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proofErr w:type="spellStart"/>
      <w:proofErr w:type="gramStart"/>
      <w:r>
        <w:t>logging.basicConfig</w:t>
      </w:r>
      <w:proofErr w:type="spellEnd"/>
      <w:proofErr w:type="gramEnd"/>
      <w:r>
        <w:t>(level=</w:t>
      </w:r>
      <w:proofErr w:type="spellStart"/>
      <w:proofErr w:type="gramStart"/>
      <w:r>
        <w:t>logging.WARNING</w:t>
      </w:r>
      <w:proofErr w:type="spellEnd"/>
      <w:proofErr w:type="gramEnd"/>
      <w:r>
        <w:t>)</w:t>
      </w:r>
    </w:p>
    <w:p w14:paraId="1F1F7FDA" w14:textId="77777777" w:rsidR="00AA2680" w:rsidRDefault="00AA2680" w:rsidP="00AA2680">
      <w:pPr>
        <w:pStyle w:val="Quote"/>
      </w:pPr>
      <w:r>
        <w:t>client = OpenAI(</w:t>
      </w:r>
      <w:proofErr w:type="spellStart"/>
      <w:r>
        <w:t>api_key</w:t>
      </w:r>
      <w:proofErr w:type="spellEnd"/>
      <w:r>
        <w:t>=</w:t>
      </w:r>
      <w:proofErr w:type="spellStart"/>
      <w:proofErr w:type="gramStart"/>
      <w:r>
        <w:t>os.getenv</w:t>
      </w:r>
      <w:proofErr w:type="spellEnd"/>
      <w:proofErr w:type="gramEnd"/>
      <w:r>
        <w:t>("OPENAI_API_KEY"))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w:t>
      </w:r>
      <w:proofErr w:type="spellStart"/>
      <w:proofErr w:type="gramStart"/>
      <w:r>
        <w:t>text.verbosity</w:t>
      </w:r>
      <w:proofErr w:type="spellEnd"/>
      <w:proofErr w:type="gramEnd"/>
      <w:r>
        <w:t>; no temperature)</w:t>
      </w:r>
    </w:p>
    <w:p w14:paraId="6239FE68" w14:textId="77777777" w:rsidR="00AA2680" w:rsidRDefault="00AA2680" w:rsidP="00AA2680">
      <w:pPr>
        <w:pStyle w:val="Quote"/>
      </w:pPr>
      <w:r>
        <w:t xml:space="preserve">    "</w:t>
      </w:r>
      <w:proofErr w:type="gramStart"/>
      <w:r>
        <w:t>gpt</w:t>
      </w:r>
      <w:proofErr w:type="gramEnd"/>
      <w:r>
        <w:t xml:space="preserve">-5"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xml:space="preserve">": </w:t>
      </w:r>
      <w:proofErr w:type="gramStart"/>
      <w:r>
        <w:t>False},</w:t>
      </w:r>
      <w:proofErr w:type="gramEnd"/>
    </w:p>
    <w:p w14:paraId="65E1C5BA" w14:textId="77777777" w:rsidR="00AA2680" w:rsidRDefault="00AA2680" w:rsidP="00AA2680">
      <w:pPr>
        <w:pStyle w:val="Quote"/>
      </w:pPr>
      <w:r>
        <w:t xml:space="preserve">    "</w:t>
      </w:r>
      <w:proofErr w:type="gramStart"/>
      <w:r>
        <w:t>gpt</w:t>
      </w:r>
      <w:proofErr w:type="gramEnd"/>
      <w:r>
        <w:t xml:space="preserve">-5-mini"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xml:space="preserve">": </w:t>
      </w:r>
      <w:proofErr w:type="gramStart"/>
      <w:r>
        <w:t>False},</w:t>
      </w:r>
      <w:proofErr w:type="gramEnd"/>
    </w:p>
    <w:p w14:paraId="216B6AA1" w14:textId="77777777" w:rsidR="00AA2680" w:rsidRDefault="00AA2680" w:rsidP="00AA2680">
      <w:pPr>
        <w:pStyle w:val="Quote"/>
      </w:pPr>
      <w:r>
        <w:t xml:space="preserve">    "</w:t>
      </w:r>
      <w:proofErr w:type="gramStart"/>
      <w:r>
        <w:t>gpt</w:t>
      </w:r>
      <w:proofErr w:type="gramEnd"/>
      <w:r>
        <w:t xml:space="preserve">-5-nano"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xml:space="preserve">": </w:t>
      </w:r>
      <w:proofErr w:type="gramStart"/>
      <w:r>
        <w:t>False},</w:t>
      </w:r>
      <w:proofErr w:type="gramEnd"/>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w:t>
      </w:r>
      <w:proofErr w:type="gramStart"/>
      <w:r>
        <w:t>gpt</w:t>
      </w:r>
      <w:proofErr w:type="gramEnd"/>
      <w:r>
        <w:t>-4.1-2025-04-14</w:t>
      </w:r>
      <w:proofErr w:type="gramStart"/>
      <w:r>
        <w:t>" :</w:t>
      </w:r>
      <w:proofErr w:type="gramEnd"/>
      <w:r>
        <w:t xml:space="preserve"> {"reasoning": False, "verbosity": False, "</w:t>
      </w:r>
      <w:proofErr w:type="spellStart"/>
      <w:r>
        <w:t>allow_temp</w:t>
      </w:r>
      <w:proofErr w:type="spellEnd"/>
      <w:r>
        <w:t xml:space="preserve">": </w:t>
      </w:r>
      <w:proofErr w:type="gramStart"/>
      <w:r>
        <w:t>True},</w:t>
      </w:r>
      <w:proofErr w:type="gramEnd"/>
    </w:p>
    <w:p w14:paraId="0FA60E18" w14:textId="77777777" w:rsidR="00AA2680" w:rsidRDefault="00AA2680" w:rsidP="00AA2680">
      <w:pPr>
        <w:pStyle w:val="Quote"/>
      </w:pPr>
      <w:r>
        <w:t xml:space="preserve">    "</w:t>
      </w:r>
      <w:proofErr w:type="gramStart"/>
      <w:r>
        <w:t>gpt</w:t>
      </w:r>
      <w:proofErr w:type="gramEnd"/>
      <w:r>
        <w:t>-4.1-mini-2025-04-14</w:t>
      </w:r>
      <w:proofErr w:type="gramStart"/>
      <w:r>
        <w:t>": {</w:t>
      </w:r>
      <w:proofErr w:type="gramEnd"/>
      <w:r>
        <w:t>"reasoning": False, "verbosity": False, "</w:t>
      </w:r>
      <w:proofErr w:type="spellStart"/>
      <w:r>
        <w:t>allow_temp</w:t>
      </w:r>
      <w:proofErr w:type="spellEnd"/>
      <w:r>
        <w:t xml:space="preserve">": </w:t>
      </w:r>
      <w:proofErr w:type="gramStart"/>
      <w:r>
        <w:t>True},</w:t>
      </w:r>
      <w:proofErr w:type="gramEnd"/>
    </w:p>
    <w:p w14:paraId="707755FB" w14:textId="77777777" w:rsidR="00AA2680" w:rsidRDefault="00AA2680" w:rsidP="00AA2680">
      <w:pPr>
        <w:pStyle w:val="Quote"/>
      </w:pPr>
      <w:r>
        <w:t xml:space="preserve">    "</w:t>
      </w:r>
      <w:proofErr w:type="gramStart"/>
      <w:r>
        <w:t>gpt</w:t>
      </w:r>
      <w:proofErr w:type="gramEnd"/>
      <w:r>
        <w:t>-4.1-nano-2025-04-14</w:t>
      </w:r>
      <w:proofErr w:type="gramStart"/>
      <w:r>
        <w:t>": {</w:t>
      </w:r>
      <w:proofErr w:type="gramEnd"/>
      <w:r>
        <w:t>"reasoning": False, "verbosity": False, "</w:t>
      </w:r>
      <w:proofErr w:type="spellStart"/>
      <w:r>
        <w:t>allow_temp</w:t>
      </w:r>
      <w:proofErr w:type="spellEnd"/>
      <w:r>
        <w:t xml:space="preserve">": </w:t>
      </w:r>
      <w:proofErr w:type="gramStart"/>
      <w:r>
        <w:t>True},</w:t>
      </w:r>
      <w:proofErr w:type="gramEnd"/>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w:t>
      </w:r>
      <w:proofErr w:type="gramStart"/>
      <w:r>
        <w:t>gpt</w:t>
      </w:r>
      <w:proofErr w:type="gramEnd"/>
      <w:r>
        <w:t>-4o-2024-11-20</w:t>
      </w:r>
      <w:proofErr w:type="gramStart"/>
      <w:r>
        <w:t>"  :</w:t>
      </w:r>
      <w:proofErr w:type="gramEnd"/>
      <w:r>
        <w:t xml:space="preserve"> {"reasoning": False, "verbosity": False, "</w:t>
      </w:r>
      <w:proofErr w:type="spellStart"/>
      <w:r>
        <w:t>allow_temp</w:t>
      </w:r>
      <w:proofErr w:type="spellEnd"/>
      <w:r>
        <w:t xml:space="preserve">": </w:t>
      </w:r>
      <w:proofErr w:type="gramStart"/>
      <w:r>
        <w:t>True},</w:t>
      </w:r>
      <w:proofErr w:type="gramEnd"/>
    </w:p>
    <w:p w14:paraId="3F6AE043" w14:textId="77777777" w:rsidR="00AA2680" w:rsidRDefault="00AA2680" w:rsidP="00AA2680">
      <w:pPr>
        <w:pStyle w:val="Quote"/>
      </w:pPr>
      <w:r>
        <w:t xml:space="preserve">    "</w:t>
      </w:r>
      <w:proofErr w:type="gramStart"/>
      <w:r>
        <w:t>gpt</w:t>
      </w:r>
      <w:proofErr w:type="gramEnd"/>
      <w:r>
        <w:t>-4o-mini-2024-07-18</w:t>
      </w:r>
      <w:proofErr w:type="gramStart"/>
      <w:r>
        <w:t>": {</w:t>
      </w:r>
      <w:proofErr w:type="gramEnd"/>
      <w:r>
        <w:t>"reasoning": False, "verbosity": False, "</w:t>
      </w:r>
      <w:proofErr w:type="spellStart"/>
      <w:r>
        <w:t>allow_temp</w:t>
      </w:r>
      <w:proofErr w:type="spellEnd"/>
      <w:r>
        <w:t xml:space="preserve">": </w:t>
      </w:r>
      <w:proofErr w:type="gramStart"/>
      <w:r>
        <w:t>True},</w:t>
      </w:r>
      <w:proofErr w:type="gramEnd"/>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w:t>
      </w:r>
      <w:proofErr w:type="gramStart"/>
      <w:r>
        <w:t>" :</w:t>
      </w:r>
      <w:proofErr w:type="gramEnd"/>
      <w:r>
        <w:t xml:space="preserve"> {"reasoning": </w:t>
      </w:r>
      <w:proofErr w:type="gramStart"/>
      <w:r>
        <w:t>True,  "</w:t>
      </w:r>
      <w:proofErr w:type="gramEnd"/>
      <w:r>
        <w:t>verbosity": False, "</w:t>
      </w:r>
      <w:proofErr w:type="spellStart"/>
      <w:r>
        <w:t>allow_temp</w:t>
      </w:r>
      <w:proofErr w:type="spellEnd"/>
      <w:r>
        <w:t xml:space="preserve">": </w:t>
      </w:r>
      <w:proofErr w:type="gramStart"/>
      <w:r>
        <w:t>False},</w:t>
      </w:r>
      <w:proofErr w:type="gramEnd"/>
    </w:p>
    <w:p w14:paraId="10968C30" w14:textId="77777777" w:rsidR="00AA2680" w:rsidRDefault="00AA2680" w:rsidP="00AA2680">
      <w:pPr>
        <w:pStyle w:val="Quote"/>
      </w:pPr>
      <w:r>
        <w:t xml:space="preserve">    "o3-mini-2025-01-31</w:t>
      </w:r>
      <w:proofErr w:type="gramStart"/>
      <w:r>
        <w:t>": {</w:t>
      </w:r>
      <w:proofErr w:type="gramEnd"/>
      <w:r>
        <w:t xml:space="preserve">"reasoning": </w:t>
      </w:r>
      <w:proofErr w:type="gramStart"/>
      <w:r>
        <w:t>True,  "</w:t>
      </w:r>
      <w:proofErr w:type="gramEnd"/>
      <w:r>
        <w:t>verbosity": False, "</w:t>
      </w:r>
      <w:proofErr w:type="spellStart"/>
      <w:r>
        <w:t>allow_temp</w:t>
      </w:r>
      <w:proofErr w:type="spellEnd"/>
      <w:r>
        <w:t xml:space="preserve">": </w:t>
      </w:r>
      <w:proofErr w:type="gramStart"/>
      <w:r>
        <w:t>False},</w:t>
      </w:r>
      <w:proofErr w:type="gramEnd"/>
    </w:p>
    <w:p w14:paraId="7A8CC242" w14:textId="77777777" w:rsidR="00AA2680" w:rsidRDefault="00AA2680" w:rsidP="00AA2680">
      <w:pPr>
        <w:pStyle w:val="Quote"/>
      </w:pPr>
      <w:r>
        <w:t xml:space="preserve">    "o4-mini-2025-04-16</w:t>
      </w:r>
      <w:proofErr w:type="gramStart"/>
      <w:r>
        <w:t>": {</w:t>
      </w:r>
      <w:proofErr w:type="gramEnd"/>
      <w:r>
        <w:t xml:space="preserve">"reasoning": </w:t>
      </w:r>
      <w:proofErr w:type="gramStart"/>
      <w:r>
        <w:t>True,  "</w:t>
      </w:r>
      <w:proofErr w:type="gramEnd"/>
      <w:r>
        <w:t>verbosity": False, "</w:t>
      </w:r>
      <w:proofErr w:type="spellStart"/>
      <w:r>
        <w:t>allow_temp</w:t>
      </w:r>
      <w:proofErr w:type="spellEnd"/>
      <w:r>
        <w:t xml:space="preserve">": </w:t>
      </w:r>
      <w:proofErr w:type="gramStart"/>
      <w:r>
        <w:t>False},</w:t>
      </w:r>
      <w:proofErr w:type="gramEnd"/>
    </w:p>
    <w:p w14:paraId="0505605B" w14:textId="77777777" w:rsidR="00AA2680" w:rsidRDefault="00AA2680" w:rsidP="00AA2680">
      <w:pPr>
        <w:pStyle w:val="Quote"/>
      </w:pPr>
      <w:r>
        <w:t>}</w:t>
      </w:r>
    </w:p>
    <w:p w14:paraId="3A4E38A2" w14:textId="77777777" w:rsidR="00AA2680" w:rsidRDefault="00AA2680" w:rsidP="00AA2680">
      <w:pPr>
        <w:pStyle w:val="Quote"/>
      </w:pPr>
      <w:r>
        <w:t xml:space="preserve">MODELS = </w:t>
      </w:r>
      <w:proofErr w:type="gramStart"/>
      <w:r>
        <w:t>list(</w:t>
      </w:r>
      <w:proofErr w:type="gramEnd"/>
      <w:r>
        <w: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t>INPUT_</w:t>
      </w:r>
      <w:proofErr w:type="gramStart"/>
      <w:r>
        <w:t>FILE  =</w:t>
      </w:r>
      <w:proofErr w:type="gramEnd"/>
      <w:r>
        <w:t xml:space="preserve">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lastRenderedPageBreak/>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t>DEFINITION = """Definition:</w:t>
      </w:r>
    </w:p>
    <w:p w14:paraId="32901778" w14:textId="77777777" w:rsidR="00AA2680" w:rsidRDefault="00AA2680" w:rsidP="00AA2680">
      <w:pPr>
        <w:pStyle w:val="Quote"/>
      </w:pPr>
      <w:r>
        <w:t xml:space="preserve">LR = </w:t>
      </w:r>
      <w:proofErr w:type="gramStart"/>
      <w:r>
        <w:t>P(</w:t>
      </w:r>
      <w:proofErr w:type="gramEnd"/>
      <w:r>
        <w:t xml:space="preserve">finding | diagnosis) / </w:t>
      </w:r>
      <w:proofErr w:type="gramStart"/>
      <w:r>
        <w:t>P(</w:t>
      </w:r>
      <w:proofErr w:type="gramEnd"/>
      <w:r>
        <w:t>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 xml:space="preserve">&gt;10 strong for; 5-10 moderate for; 2–5 weak </w:t>
      </w:r>
      <w:proofErr w:type="gramStart"/>
      <w:r>
        <w:t>for;</w:t>
      </w:r>
      <w:proofErr w:type="gramEnd"/>
    </w:p>
    <w:p w14:paraId="4717380C" w14:textId="77777777" w:rsidR="00AA2680" w:rsidRDefault="00AA2680" w:rsidP="00AA2680">
      <w:pPr>
        <w:pStyle w:val="Quote"/>
      </w:pPr>
      <w:r>
        <w:t xml:space="preserve">0.5–2 </w:t>
      </w:r>
      <w:proofErr w:type="gramStart"/>
      <w:r>
        <w:t>negligible;</w:t>
      </w:r>
      <w:proofErr w:type="gramEnd"/>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 # some data this might be higher? </w:t>
      </w:r>
    </w:p>
    <w:p w14:paraId="7F83A67F" w14:textId="77777777" w:rsidR="00AA2680" w:rsidRDefault="00AA2680" w:rsidP="00AA2680">
      <w:pPr>
        <w:pStyle w:val="Quote"/>
      </w:pPr>
      <w:r>
        <w:t xml:space="preserve">    ("pericarditis</w:t>
      </w:r>
      <w:proofErr w:type="gramStart"/>
      <w:r>
        <w:t xml:space="preserve">",   </w:t>
      </w:r>
      <w:proofErr w:type="gramEnd"/>
      <w:r>
        <w:t xml:space="preserve">         "pleuritic chest pain improved by leaning forward</w:t>
      </w:r>
      <w:proofErr w:type="gramStart"/>
      <w:r>
        <w:t>",  5.2</w:t>
      </w:r>
      <w:proofErr w:type="gramEnd"/>
      <w:r>
        <w:t>),</w:t>
      </w:r>
    </w:p>
    <w:p w14:paraId="7897652C" w14:textId="77777777" w:rsidR="00AA2680" w:rsidRDefault="00AA2680" w:rsidP="00AA2680">
      <w:pPr>
        <w:pStyle w:val="Quote"/>
      </w:pPr>
      <w:r>
        <w:t xml:space="preserve">    ("pulmonary embolism</w:t>
      </w:r>
      <w:proofErr w:type="gramStart"/>
      <w:r>
        <w:t xml:space="preserve">",   </w:t>
      </w:r>
      <w:proofErr w:type="gramEnd"/>
      <w:r>
        <w:t xml:space="preserve">   "tachycardia &gt;100 bpm</w:t>
      </w:r>
      <w:proofErr w:type="gramStart"/>
      <w:r>
        <w:t xml:space="preserve">",   </w:t>
      </w:r>
      <w:proofErr w:type="gramEnd"/>
      <w:r>
        <w:t xml:space="preserve">                           2.2),</w:t>
      </w:r>
    </w:p>
    <w:p w14:paraId="63113FBE" w14:textId="77777777" w:rsidR="00AA2680" w:rsidRDefault="00AA2680" w:rsidP="00AA2680">
      <w:pPr>
        <w:pStyle w:val="Quote"/>
      </w:pPr>
      <w:r>
        <w:t xml:space="preserve">    ("urinary tract infection", "malodorous urine</w:t>
      </w:r>
      <w:proofErr w:type="gramStart"/>
      <w:r>
        <w:t xml:space="preserve">",   </w:t>
      </w:r>
      <w:proofErr w:type="gramEnd"/>
      <w:r>
        <w:t xml:space="preserve">                               1.1),</w:t>
      </w:r>
    </w:p>
    <w:p w14:paraId="27C7587B"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259A3536" w14:textId="77777777" w:rsidR="00AA2680" w:rsidRDefault="00AA2680" w:rsidP="00AA2680">
      <w:pPr>
        <w:pStyle w:val="Quote"/>
      </w:pPr>
      <w:r>
        <w:t xml:space="preserve">    ("appendicitis</w:t>
      </w:r>
      <w:proofErr w:type="gramStart"/>
      <w:r>
        <w:t xml:space="preserve">",   </w:t>
      </w:r>
      <w:proofErr w:type="gramEnd"/>
      <w:r>
        <w:t xml:space="preserve">         "no RLQ tenderness</w:t>
      </w:r>
      <w:proofErr w:type="gramStart"/>
      <w:r>
        <w:t xml:space="preserve">",   </w:t>
      </w:r>
      <w:proofErr w:type="gramEnd"/>
      <w:r>
        <w:t xml:space="preserve">                             0.45),</w:t>
      </w:r>
    </w:p>
    <w:p w14:paraId="27F819E2" w14:textId="77777777" w:rsidR="00AA2680" w:rsidRDefault="00AA2680" w:rsidP="00AA2680">
      <w:pPr>
        <w:pStyle w:val="Quote"/>
      </w:pPr>
      <w:r>
        <w:t xml:space="preserve">    ("pneumothorax</w:t>
      </w:r>
      <w:proofErr w:type="gramStart"/>
      <w:r>
        <w:t xml:space="preserve">",   </w:t>
      </w:r>
      <w:proofErr w:type="gramEnd"/>
      <w:r>
        <w:t xml:space="preserve">         "bilateral lung sliding present on US</w:t>
      </w:r>
      <w:proofErr w:type="gramStart"/>
      <w:r>
        <w:t xml:space="preserve">",   </w:t>
      </w:r>
      <w:proofErr w:type="gramEnd"/>
      <w:r>
        <w:t xml:space="preserve">          0.18</w:t>
      </w:r>
      <w:proofErr w:type="gramStart"/>
      <w:r>
        <w:t>), #</w:t>
      </w:r>
      <w:proofErr w:type="gramEnd"/>
      <w:r>
        <w:t xml:space="preserve"> some data this might be lower?</w:t>
      </w:r>
    </w:p>
    <w:p w14:paraId="7405AE97" w14:textId="77777777" w:rsidR="00AA2680" w:rsidRDefault="00AA2680" w:rsidP="00AA2680">
      <w:pPr>
        <w:pStyle w:val="Quote"/>
      </w:pPr>
      <w:r>
        <w:t xml:space="preserve">    ("HIV infection</w:t>
      </w:r>
      <w:proofErr w:type="gramStart"/>
      <w:r>
        <w:t xml:space="preserve">",   </w:t>
      </w:r>
      <w:proofErr w:type="gramEnd"/>
      <w:r>
        <w:t xml:space="preserve">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w:t>
      </w:r>
    </w:p>
    <w:p w14:paraId="0AE9B499"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 xml:space="preserve">def </w:t>
      </w:r>
      <w:proofErr w:type="spellStart"/>
      <w:r>
        <w:t>build_</w:t>
      </w:r>
      <w:proofErr w:type="gramStart"/>
      <w:r>
        <w:t>messages</w:t>
      </w:r>
      <w:proofErr w:type="spellEnd"/>
      <w:r>
        <w:t>(</w:t>
      </w:r>
      <w:proofErr w:type="gramEnd"/>
      <w:r>
        <w:t>diagnosis: str, finding: str, reasoning: bool) -&gt; list[</w:t>
      </w:r>
      <w:proofErr w:type="spellStart"/>
      <w:r>
        <w:t>dict</w:t>
      </w:r>
      <w:proofErr w:type="spellEnd"/>
      <w:r>
        <w:t>]:</w:t>
      </w:r>
    </w:p>
    <w:p w14:paraId="02128334" w14:textId="77777777" w:rsidR="00AA2680" w:rsidRDefault="00AA2680" w:rsidP="00AA2680">
      <w:pPr>
        <w:pStyle w:val="Quote"/>
      </w:pPr>
      <w:r>
        <w:t xml:space="preserve">    </w:t>
      </w:r>
      <w:proofErr w:type="spellStart"/>
      <w:r>
        <w:t>msgs</w:t>
      </w:r>
      <w:proofErr w:type="spellEnd"/>
      <w:r>
        <w:t>: list[</w:t>
      </w:r>
      <w:proofErr w:type="spellStart"/>
      <w:r>
        <w:t>dict</w:t>
      </w:r>
      <w:proofErr w:type="spellEnd"/>
      <w:r>
        <w:t>] = [</w:t>
      </w:r>
    </w:p>
    <w:p w14:paraId="1B400389" w14:textId="77777777" w:rsidR="00AA2680" w:rsidRDefault="00AA2680" w:rsidP="00AA2680">
      <w:pPr>
        <w:pStyle w:val="Quote"/>
      </w:pPr>
      <w:r>
        <w:t xml:space="preserve">        {"role": "system", "content": </w:t>
      </w:r>
      <w:proofErr w:type="spellStart"/>
      <w:r>
        <w:t>SYSTEM_CORE.strip</w:t>
      </w:r>
      <w:proofErr w:type="spellEnd"/>
      <w:r>
        <w:t>()},</w:t>
      </w:r>
    </w:p>
    <w:p w14:paraId="01D4679B" w14:textId="77777777" w:rsidR="00AA2680" w:rsidRDefault="00AA2680" w:rsidP="00AA2680">
      <w:pPr>
        <w:pStyle w:val="Quote"/>
      </w:pPr>
      <w:r>
        <w:t xml:space="preserve">        {"role": "system", "content": </w:t>
      </w:r>
      <w:proofErr w:type="spellStart"/>
      <w:r>
        <w:t>DEFINITION.strip</w:t>
      </w:r>
      <w:proofErr w:type="spellEnd"/>
      <w:r>
        <w:t>()},</w:t>
      </w:r>
    </w:p>
    <w:p w14:paraId="4C975EB4" w14:textId="77777777" w:rsidR="00AA2680" w:rsidRDefault="00AA2680" w:rsidP="00AA2680">
      <w:pPr>
        <w:pStyle w:val="Quote"/>
      </w:pPr>
      <w:r>
        <w:t xml:space="preserve">        {"role": "system", "content": </w:t>
      </w:r>
      <w:proofErr w:type="spellStart"/>
      <w:r>
        <w:t>BANDS.strip</w:t>
      </w:r>
      <w:proofErr w:type="spellEnd"/>
      <w:r>
        <w:t>()},</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t xml:space="preserve">    examples = FEW_SHOT_MIN if reasoning else FEW_SHOT_RICH</w:t>
      </w:r>
    </w:p>
    <w:p w14:paraId="342937D8" w14:textId="77777777" w:rsidR="00AA2680" w:rsidRDefault="00AA2680" w:rsidP="00AA2680">
      <w:pPr>
        <w:pStyle w:val="Quote"/>
      </w:pPr>
      <w:r>
        <w:t xml:space="preserve">    for </w:t>
      </w:r>
      <w:proofErr w:type="spellStart"/>
      <w:r>
        <w:t>dx_ex</w:t>
      </w:r>
      <w:proofErr w:type="spellEnd"/>
      <w:r>
        <w:t xml:space="preserve">, </w:t>
      </w:r>
      <w:proofErr w:type="spellStart"/>
      <w:r>
        <w:t>f_ex</w:t>
      </w:r>
      <w:proofErr w:type="spellEnd"/>
      <w:r>
        <w:t xml:space="preserve">, </w:t>
      </w:r>
      <w:proofErr w:type="spellStart"/>
      <w:r>
        <w:t>v_ex</w:t>
      </w:r>
      <w:proofErr w:type="spellEnd"/>
      <w:r>
        <w:t xml:space="preserve"> in examples:</w:t>
      </w:r>
    </w:p>
    <w:p w14:paraId="2C501C62" w14:textId="77777777" w:rsidR="00AA2680" w:rsidRDefault="00AA2680" w:rsidP="00AA2680">
      <w:pPr>
        <w:pStyle w:val="Quote"/>
      </w:pPr>
      <w:r>
        <w:t xml:space="preserve">        </w:t>
      </w:r>
      <w:proofErr w:type="spellStart"/>
      <w:proofErr w:type="gramStart"/>
      <w:r>
        <w:t>msgs.append</w:t>
      </w:r>
      <w:proofErr w:type="spellEnd"/>
      <w:proofErr w:type="gramEnd"/>
      <w:r>
        <w:t>({"role": "user</w:t>
      </w:r>
      <w:proofErr w:type="gramStart"/>
      <w:r>
        <w:t xml:space="preserve">",   </w:t>
      </w:r>
      <w:proofErr w:type="gramEnd"/>
      <w:r>
        <w:t xml:space="preserve">   "content": </w:t>
      </w:r>
      <w:proofErr w:type="spellStart"/>
      <w:r>
        <w:t>f"</w:t>
      </w:r>
      <w:proofErr w:type="gramStart"/>
      <w:r>
        <w:t>Condition</w:t>
      </w:r>
      <w:proofErr w:type="spellEnd"/>
      <w:r>
        <w:t>: {</w:t>
      </w:r>
      <w:proofErr w:type="spellStart"/>
      <w:proofErr w:type="gramEnd"/>
      <w:r>
        <w:t>dx_</w:t>
      </w:r>
      <w:proofErr w:type="gramStart"/>
      <w:r>
        <w:t>ex</w:t>
      </w:r>
      <w:proofErr w:type="spellEnd"/>
      <w:r>
        <w:t>}\</w:t>
      </w:r>
      <w:proofErr w:type="spellStart"/>
      <w:r>
        <w:t>nFinding</w:t>
      </w:r>
      <w:proofErr w:type="spellEnd"/>
      <w:r>
        <w:t>: {</w:t>
      </w:r>
      <w:proofErr w:type="spellStart"/>
      <w:proofErr w:type="gramEnd"/>
      <w:r>
        <w:t>f_</w:t>
      </w:r>
      <w:proofErr w:type="gramStart"/>
      <w:r>
        <w:t>ex</w:t>
      </w:r>
      <w:proofErr w:type="spellEnd"/>
      <w:r>
        <w:t>}"}</w:t>
      </w:r>
      <w:proofErr w:type="gramEnd"/>
      <w:r>
        <w:t>)</w:t>
      </w:r>
    </w:p>
    <w:p w14:paraId="185D96F3" w14:textId="77777777" w:rsidR="00AA2680" w:rsidRDefault="00AA2680" w:rsidP="00AA2680">
      <w:pPr>
        <w:pStyle w:val="Quote"/>
      </w:pPr>
      <w:r>
        <w:t xml:space="preserve">        </w:t>
      </w:r>
      <w:proofErr w:type="spellStart"/>
      <w:proofErr w:type="gramStart"/>
      <w:r>
        <w:t>msgs.append</w:t>
      </w:r>
      <w:proofErr w:type="spellEnd"/>
      <w:proofErr w:type="gramEnd"/>
      <w:r>
        <w:t xml:space="preserve">({"role": "assistant", "content": </w:t>
      </w:r>
      <w:proofErr w:type="gramStart"/>
      <w:r>
        <w:t>f'{{</w:t>
      </w:r>
      <w:proofErr w:type="gramEnd"/>
      <w:r>
        <w:t>"value</w:t>
      </w:r>
      <w:proofErr w:type="gramStart"/>
      <w:r>
        <w:t>": {</w:t>
      </w:r>
      <w:proofErr w:type="gramEnd"/>
      <w:r>
        <w:t>float(</w:t>
      </w:r>
      <w:proofErr w:type="spellStart"/>
      <w:r>
        <w:t>v_</w:t>
      </w:r>
      <w:proofErr w:type="gramStart"/>
      <w:r>
        <w:t>ex</w:t>
      </w:r>
      <w:proofErr w:type="spellEnd"/>
      <w:r>
        <w:t>)}}}'})</w:t>
      </w:r>
      <w:proofErr w:type="gramEnd"/>
    </w:p>
    <w:p w14:paraId="5974965B" w14:textId="77777777" w:rsidR="00AA2680" w:rsidRDefault="00AA2680" w:rsidP="00AA2680">
      <w:pPr>
        <w:pStyle w:val="Quote"/>
      </w:pPr>
      <w:r>
        <w:lastRenderedPageBreak/>
        <w:t xml:space="preserve">    </w:t>
      </w:r>
      <w:proofErr w:type="spellStart"/>
      <w:proofErr w:type="gramStart"/>
      <w:r>
        <w:t>msgs.append</w:t>
      </w:r>
      <w:proofErr w:type="spellEnd"/>
      <w:proofErr w:type="gramEnd"/>
      <w:r>
        <w:t xml:space="preserve">({"role": "user", "content": </w:t>
      </w:r>
      <w:proofErr w:type="spellStart"/>
      <w:r>
        <w:t>f"</w:t>
      </w:r>
      <w:proofErr w:type="gramStart"/>
      <w:r>
        <w:t>Condition</w:t>
      </w:r>
      <w:proofErr w:type="spellEnd"/>
      <w:r>
        <w:t>: {diagnosis}\</w:t>
      </w:r>
      <w:proofErr w:type="spellStart"/>
      <w:r>
        <w:t>nFinding</w:t>
      </w:r>
      <w:proofErr w:type="spellEnd"/>
      <w:r>
        <w:t>: {finding}"}</w:t>
      </w:r>
      <w:proofErr w:type="gramEnd"/>
      <w:r>
        <w:t>)</w:t>
      </w:r>
    </w:p>
    <w:p w14:paraId="68B91618" w14:textId="77777777" w:rsidR="00AA2680" w:rsidRDefault="00AA2680" w:rsidP="00AA2680">
      <w:pPr>
        <w:pStyle w:val="Quote"/>
      </w:pPr>
      <w:r>
        <w:t xml:space="preserve">    return </w:t>
      </w:r>
      <w:proofErr w:type="spellStart"/>
      <w:r>
        <w:t>msgs</w:t>
      </w:r>
      <w:proofErr w:type="spellEnd"/>
    </w:p>
    <w:p w14:paraId="1F918C49" w14:textId="77777777" w:rsidR="00AA2680" w:rsidRDefault="00AA2680" w:rsidP="00AA2680">
      <w:pPr>
        <w:pStyle w:val="Quote"/>
      </w:pPr>
    </w:p>
    <w:p w14:paraId="2DBF7FC6" w14:textId="77777777" w:rsidR="00AA2680" w:rsidRDefault="00AA2680" w:rsidP="00AA2680">
      <w:pPr>
        <w:pStyle w:val="Quote"/>
      </w:pPr>
      <w:r>
        <w:t># -----------------------------------------------------------------------------</w:t>
      </w:r>
    </w:p>
    <w:p w14:paraId="26958BB3" w14:textId="77777777" w:rsidR="00AA2680" w:rsidRDefault="00AA2680" w:rsidP="00AA2680">
      <w:pPr>
        <w:pStyle w:val="Quote"/>
      </w:pPr>
      <w:r>
        <w:t># 2) Structured Outputs schema (</w:t>
      </w:r>
      <w:proofErr w:type="spellStart"/>
      <w:r>
        <w:t>Pydantic</w:t>
      </w:r>
      <w:proofErr w:type="spellEnd"/>
      <w:r>
        <w:t>)</w:t>
      </w:r>
    </w:p>
    <w:p w14:paraId="521D116A" w14:textId="77777777" w:rsidR="00AA2680" w:rsidRDefault="00AA2680" w:rsidP="00AA2680">
      <w:pPr>
        <w:pStyle w:val="Quote"/>
      </w:pPr>
      <w:r>
        <w:t># -----------------------------------------------------------------------------</w:t>
      </w:r>
    </w:p>
    <w:p w14:paraId="403202F9" w14:textId="77777777" w:rsidR="00AA2680" w:rsidRDefault="00AA2680" w:rsidP="00AA2680">
      <w:pPr>
        <w:pStyle w:val="Quote"/>
      </w:pPr>
      <w:r>
        <w:t xml:space="preserve">class </w:t>
      </w:r>
      <w:proofErr w:type="spellStart"/>
      <w:proofErr w:type="gramStart"/>
      <w:r>
        <w:t>LRResponse</w:t>
      </w:r>
      <w:proofErr w:type="spellEnd"/>
      <w:r>
        <w:t>(</w:t>
      </w:r>
      <w:proofErr w:type="spellStart"/>
      <w:proofErr w:type="gramEnd"/>
      <w:r>
        <w:t>BaseModel</w:t>
      </w:r>
      <w:proofErr w:type="spellEnd"/>
      <w:r>
        <w:t>):</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 xml:space="preserve">def </w:t>
      </w:r>
      <w:proofErr w:type="spellStart"/>
      <w:r>
        <w:t>estimate_lr_until_</w:t>
      </w:r>
      <w:proofErr w:type="gramStart"/>
      <w:r>
        <w:t>positive</w:t>
      </w:r>
      <w:proofErr w:type="spellEnd"/>
      <w:r>
        <w:t>(</w:t>
      </w:r>
      <w:proofErr w:type="gramEnd"/>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w:t>
      </w:r>
      <w:proofErr w:type="gramStart"/>
      <w:r>
        <w:t>Optional[</w:t>
      </w:r>
      <w:proofErr w:type="gramEnd"/>
      <w:r>
        <w:t>OpenAI] = None,</w:t>
      </w:r>
    </w:p>
    <w:p w14:paraId="1D647AE0" w14:textId="77777777" w:rsidR="00AA2680" w:rsidRDefault="00AA2680" w:rsidP="00AA2680">
      <w:pPr>
        <w:pStyle w:val="Quote"/>
      </w:pPr>
      <w:r>
        <w:t xml:space="preserve">    </w:t>
      </w:r>
      <w:proofErr w:type="spellStart"/>
      <w:r>
        <w:t>max_retries</w:t>
      </w:r>
      <w:proofErr w:type="spellEnd"/>
      <w:r>
        <w:t xml:space="preserve">: Optional[int] = </w:t>
      </w:r>
      <w:proofErr w:type="gramStart"/>
      <w:r>
        <w:t xml:space="preserve">None,   </w:t>
      </w:r>
      <w:proofErr w:type="gramEnd"/>
      <w:r>
        <w:t xml:space="preserv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w:t>
      </w:r>
      <w:proofErr w:type="spellStart"/>
      <w:r>
        <w:t>base_backoff</w:t>
      </w:r>
      <w:proofErr w:type="spellEnd"/>
      <w:r>
        <w:t>: float = 0.5,              # seconds</w:t>
      </w:r>
    </w:p>
    <w:p w14:paraId="259BE63C" w14:textId="77777777" w:rsidR="00AA2680" w:rsidRDefault="00AA2680" w:rsidP="00AA2680">
      <w:pPr>
        <w:pStyle w:val="Quote"/>
      </w:pPr>
      <w:r>
        <w:t xml:space="preserve">    </w:t>
      </w:r>
      <w:proofErr w:type="spellStart"/>
      <w:r>
        <w:t>max_backoff</w:t>
      </w:r>
      <w:proofErr w:type="spellEnd"/>
      <w:r>
        <w:t>: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w:t>
      </w:r>
      <w:proofErr w:type="spellStart"/>
      <w:r>
        <w:t>lr</w:t>
      </w:r>
      <w:proofErr w:type="spellEnd"/>
      <w:r>
        <w:t xml:space="preserve"> = </w:t>
      </w:r>
      <w:proofErr w:type="spellStart"/>
      <w:r>
        <w:t>estimate_</w:t>
      </w:r>
      <w:proofErr w:type="gramStart"/>
      <w:r>
        <w:t>lr</w:t>
      </w:r>
      <w:proofErr w:type="spellEnd"/>
      <w:r>
        <w:t>(</w:t>
      </w:r>
      <w:proofErr w:type="gramEnd"/>
      <w:r>
        <w:t>diagnosis, finding, model, client)</w:t>
      </w:r>
    </w:p>
    <w:p w14:paraId="6236EB3E" w14:textId="77777777" w:rsidR="00AA2680" w:rsidRDefault="00AA2680" w:rsidP="00AA2680">
      <w:pPr>
        <w:pStyle w:val="Quote"/>
      </w:pPr>
      <w:r>
        <w:t xml:space="preserve">            if </w:t>
      </w:r>
      <w:proofErr w:type="spellStart"/>
      <w:proofErr w:type="gramStart"/>
      <w:r>
        <w:t>isinstance</w:t>
      </w:r>
      <w:proofErr w:type="spellEnd"/>
      <w:r>
        <w:t>(</w:t>
      </w:r>
      <w:proofErr w:type="spellStart"/>
      <w:proofErr w:type="gramEnd"/>
      <w:r>
        <w:t>lr</w:t>
      </w:r>
      <w:proofErr w:type="spellEnd"/>
      <w:r>
        <w:t xml:space="preserve">, (int, float)) and </w:t>
      </w:r>
      <w:proofErr w:type="spellStart"/>
      <w:proofErr w:type="gramStart"/>
      <w:r>
        <w:t>math.isfinite</w:t>
      </w:r>
      <w:proofErr w:type="spellEnd"/>
      <w:proofErr w:type="gramEnd"/>
      <w:r>
        <w:t>(</w:t>
      </w:r>
      <w:proofErr w:type="spellStart"/>
      <w:r>
        <w:t>lr</w:t>
      </w:r>
      <w:proofErr w:type="spellEnd"/>
      <w:r>
        <w:t xml:space="preserve">) and </w:t>
      </w:r>
      <w:proofErr w:type="spellStart"/>
      <w:r>
        <w:t>lr</w:t>
      </w:r>
      <w:proofErr w:type="spellEnd"/>
      <w:r>
        <w:t xml:space="preserve"> &gt; 0:</w:t>
      </w:r>
    </w:p>
    <w:p w14:paraId="6FEB8E13" w14:textId="77777777" w:rsidR="00AA2680" w:rsidRDefault="00AA2680" w:rsidP="00AA2680">
      <w:pPr>
        <w:pStyle w:val="Quote"/>
      </w:pPr>
      <w:r>
        <w:t xml:space="preserve">                return float(</w:t>
      </w:r>
      <w:proofErr w:type="spellStart"/>
      <w:r>
        <w:t>lr</w:t>
      </w:r>
      <w:proofErr w:type="spellEnd"/>
      <w:r>
        <w:t>)</w:t>
      </w:r>
    </w:p>
    <w:p w14:paraId="3AB665F7" w14:textId="77777777" w:rsidR="00AA2680" w:rsidRDefault="00AA2680" w:rsidP="00AA2680">
      <w:pPr>
        <w:pStyle w:val="Quote"/>
      </w:pPr>
      <w:r>
        <w:t xml:space="preserve">            raise </w:t>
      </w:r>
      <w:proofErr w:type="spellStart"/>
      <w:proofErr w:type="gramStart"/>
      <w:r>
        <w:t>ValueError</w:t>
      </w:r>
      <w:proofErr w:type="spellEnd"/>
      <w:r>
        <w:t>(</w:t>
      </w:r>
      <w:proofErr w:type="spellStart"/>
      <w:proofErr w:type="gramEnd"/>
      <w:r>
        <w:t>f"Non</w:t>
      </w:r>
      <w:proofErr w:type="spellEnd"/>
      <w:r>
        <w:t>‑positive or non‑finite LR: {</w:t>
      </w:r>
      <w:proofErr w:type="spellStart"/>
      <w:proofErr w:type="gramStart"/>
      <w:r>
        <w:t>lr!r</w:t>
      </w:r>
      <w:proofErr w:type="spellEnd"/>
      <w:proofErr w:type="gramEnd"/>
      <w:r>
        <w:t>}")</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w:t>
      </w:r>
      <w:proofErr w:type="spellStart"/>
      <w:proofErr w:type="gramStart"/>
      <w:r>
        <w:t>logging.warning</w:t>
      </w:r>
      <w:proofErr w:type="spellEnd"/>
      <w:proofErr w:type="gramEnd"/>
      <w:r>
        <w:t>(</w:t>
      </w:r>
    </w:p>
    <w:p w14:paraId="35B3B049" w14:textId="77777777" w:rsidR="00AA2680" w:rsidRDefault="00AA2680" w:rsidP="00AA2680">
      <w:pPr>
        <w:pStyle w:val="Quote"/>
      </w:pPr>
      <w:r>
        <w:t xml:space="preserve">                f"[retry {attempt}] sheet finding</w:t>
      </w:r>
      <w:proofErr w:type="gramStart"/>
      <w:r>
        <w:t>='{finding[</w:t>
      </w:r>
      <w:proofErr w:type="gramEnd"/>
      <w:r>
        <w:t>:</w:t>
      </w:r>
      <w:proofErr w:type="gramStart"/>
      <w:r>
        <w:t>80]}</w:t>
      </w:r>
      <w:proofErr w:type="gramEnd"/>
      <w:r>
        <w:t>' | "</w:t>
      </w:r>
    </w:p>
    <w:p w14:paraId="497EA4EE" w14:textId="77777777" w:rsidR="00AA2680" w:rsidRDefault="00AA2680" w:rsidP="00AA2680">
      <w:pPr>
        <w:pStyle w:val="Quote"/>
      </w:pPr>
      <w:r>
        <w:t xml:space="preserve">                </w:t>
      </w:r>
      <w:proofErr w:type="spellStart"/>
      <w:r>
        <w:t>f"model</w:t>
      </w:r>
      <w:proofErr w:type="spellEnd"/>
      <w:r>
        <w:t>={model} → {e}"</w:t>
      </w:r>
    </w:p>
    <w:p w14:paraId="1A8A1215" w14:textId="77777777" w:rsidR="00AA2680" w:rsidRDefault="00AA2680" w:rsidP="00AA2680">
      <w:pPr>
        <w:pStyle w:val="Quote"/>
      </w:pPr>
      <w:r>
        <w:t xml:space="preserve">            )</w:t>
      </w:r>
    </w:p>
    <w:p w14:paraId="3DE47E61" w14:textId="77777777" w:rsidR="00AA2680" w:rsidRDefault="00AA2680" w:rsidP="00AA2680">
      <w:pPr>
        <w:pStyle w:val="Quote"/>
      </w:pPr>
      <w:r>
        <w:t xml:space="preserve">            if (</w:t>
      </w:r>
      <w:proofErr w:type="spellStart"/>
      <w:r>
        <w:t>max_retries</w:t>
      </w:r>
      <w:proofErr w:type="spellEnd"/>
      <w:r>
        <w:t xml:space="preserve"> is not None) and (attempt &gt;= </w:t>
      </w:r>
      <w:proofErr w:type="spellStart"/>
      <w:r>
        <w:t>max_retries</w:t>
      </w:r>
      <w:proofErr w:type="spellEnd"/>
      <w:r>
        <w:t>):</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w:t>
      </w:r>
      <w:proofErr w:type="gramStart"/>
      <w:r>
        <w:t>min(</w:t>
      </w:r>
      <w:proofErr w:type="spellStart"/>
      <w:proofErr w:type="gramEnd"/>
      <w:r>
        <w:t>base_backoff</w:t>
      </w:r>
      <w:proofErr w:type="spellEnd"/>
      <w:r>
        <w:t xml:space="preserve"> * (2 ** (attempt - 1)), </w:t>
      </w:r>
      <w:proofErr w:type="spellStart"/>
      <w:r>
        <w:t>max_backoff</w:t>
      </w:r>
      <w:proofErr w:type="spellEnd"/>
      <w:r>
        <w:t>)</w:t>
      </w:r>
    </w:p>
    <w:p w14:paraId="713B660E" w14:textId="77777777" w:rsidR="00AA2680" w:rsidRDefault="00AA2680" w:rsidP="00AA2680">
      <w:pPr>
        <w:pStyle w:val="Quote"/>
      </w:pPr>
      <w:r>
        <w:t xml:space="preserve">            </w:t>
      </w:r>
      <w:proofErr w:type="spellStart"/>
      <w:proofErr w:type="gramStart"/>
      <w:r>
        <w:t>time.sleep</w:t>
      </w:r>
      <w:proofErr w:type="spellEnd"/>
      <w:proofErr w:type="gramEnd"/>
      <w:r>
        <w:t xml:space="preserve">(delay * (0.5 + </w:t>
      </w:r>
      <w:proofErr w:type="gramStart"/>
      <w:r>
        <w:t>random(</w:t>
      </w:r>
      <w:proofErr w:type="gramEnd"/>
      <w:r>
        <w:t>)</w:t>
      </w:r>
      <w:proofErr w:type="gramStart"/>
      <w:r>
        <w:t>))  #</w:t>
      </w:r>
      <w:proofErr w:type="gramEnd"/>
      <w:r>
        <w:t xml:space="preserve">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t># -----------------------------------------------------------------------------</w:t>
      </w:r>
    </w:p>
    <w:p w14:paraId="6D590A76" w14:textId="77777777" w:rsidR="00AA2680" w:rsidRDefault="00AA2680" w:rsidP="00AA2680">
      <w:pPr>
        <w:pStyle w:val="Quote"/>
      </w:pPr>
      <w:r>
        <w:t xml:space="preserve">def </w:t>
      </w:r>
      <w:proofErr w:type="spellStart"/>
      <w:r>
        <w:t>estimate_</w:t>
      </w:r>
      <w:proofErr w:type="gramStart"/>
      <w:r>
        <w:t>lr</w:t>
      </w:r>
      <w:proofErr w:type="spellEnd"/>
      <w:r>
        <w:t>(</w:t>
      </w:r>
      <w:proofErr w:type="gramEnd"/>
      <w:r>
        <w:t xml:space="preserve">diagnosis: str, finding: str, model: str, client: </w:t>
      </w:r>
      <w:proofErr w:type="gramStart"/>
      <w:r>
        <w:t>Optional[</w:t>
      </w:r>
      <w:proofErr w:type="gramEnd"/>
      <w:r>
        <w:t>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w:t>
      </w:r>
      <w:proofErr w:type="gramStart"/>
      <w:r>
        <w:t>OpenAI(</w:t>
      </w:r>
      <w:proofErr w:type="gramEnd"/>
      <w:r>
        <w:t>)</w:t>
      </w:r>
    </w:p>
    <w:p w14:paraId="2D78D2FD" w14:textId="77777777" w:rsidR="00AA2680" w:rsidRDefault="00AA2680" w:rsidP="00AA2680">
      <w:pPr>
        <w:pStyle w:val="Quote"/>
      </w:pPr>
    </w:p>
    <w:p w14:paraId="0F42F52D" w14:textId="77777777" w:rsidR="00AA2680" w:rsidRDefault="00AA2680" w:rsidP="00AA2680">
      <w:pPr>
        <w:pStyle w:val="Quote"/>
      </w:pPr>
      <w:r>
        <w:lastRenderedPageBreak/>
        <w:t xml:space="preserve">    </w:t>
      </w:r>
      <w:proofErr w:type="spellStart"/>
      <w:r>
        <w:t>cfg</w:t>
      </w:r>
      <w:proofErr w:type="spellEnd"/>
      <w:r>
        <w:t xml:space="preserve"> = MODEL_</w:t>
      </w:r>
      <w:proofErr w:type="gramStart"/>
      <w:r>
        <w:t>CAPABILITIES[</w:t>
      </w:r>
      <w:proofErr w:type="gramEnd"/>
      <w:r>
        <w:t>model]</w:t>
      </w:r>
    </w:p>
    <w:p w14:paraId="16C47AD8" w14:textId="77777777" w:rsidR="00AA2680" w:rsidRDefault="00AA2680" w:rsidP="00AA2680">
      <w:pPr>
        <w:pStyle w:val="Quote"/>
      </w:pPr>
      <w:r>
        <w:t xml:space="preserve">    </w:t>
      </w:r>
      <w:proofErr w:type="spellStart"/>
      <w:r>
        <w:t>msgs</w:t>
      </w:r>
      <w:proofErr w:type="spellEnd"/>
      <w:r>
        <w:t xml:space="preserve"> = </w:t>
      </w:r>
      <w:proofErr w:type="spellStart"/>
      <w:r>
        <w:t>build_</w:t>
      </w:r>
      <w:proofErr w:type="gramStart"/>
      <w:r>
        <w:t>messages</w:t>
      </w:r>
      <w:proofErr w:type="spellEnd"/>
      <w:r>
        <w:t>(</w:t>
      </w:r>
      <w:proofErr w:type="gramEnd"/>
      <w:r>
        <w:t>diagnosis, finding, reasoning=</w:t>
      </w:r>
      <w:proofErr w:type="spellStart"/>
      <w:r>
        <w:t>cfg</w:t>
      </w:r>
      <w:proofErr w:type="spellEnd"/>
      <w:r>
        <w:t>["reasoning"])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w:t>
      </w:r>
      <w:proofErr w:type="spellStart"/>
      <w:r>
        <w:t>kwargs</w:t>
      </w:r>
      <w:proofErr w:type="spellEnd"/>
      <w:r>
        <w:t xml:space="preserve"> = {}</w:t>
      </w:r>
    </w:p>
    <w:p w14:paraId="2A86D76B" w14:textId="77777777" w:rsidR="00AA2680" w:rsidRDefault="00AA2680" w:rsidP="00AA2680">
      <w:pPr>
        <w:pStyle w:val="Quote"/>
      </w:pPr>
      <w:r>
        <w:t xml:space="preserve">    if </w:t>
      </w:r>
      <w:proofErr w:type="spellStart"/>
      <w:r>
        <w:t>cfg</w:t>
      </w:r>
      <w:proofErr w:type="spellEnd"/>
      <w:r>
        <w:t>["reasoning"]:</w:t>
      </w:r>
    </w:p>
    <w:p w14:paraId="1202F672" w14:textId="77777777" w:rsidR="00AA2680" w:rsidRDefault="00AA2680" w:rsidP="00AA2680">
      <w:pPr>
        <w:pStyle w:val="Quote"/>
      </w:pPr>
      <w:r>
        <w:t xml:space="preserve">        </w:t>
      </w:r>
      <w:proofErr w:type="spellStart"/>
      <w:r>
        <w:t>kwargs</w:t>
      </w:r>
      <w:proofErr w:type="spellEnd"/>
      <w:r>
        <w:t>["reasoning"] = {"effort": "medium</w:t>
      </w:r>
      <w:proofErr w:type="gramStart"/>
      <w:r>
        <w:t xml:space="preserve">"}   </w:t>
      </w:r>
      <w:proofErr w:type="gramEnd"/>
      <w:r>
        <w:t xml:space="preserve">  # for GPT‑5 and o‑series</w:t>
      </w:r>
    </w:p>
    <w:p w14:paraId="16B52D56" w14:textId="77777777" w:rsidR="00AA2680" w:rsidRDefault="00AA2680" w:rsidP="00AA2680">
      <w:pPr>
        <w:pStyle w:val="Quote"/>
      </w:pPr>
      <w:r>
        <w:t xml:space="preserve">        # </w:t>
      </w:r>
      <w:proofErr w:type="gramStart"/>
      <w:r>
        <w:t>no</w:t>
      </w:r>
      <w:proofErr w:type="gramEnd"/>
      <w:r>
        <w:t xml:space="preserve"> temperature/</w:t>
      </w:r>
      <w:proofErr w:type="spellStart"/>
      <w:r>
        <w:t>top_p</w:t>
      </w:r>
      <w:proofErr w:type="spellEnd"/>
    </w:p>
    <w:p w14:paraId="3F98FF61" w14:textId="77777777" w:rsidR="00AA2680" w:rsidRDefault="00AA2680" w:rsidP="00AA2680">
      <w:pPr>
        <w:pStyle w:val="Quote"/>
      </w:pPr>
      <w:r>
        <w:t xml:space="preserve">    </w:t>
      </w:r>
      <w:proofErr w:type="spellStart"/>
      <w:r>
        <w:t>elif</w:t>
      </w:r>
      <w:proofErr w:type="spellEnd"/>
      <w:r>
        <w:t xml:space="preserve"> </w:t>
      </w:r>
      <w:proofErr w:type="spellStart"/>
      <w:r>
        <w:t>cfg</w:t>
      </w:r>
      <w:proofErr w:type="spellEnd"/>
      <w:r>
        <w:t>["</w:t>
      </w:r>
      <w:proofErr w:type="spellStart"/>
      <w:r>
        <w:t>allow_temp</w:t>
      </w:r>
      <w:proofErr w:type="spellEnd"/>
      <w:r>
        <w:t>"]:</w:t>
      </w:r>
    </w:p>
    <w:p w14:paraId="6B89FC7C" w14:textId="77777777" w:rsidR="00AA2680" w:rsidRDefault="00AA2680" w:rsidP="00AA2680">
      <w:pPr>
        <w:pStyle w:val="Quote"/>
      </w:pPr>
      <w:r>
        <w:t xml:space="preserve">        </w:t>
      </w:r>
      <w:proofErr w:type="spellStart"/>
      <w:r>
        <w:t>kwargs</w:t>
      </w:r>
      <w:proofErr w:type="spellEnd"/>
      <w:r>
        <w:t>["temperature"]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w:t>
      </w:r>
      <w:proofErr w:type="spellStart"/>
      <w:r>
        <w:t>cfg</w:t>
      </w:r>
      <w:proofErr w:type="spellEnd"/>
      <w:r>
        <w:t>["verbosity"]:</w:t>
      </w:r>
    </w:p>
    <w:p w14:paraId="5089A1CB" w14:textId="77777777" w:rsidR="00AA2680" w:rsidRDefault="00AA2680" w:rsidP="00AA2680">
      <w:pPr>
        <w:pStyle w:val="Quote"/>
      </w:pPr>
      <w:r>
        <w:t xml:space="preserve">        </w:t>
      </w:r>
      <w:proofErr w:type="spellStart"/>
      <w:r>
        <w:t>kwargs</w:t>
      </w:r>
      <w:proofErr w:type="spellEnd"/>
      <w:r>
        <w:t>["text"]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w:t>
      </w:r>
      <w:proofErr w:type="spellStart"/>
      <w:proofErr w:type="gramStart"/>
      <w:r>
        <w:t>client.responses</w:t>
      </w:r>
      <w:proofErr w:type="gramEnd"/>
      <w:r>
        <w:t>.</w:t>
      </w:r>
      <w:proofErr w:type="gramStart"/>
      <w:r>
        <w:t>parse</w:t>
      </w:r>
      <w:proofErr w:type="spellEnd"/>
      <w:r>
        <w:t>(</w:t>
      </w:r>
      <w:proofErr w:type="gramEnd"/>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w:t>
      </w:r>
      <w:proofErr w:type="spellStart"/>
      <w:r>
        <w:t>msgs</w:t>
      </w:r>
      <w:proofErr w:type="spellEnd"/>
      <w:r>
        <w:t>,</w:t>
      </w:r>
    </w:p>
    <w:p w14:paraId="7C14EFA9" w14:textId="77777777" w:rsidR="00AA2680" w:rsidRDefault="00AA2680" w:rsidP="00AA2680">
      <w:pPr>
        <w:pStyle w:val="Quote"/>
      </w:pPr>
      <w:r>
        <w:t xml:space="preserve">        </w:t>
      </w:r>
      <w:proofErr w:type="spellStart"/>
      <w:r>
        <w:t>text_format</w:t>
      </w:r>
      <w:proofErr w:type="spellEnd"/>
      <w:r>
        <w:t>=</w:t>
      </w:r>
      <w:proofErr w:type="spellStart"/>
      <w:proofErr w:type="gramStart"/>
      <w:r>
        <w:t>LRResponse</w:t>
      </w:r>
      <w:proofErr w:type="spellEnd"/>
      <w:r>
        <w:t xml:space="preserve">,   </w:t>
      </w:r>
      <w:proofErr w:type="gramEnd"/>
      <w:r>
        <w:t xml:space="preserve"> # Structured Outputs → </w:t>
      </w:r>
      <w:proofErr w:type="spellStart"/>
      <w:r>
        <w:t>Pydantic</w:t>
      </w:r>
      <w:proofErr w:type="spellEnd"/>
    </w:p>
    <w:p w14:paraId="4A3B2420" w14:textId="77777777" w:rsidR="00AA2680" w:rsidRDefault="00AA2680" w:rsidP="00AA2680">
      <w:pPr>
        <w:pStyle w:val="Quote"/>
      </w:pPr>
      <w:r>
        <w:t xml:space="preserve">        **</w:t>
      </w:r>
      <w:proofErr w:type="spellStart"/>
      <w:r>
        <w:t>kwargs</w:t>
      </w:r>
      <w:proofErr w:type="spellEnd"/>
      <w:r>
        <w:t>,</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w:t>
      </w:r>
      <w:proofErr w:type="spellStart"/>
      <w:proofErr w:type="gramStart"/>
      <w:r>
        <w:t>resp.output</w:t>
      </w:r>
      <w:proofErr w:type="gramEnd"/>
      <w:r>
        <w:t>_parsed.value</w:t>
      </w:r>
      <w:proofErr w:type="spellEnd"/>
      <w:r>
        <w:t>)</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 xml:space="preserve">def </w:t>
      </w:r>
      <w:proofErr w:type="spellStart"/>
      <w:r>
        <w:t>run_</w:t>
      </w:r>
      <w:proofErr w:type="gramStart"/>
      <w:r>
        <w:t>batch</w:t>
      </w:r>
      <w:proofErr w:type="spellEnd"/>
      <w:r>
        <w:t>(</w:t>
      </w:r>
      <w:proofErr w:type="spellStart"/>
      <w:proofErr w:type="gramEnd"/>
      <w:r>
        <w:t>input_file</w:t>
      </w:r>
      <w:proofErr w:type="spellEnd"/>
      <w:r>
        <w:t xml:space="preserve">: str | Path, </w:t>
      </w:r>
      <w:proofErr w:type="spellStart"/>
      <w:r>
        <w:t>output_file</w:t>
      </w:r>
      <w:proofErr w:type="spellEnd"/>
      <w:r>
        <w:t>: str | Path, models: list[str]) -&gt; None:</w:t>
      </w:r>
    </w:p>
    <w:p w14:paraId="54068351" w14:textId="77777777" w:rsidR="00AA2680" w:rsidRDefault="00AA2680" w:rsidP="00AA2680">
      <w:pPr>
        <w:pStyle w:val="Quote"/>
      </w:pPr>
      <w:r>
        <w:t xml:space="preserve">    sheets = </w:t>
      </w:r>
      <w:proofErr w:type="spellStart"/>
      <w:proofErr w:type="gramStart"/>
      <w:r>
        <w:t>pd.read</w:t>
      </w:r>
      <w:proofErr w:type="gramEnd"/>
      <w:r>
        <w:t>_</w:t>
      </w:r>
      <w:proofErr w:type="gramStart"/>
      <w:r>
        <w:t>excel</w:t>
      </w:r>
      <w:proofErr w:type="spellEnd"/>
      <w:r>
        <w:t>(</w:t>
      </w:r>
      <w:proofErr w:type="spellStart"/>
      <w:proofErr w:type="gramEnd"/>
      <w:r>
        <w:t>input_file</w:t>
      </w:r>
      <w:proofErr w:type="spellEnd"/>
      <w:r>
        <w:t xml:space="preserve">, </w:t>
      </w:r>
      <w:proofErr w:type="spellStart"/>
      <w:r>
        <w:t>sheet_name</w:t>
      </w:r>
      <w:proofErr w:type="spellEnd"/>
      <w:r>
        <w:t>=None,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w:t>
      </w:r>
      <w:proofErr w:type="spellStart"/>
      <w:r>
        <w:t>sheet_name</w:t>
      </w:r>
      <w:proofErr w:type="spellEnd"/>
      <w:r>
        <w:t xml:space="preserve">, </w:t>
      </w:r>
      <w:proofErr w:type="spellStart"/>
      <w:r>
        <w:t>df</w:t>
      </w:r>
      <w:proofErr w:type="spellEnd"/>
      <w:r>
        <w:t xml:space="preserve"> in </w:t>
      </w:r>
      <w:proofErr w:type="spellStart"/>
      <w:proofErr w:type="gramStart"/>
      <w:r>
        <w:t>sheets.items</w:t>
      </w:r>
      <w:proofErr w:type="spellEnd"/>
      <w:proofErr w:type="gramEnd"/>
      <w:r>
        <w:t>():</w:t>
      </w:r>
    </w:p>
    <w:p w14:paraId="3F4D76FF" w14:textId="77777777" w:rsidR="00AA2680" w:rsidRDefault="00AA2680" w:rsidP="00AA2680">
      <w:pPr>
        <w:pStyle w:val="Quote"/>
      </w:pPr>
      <w:r>
        <w:t xml:space="preserve">        diagnosis = </w:t>
      </w:r>
      <w:proofErr w:type="gramStart"/>
      <w:r>
        <w:t>str(</w:t>
      </w:r>
      <w:proofErr w:type="spellStart"/>
      <w:r>
        <w:t>df.iloc</w:t>
      </w:r>
      <w:proofErr w:type="spellEnd"/>
      <w:proofErr w:type="gramEnd"/>
      <w:r>
        <w:t>[0, 0]</w:t>
      </w:r>
      <w:proofErr w:type="gramStart"/>
      <w:r>
        <w:t>).strip</w:t>
      </w:r>
      <w:proofErr w:type="gramEnd"/>
      <w:r>
        <w:t>()</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w:t>
      </w:r>
      <w:proofErr w:type="spellStart"/>
      <w:r>
        <w:t>new_header</w:t>
      </w:r>
      <w:proofErr w:type="spellEnd"/>
      <w:r>
        <w:t xml:space="preserve"> = "</w:t>
      </w:r>
      <w:proofErr w:type="spellStart"/>
      <w:r>
        <w:t>lr</w:t>
      </w:r>
      <w:proofErr w:type="spellEnd"/>
      <w:r>
        <w:t>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w:t>
      </w:r>
      <w:proofErr w:type="gramStart"/>
      <w:r>
        <w:t>print(</w:t>
      </w:r>
      <w:proofErr w:type="gramEnd"/>
      <w:r>
        <w:t>f"→ {</w:t>
      </w:r>
      <w:proofErr w:type="gramStart"/>
      <w:r>
        <w:t>diagnosis[</w:t>
      </w:r>
      <w:proofErr w:type="gramEnd"/>
      <w:r>
        <w:t>:60]} | {model}")</w:t>
      </w:r>
    </w:p>
    <w:p w14:paraId="0C4882FF" w14:textId="77777777" w:rsidR="00AA2680" w:rsidRDefault="00AA2680" w:rsidP="00AA2680">
      <w:pPr>
        <w:pStyle w:val="Quote"/>
      </w:pPr>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
    <w:p w14:paraId="54D61D5E" w14:textId="77777777" w:rsidR="00AA2680" w:rsidRDefault="00AA2680" w:rsidP="00AA2680">
      <w:pPr>
        <w:pStyle w:val="Quote"/>
      </w:pPr>
      <w:r>
        <w:t xml:space="preserve">                if </w:t>
      </w:r>
      <w:proofErr w:type="spellStart"/>
      <w:r>
        <w:t>i</w:t>
      </w:r>
      <w:proofErr w:type="spellEnd"/>
      <w:r>
        <w:t xml:space="preserve"> == 0:</w:t>
      </w:r>
    </w:p>
    <w:p w14:paraId="353189D9"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top-left cell (sheet label row)</w:t>
      </w:r>
    </w:p>
    <w:p w14:paraId="4882167C" w14:textId="77777777" w:rsidR="00AA2680" w:rsidRDefault="00AA2680" w:rsidP="00AA2680">
      <w:pPr>
        <w:pStyle w:val="Quote"/>
      </w:pPr>
      <w:r>
        <w:t xml:space="preserve">                </w:t>
      </w:r>
      <w:proofErr w:type="spellStart"/>
      <w:r>
        <w:t>elif</w:t>
      </w:r>
      <w:proofErr w:type="spellEnd"/>
      <w:r>
        <w:t xml:space="preserve"> i == 1:</w:t>
      </w:r>
    </w:p>
    <w:p w14:paraId="41A565EB"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new_</w:t>
      </w:r>
      <w:proofErr w:type="gramStart"/>
      <w:r>
        <w:t>header</w:t>
      </w:r>
      <w:proofErr w:type="spellEnd"/>
      <w:r>
        <w:t xml:space="preserve">)   </w:t>
      </w:r>
      <w:proofErr w:type="gramEnd"/>
      <w:r>
        <w:t xml:space="preserve">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t xml:space="preserve">                    finding = </w:t>
      </w:r>
      <w:proofErr w:type="gramStart"/>
      <w:r>
        <w:t>str(</w:t>
      </w:r>
      <w:proofErr w:type="spellStart"/>
      <w:r>
        <w:t>df.iloc</w:t>
      </w:r>
      <w:proofErr w:type="spellEnd"/>
      <w:proofErr w:type="gramEnd"/>
      <w:r>
        <w:t>[</w:t>
      </w:r>
      <w:proofErr w:type="spellStart"/>
      <w:r>
        <w:t>i</w:t>
      </w:r>
      <w:proofErr w:type="spellEnd"/>
      <w:r>
        <w:t>, 0]</w:t>
      </w:r>
      <w:proofErr w:type="gramStart"/>
      <w:r>
        <w:t>).strip</w:t>
      </w:r>
      <w:proofErr w:type="gramEnd"/>
      <w:r>
        <w:t>()</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t xml:space="preserve">                    try:</w:t>
      </w:r>
    </w:p>
    <w:p w14:paraId="0B2C6E58" w14:textId="77777777" w:rsidR="00AA2680" w:rsidRDefault="00AA2680" w:rsidP="00AA2680">
      <w:pPr>
        <w:pStyle w:val="Quote"/>
      </w:pPr>
      <w:r>
        <w:t xml:space="preserve">                        # </w:t>
      </w:r>
      <w:proofErr w:type="gramStart"/>
      <w:r>
        <w:t>retry</w:t>
      </w:r>
      <w:proofErr w:type="gramEnd"/>
      <w:r>
        <w:t xml:space="preserve"> until a strictly positive, finite float is returned</w:t>
      </w:r>
    </w:p>
    <w:p w14:paraId="4291DF10" w14:textId="77777777" w:rsidR="00AA2680" w:rsidRDefault="00AA2680" w:rsidP="00AA2680">
      <w:pPr>
        <w:pStyle w:val="Quote"/>
      </w:pPr>
      <w:r>
        <w:t xml:space="preserve">                        </w:t>
      </w:r>
      <w:proofErr w:type="spellStart"/>
      <w:r>
        <w:t>lr</w:t>
      </w:r>
      <w:proofErr w:type="spellEnd"/>
      <w:r>
        <w:t xml:space="preserve"> = </w:t>
      </w:r>
      <w:proofErr w:type="spellStart"/>
      <w:r>
        <w:t>estimate_lr_until_</w:t>
      </w:r>
      <w:proofErr w:type="gramStart"/>
      <w:r>
        <w:t>positive</w:t>
      </w:r>
      <w:proofErr w:type="spellEnd"/>
      <w:r>
        <w:t>(</w:t>
      </w:r>
      <w:proofErr w:type="gramEnd"/>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w:t>
      </w:r>
      <w:proofErr w:type="spellStart"/>
      <w:r>
        <w:t>max_retries</w:t>
      </w:r>
      <w:proofErr w:type="spellEnd"/>
      <w:r>
        <w:t>=None         # set to an int (e.g., 8) to cap retries</w:t>
      </w:r>
    </w:p>
    <w:p w14:paraId="1D390A09" w14:textId="77777777" w:rsidR="00AA2680" w:rsidRDefault="00AA2680" w:rsidP="00AA2680">
      <w:pPr>
        <w:pStyle w:val="Quote"/>
      </w:pPr>
      <w:r>
        <w:lastRenderedPageBreak/>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w:t>
      </w:r>
      <w:proofErr w:type="spellStart"/>
      <w:r>
        <w:t>lr</w:t>
      </w:r>
      <w:proofErr w:type="spellEnd"/>
      <w:r>
        <w:t xml:space="preserve"> = "ERROR"</w:t>
      </w:r>
    </w:p>
    <w:p w14:paraId="0C0C2FF7" w14:textId="77777777" w:rsidR="00AA2680" w:rsidRDefault="00AA2680" w:rsidP="00AA2680">
      <w:pPr>
        <w:pStyle w:val="Quote"/>
      </w:pPr>
      <w:r>
        <w:t xml:space="preserve">                        </w:t>
      </w:r>
      <w:proofErr w:type="spellStart"/>
      <w:proofErr w:type="gramStart"/>
      <w:r>
        <w:t>logging.warning</w:t>
      </w:r>
      <w:proofErr w:type="spellEnd"/>
      <w:proofErr w:type="gramEnd"/>
      <w:r>
        <w:t>(</w:t>
      </w:r>
    </w:p>
    <w:p w14:paraId="4A98DAFD" w14:textId="77777777" w:rsidR="00AA2680" w:rsidRDefault="00AA2680" w:rsidP="00AA2680">
      <w:pPr>
        <w:pStyle w:val="Quote"/>
      </w:pPr>
      <w:r>
        <w:t xml:space="preserve">                            </w:t>
      </w:r>
      <w:proofErr w:type="spellStart"/>
      <w:r>
        <w:t>f"Error</w:t>
      </w:r>
      <w:proofErr w:type="spellEnd"/>
      <w:r>
        <w:t xml:space="preserve"> on </w:t>
      </w:r>
      <w:proofErr w:type="gramStart"/>
      <w:r>
        <w:t>sheet '{</w:t>
      </w:r>
      <w:proofErr w:type="spellStart"/>
      <w:proofErr w:type="gramEnd"/>
      <w:r>
        <w:t>sheet_</w:t>
      </w:r>
      <w:proofErr w:type="gramStart"/>
      <w:r>
        <w:t>name</w:t>
      </w:r>
      <w:proofErr w:type="spellEnd"/>
      <w:r>
        <w:t>}'</w:t>
      </w:r>
      <w:proofErr w:type="gramEnd"/>
      <w:r>
        <w:t>, row {</w:t>
      </w:r>
      <w:proofErr w:type="spellStart"/>
      <w:r>
        <w:t>i</w:t>
      </w:r>
      <w:proofErr w:type="spellEnd"/>
      <w:r>
        <w:t xml:space="preserve">}, model {model} after </w:t>
      </w:r>
      <w:proofErr w:type="gramStart"/>
      <w:r>
        <w:t>retries:</w:t>
      </w:r>
      <w:proofErr w:type="gramEnd"/>
      <w:r>
        <w:t xml:space="preserve"> {</w:t>
      </w:r>
      <w:proofErr w:type="gramStart"/>
      <w:r>
        <w:t>e}"</w:t>
      </w:r>
      <w:proofErr w:type="gramEnd"/>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lr</w:t>
      </w:r>
      <w:proofErr w:type="spellEnd"/>
      <w:r>
        <w:t>)</w:t>
      </w:r>
    </w:p>
    <w:p w14:paraId="3197C40E" w14:textId="77777777" w:rsidR="00AA2680" w:rsidRDefault="00AA2680" w:rsidP="00AA2680">
      <w:pPr>
        <w:pStyle w:val="Quote"/>
      </w:pPr>
      <w:r>
        <w:t xml:space="preserve">            # Insert as object </w:t>
      </w:r>
      <w:proofErr w:type="spellStart"/>
      <w:r>
        <w:t>dtype</w:t>
      </w:r>
      <w:proofErr w:type="spellEnd"/>
      <w:r>
        <w:t xml:space="preserve"> to accommodate strings like "ERROR"</w:t>
      </w:r>
    </w:p>
    <w:p w14:paraId="264929A0" w14:textId="77777777" w:rsidR="00AA2680" w:rsidRDefault="00AA2680" w:rsidP="00AA2680">
      <w:pPr>
        <w:pStyle w:val="Quote"/>
      </w:pPr>
      <w:r>
        <w:t xml:space="preserve">            </w:t>
      </w:r>
      <w:proofErr w:type="spellStart"/>
      <w:proofErr w:type="gramStart"/>
      <w:r>
        <w:t>df.insert</w:t>
      </w:r>
      <w:proofErr w:type="spellEnd"/>
      <w:proofErr w:type="gramEnd"/>
      <w:r>
        <w:t>(</w:t>
      </w:r>
      <w:proofErr w:type="spellStart"/>
      <w:proofErr w:type="gramStart"/>
      <w:r>
        <w:t>df.shape</w:t>
      </w:r>
      <w:proofErr w:type="spellEnd"/>
      <w:proofErr w:type="gramEnd"/>
      <w:r>
        <w:t xml:space="preserve">[1], </w:t>
      </w:r>
      <w:proofErr w:type="spellStart"/>
      <w:r>
        <w:t>new_header</w:t>
      </w:r>
      <w:proofErr w:type="spellEnd"/>
      <w:r>
        <w:t xml:space="preserve">, </w:t>
      </w:r>
      <w:proofErr w:type="spellStart"/>
      <w:proofErr w:type="gramStart"/>
      <w:r>
        <w:t>pd.Series</w:t>
      </w:r>
      <w:proofErr w:type="spellEnd"/>
      <w:proofErr w:type="gramEnd"/>
      <w:r>
        <w:t xml:space="preserve">(col, </w:t>
      </w:r>
      <w:proofErr w:type="spellStart"/>
      <w:r>
        <w:t>dtype</w:t>
      </w:r>
      <w:proofErr w:type="spellEnd"/>
      <w:r>
        <w:t>="object"))</w:t>
      </w:r>
    </w:p>
    <w:p w14:paraId="5FCE9F1D" w14:textId="77777777" w:rsidR="00AA2680" w:rsidRDefault="00AA2680" w:rsidP="00AA2680">
      <w:pPr>
        <w:pStyle w:val="Quote"/>
      </w:pPr>
      <w:r>
        <w:t xml:space="preserve">        sheets[</w:t>
      </w:r>
      <w:proofErr w:type="spellStart"/>
      <w:r>
        <w:t>sheet_name</w:t>
      </w:r>
      <w:proofErr w:type="spellEnd"/>
      <w:r>
        <w:t xml:space="preserve">] = </w:t>
      </w:r>
      <w:proofErr w:type="spellStart"/>
      <w:r>
        <w:t>df</w:t>
      </w:r>
      <w:proofErr w:type="spellEnd"/>
    </w:p>
    <w:p w14:paraId="14BAFA06" w14:textId="77777777" w:rsidR="00AA2680" w:rsidRDefault="00AA2680" w:rsidP="00AA2680">
      <w:pPr>
        <w:pStyle w:val="Quote"/>
      </w:pPr>
    </w:p>
    <w:p w14:paraId="64166D87" w14:textId="77777777" w:rsidR="00AA2680" w:rsidRDefault="00AA2680" w:rsidP="00AA2680">
      <w:pPr>
        <w:pStyle w:val="Quote"/>
      </w:pPr>
      <w:r>
        <w:t xml:space="preserve">    with </w:t>
      </w:r>
      <w:proofErr w:type="spellStart"/>
      <w:proofErr w:type="gramStart"/>
      <w:r>
        <w:t>pd.ExcelWriter</w:t>
      </w:r>
      <w:proofErr w:type="spellEnd"/>
      <w:proofErr w:type="gramEnd"/>
      <w:r>
        <w:t>(</w:t>
      </w:r>
      <w:proofErr w:type="spellStart"/>
      <w:r>
        <w:t>output_file</w:t>
      </w:r>
      <w:proofErr w:type="spellEnd"/>
      <w:r>
        <w:t>, engine="</w:t>
      </w:r>
      <w:proofErr w:type="spellStart"/>
      <w:r>
        <w:t>openpyxl</w:t>
      </w:r>
      <w:proofErr w:type="spellEnd"/>
      <w:r>
        <w:t>") as writer:</w:t>
      </w:r>
    </w:p>
    <w:p w14:paraId="4B74BA78" w14:textId="77777777" w:rsidR="00AA2680" w:rsidRDefault="00AA2680" w:rsidP="00AA2680">
      <w:pPr>
        <w:pStyle w:val="Quote"/>
      </w:pPr>
      <w:r>
        <w:t xml:space="preserve">        for name, frame in </w:t>
      </w:r>
      <w:proofErr w:type="spellStart"/>
      <w:proofErr w:type="gramStart"/>
      <w:r>
        <w:t>sheets.items</w:t>
      </w:r>
      <w:proofErr w:type="spellEnd"/>
      <w:proofErr w:type="gramEnd"/>
      <w:r>
        <w:t>():</w:t>
      </w:r>
    </w:p>
    <w:p w14:paraId="5822730C" w14:textId="77777777" w:rsidR="00AA2680" w:rsidRDefault="00AA2680" w:rsidP="00AA2680">
      <w:pPr>
        <w:pStyle w:val="Quote"/>
      </w:pPr>
      <w:r>
        <w:t xml:space="preserve">            </w:t>
      </w:r>
      <w:proofErr w:type="spellStart"/>
      <w:r>
        <w:t>frame.to_</w:t>
      </w:r>
      <w:proofErr w:type="gramStart"/>
      <w:r>
        <w:t>excel</w:t>
      </w:r>
      <w:proofErr w:type="spellEnd"/>
      <w:r>
        <w:t>(</w:t>
      </w:r>
      <w:proofErr w:type="gramEnd"/>
      <w:r>
        <w:t xml:space="preserve">writer, </w:t>
      </w:r>
      <w:proofErr w:type="spellStart"/>
      <w:r>
        <w:t>sheet_name</w:t>
      </w:r>
      <w:proofErr w:type="spellEnd"/>
      <w:r>
        <w:t>=name,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w:t>
      </w:r>
      <w:proofErr w:type="gramStart"/>
      <w:r>
        <w:t>print(</w:t>
      </w:r>
      <w:proofErr w:type="spellStart"/>
      <w:proofErr w:type="gramEnd"/>
      <w:r>
        <w:t>f"Done</w:t>
      </w:r>
      <w:proofErr w:type="spellEnd"/>
      <w:r>
        <w:t xml:space="preserve"> – results saved to '{</w:t>
      </w:r>
      <w:proofErr w:type="spellStart"/>
      <w:r>
        <w:t>output_file</w:t>
      </w:r>
      <w:proofErr w:type="spellEnd"/>
      <w:r>
        <w:t>}'")</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w:t>
      </w:r>
      <w:proofErr w:type="spellStart"/>
      <w:r>
        <w:t>run_</w:t>
      </w:r>
      <w:proofErr w:type="gramStart"/>
      <w:r>
        <w:t>batch</w:t>
      </w:r>
      <w:proofErr w:type="spellEnd"/>
      <w:r>
        <w:t>(</w:t>
      </w:r>
      <w:proofErr w:type="gramEnd"/>
      <w:r>
        <w:t>INPUT_FILE, OUTPUT_FILE, MODELS)</w:t>
      </w:r>
    </w:p>
    <w:p w14:paraId="22C096BA" w14:textId="74D7C1C8" w:rsidR="002B4346" w:rsidRDefault="002B4346">
      <w:pPr>
        <w:spacing w:after="160" w:line="278" w:lineRule="auto"/>
      </w:pPr>
      <w:r>
        <w:br w:type="page"/>
      </w:r>
    </w:p>
    <w:p w14:paraId="143218DC" w14:textId="77777777" w:rsidR="005B2D10" w:rsidRPr="005B2D10" w:rsidRDefault="005B2D10" w:rsidP="005B2D10"/>
    <w:p w14:paraId="73513E2E" w14:textId="4A7D56DF" w:rsidR="00D8035C" w:rsidRDefault="005B2D10" w:rsidP="00FE4326">
      <w:pPr>
        <w:pStyle w:val="Heading2"/>
      </w:pPr>
      <w:r>
        <w:t xml:space="preserve">Supplemental </w:t>
      </w:r>
      <w:r w:rsidR="00BC5475">
        <w:t xml:space="preserve">Table 1: </w:t>
      </w:r>
      <w:r w:rsidR="00D8035C">
        <w:t>Distribution of Reported Likelihood Ratios, by type</w:t>
      </w:r>
    </w:p>
    <w:tbl>
      <w:tblPr>
        <w:tblStyle w:val="GridTable6Colorful"/>
        <w:tblW w:w="0" w:type="auto"/>
        <w:tblLook w:val="04A0" w:firstRow="1" w:lastRow="0" w:firstColumn="1" w:lastColumn="0" w:noHBand="0" w:noVBand="1"/>
      </w:tblPr>
      <w:tblGrid>
        <w:gridCol w:w="1975"/>
        <w:gridCol w:w="996"/>
        <w:gridCol w:w="1206"/>
        <w:gridCol w:w="1070"/>
        <w:gridCol w:w="990"/>
        <w:gridCol w:w="1318"/>
        <w:gridCol w:w="1203"/>
      </w:tblGrid>
      <w:tr w:rsidR="005B2D10" w14:paraId="4865235C" w14:textId="77777777" w:rsidTr="005B2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09E525" w14:textId="77777777" w:rsidR="005B2D10" w:rsidRDefault="005B2D10" w:rsidP="002854E2">
            <w:r>
              <w:t>Statistic</w:t>
            </w:r>
          </w:p>
        </w:tc>
        <w:tc>
          <w:tcPr>
            <w:tcW w:w="996" w:type="dxa"/>
          </w:tcPr>
          <w:p w14:paraId="04A88D9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Overall</w:t>
            </w:r>
          </w:p>
        </w:tc>
        <w:tc>
          <w:tcPr>
            <w:tcW w:w="1206" w:type="dxa"/>
          </w:tcPr>
          <w:p w14:paraId="514CA8D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Test results</w:t>
            </w:r>
          </w:p>
        </w:tc>
        <w:tc>
          <w:tcPr>
            <w:tcW w:w="1070" w:type="dxa"/>
          </w:tcPr>
          <w:p w14:paraId="04F5B81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Imaging</w:t>
            </w:r>
          </w:p>
        </w:tc>
        <w:tc>
          <w:tcPr>
            <w:tcW w:w="0" w:type="auto"/>
          </w:tcPr>
          <w:p w14:paraId="61A4137C"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History</w:t>
            </w:r>
          </w:p>
        </w:tc>
        <w:tc>
          <w:tcPr>
            <w:tcW w:w="1318" w:type="dxa"/>
          </w:tcPr>
          <w:p w14:paraId="6E8C60AC" w14:textId="4B3D9201" w:rsidR="005B2D10" w:rsidRDefault="005B2D10" w:rsidP="002854E2">
            <w:pPr>
              <w:cnfStyle w:val="100000000000" w:firstRow="1" w:lastRow="0" w:firstColumn="0" w:lastColumn="0" w:oddVBand="0" w:evenVBand="0" w:oddHBand="0" w:evenHBand="0" w:firstRowFirstColumn="0" w:firstRowLastColumn="0" w:lastRowFirstColumn="0" w:lastRowLastColumn="0"/>
            </w:pPr>
            <w:r>
              <w:t>Signs Symptoms</w:t>
            </w:r>
          </w:p>
        </w:tc>
        <w:tc>
          <w:tcPr>
            <w:tcW w:w="1192" w:type="dxa"/>
          </w:tcPr>
          <w:p w14:paraId="1A65A48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Diagnosis</w:t>
            </w:r>
          </w:p>
        </w:tc>
      </w:tr>
      <w:tr w:rsidR="005B2D10" w14:paraId="6ADE9B01"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0A5E3B" w14:textId="34A534FC" w:rsidR="005B2D10" w:rsidRDefault="005B2D10" w:rsidP="002854E2">
            <w:r>
              <w:t>Count</w:t>
            </w:r>
          </w:p>
        </w:tc>
        <w:tc>
          <w:tcPr>
            <w:tcW w:w="996" w:type="dxa"/>
          </w:tcPr>
          <w:p w14:paraId="07CDE72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700</w:t>
            </w:r>
          </w:p>
        </w:tc>
        <w:tc>
          <w:tcPr>
            <w:tcW w:w="1206" w:type="dxa"/>
          </w:tcPr>
          <w:p w14:paraId="0129CEC3"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110</w:t>
            </w:r>
          </w:p>
        </w:tc>
        <w:tc>
          <w:tcPr>
            <w:tcW w:w="1070" w:type="dxa"/>
          </w:tcPr>
          <w:p w14:paraId="3BEDD187"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w:t>
            </w:r>
          </w:p>
        </w:tc>
        <w:tc>
          <w:tcPr>
            <w:tcW w:w="0" w:type="auto"/>
          </w:tcPr>
          <w:p w14:paraId="2D8BF4D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134</w:t>
            </w:r>
          </w:p>
        </w:tc>
        <w:tc>
          <w:tcPr>
            <w:tcW w:w="1318" w:type="dxa"/>
          </w:tcPr>
          <w:p w14:paraId="6D3CEEB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416</w:t>
            </w:r>
          </w:p>
        </w:tc>
        <w:tc>
          <w:tcPr>
            <w:tcW w:w="1192" w:type="dxa"/>
          </w:tcPr>
          <w:p w14:paraId="559FB4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8</w:t>
            </w:r>
          </w:p>
        </w:tc>
      </w:tr>
      <w:tr w:rsidR="005B2D10" w14:paraId="19A7B86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78ED5305" w14:textId="18652A76" w:rsidR="005B2D10" w:rsidRDefault="005B2D10" w:rsidP="002854E2">
            <w:r>
              <w:t>Geometric mean</w:t>
            </w:r>
          </w:p>
        </w:tc>
        <w:tc>
          <w:tcPr>
            <w:tcW w:w="996" w:type="dxa"/>
          </w:tcPr>
          <w:p w14:paraId="4396E8F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1.206</w:t>
            </w:r>
          </w:p>
        </w:tc>
        <w:tc>
          <w:tcPr>
            <w:tcW w:w="1206" w:type="dxa"/>
          </w:tcPr>
          <w:p w14:paraId="0F74393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1.071</w:t>
            </w:r>
          </w:p>
        </w:tc>
        <w:tc>
          <w:tcPr>
            <w:tcW w:w="1070" w:type="dxa"/>
          </w:tcPr>
          <w:p w14:paraId="78C341D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1.322</w:t>
            </w:r>
          </w:p>
        </w:tc>
        <w:tc>
          <w:tcPr>
            <w:tcW w:w="0" w:type="auto"/>
          </w:tcPr>
          <w:p w14:paraId="75C135D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1.065</w:t>
            </w:r>
          </w:p>
        </w:tc>
        <w:tc>
          <w:tcPr>
            <w:tcW w:w="1318" w:type="dxa"/>
          </w:tcPr>
          <w:p w14:paraId="103C1CA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1.267</w:t>
            </w:r>
          </w:p>
        </w:tc>
        <w:tc>
          <w:tcPr>
            <w:tcW w:w="1192" w:type="dxa"/>
          </w:tcPr>
          <w:p w14:paraId="6D24038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1.164</w:t>
            </w:r>
          </w:p>
        </w:tc>
      </w:tr>
      <w:tr w:rsidR="005B2D10" w14:paraId="74D49E78"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25AB610" w14:textId="77777777" w:rsidR="005B2D10" w:rsidRDefault="005B2D10" w:rsidP="002854E2">
            <w:r>
              <w:t>5th percentile</w:t>
            </w:r>
          </w:p>
        </w:tc>
        <w:tc>
          <w:tcPr>
            <w:tcW w:w="996" w:type="dxa"/>
          </w:tcPr>
          <w:p w14:paraId="7D0771C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0.190</w:t>
            </w:r>
          </w:p>
        </w:tc>
        <w:tc>
          <w:tcPr>
            <w:tcW w:w="1206" w:type="dxa"/>
          </w:tcPr>
          <w:p w14:paraId="21A5DE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0.060</w:t>
            </w:r>
          </w:p>
        </w:tc>
        <w:tc>
          <w:tcPr>
            <w:tcW w:w="1070" w:type="dxa"/>
          </w:tcPr>
          <w:p w14:paraId="7357A4A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0.200</w:t>
            </w:r>
          </w:p>
        </w:tc>
        <w:tc>
          <w:tcPr>
            <w:tcW w:w="0" w:type="auto"/>
          </w:tcPr>
          <w:p w14:paraId="0454AE4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0.226</w:t>
            </w:r>
          </w:p>
        </w:tc>
        <w:tc>
          <w:tcPr>
            <w:tcW w:w="1318" w:type="dxa"/>
          </w:tcPr>
          <w:p w14:paraId="3FAEAD30"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0.360</w:t>
            </w:r>
          </w:p>
        </w:tc>
        <w:tc>
          <w:tcPr>
            <w:tcW w:w="1192" w:type="dxa"/>
          </w:tcPr>
          <w:p w14:paraId="2B36EAA6"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0.064</w:t>
            </w:r>
          </w:p>
        </w:tc>
      </w:tr>
      <w:tr w:rsidR="005B2D10" w14:paraId="1ABDD7C2"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1BD05C54" w14:textId="77777777" w:rsidR="005B2D10" w:rsidRDefault="005B2D10" w:rsidP="002854E2">
            <w:r>
              <w:t>25th percentile</w:t>
            </w:r>
          </w:p>
        </w:tc>
        <w:tc>
          <w:tcPr>
            <w:tcW w:w="996" w:type="dxa"/>
          </w:tcPr>
          <w:p w14:paraId="2372CA3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206" w:type="dxa"/>
          </w:tcPr>
          <w:p w14:paraId="05C4C00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0.312</w:t>
            </w:r>
          </w:p>
        </w:tc>
        <w:tc>
          <w:tcPr>
            <w:tcW w:w="1070" w:type="dxa"/>
          </w:tcPr>
          <w:p w14:paraId="6807A5C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0.680</w:t>
            </w:r>
          </w:p>
        </w:tc>
        <w:tc>
          <w:tcPr>
            <w:tcW w:w="0" w:type="auto"/>
          </w:tcPr>
          <w:p w14:paraId="086FD050"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0.755</w:t>
            </w:r>
          </w:p>
        </w:tc>
        <w:tc>
          <w:tcPr>
            <w:tcW w:w="1318" w:type="dxa"/>
          </w:tcPr>
          <w:p w14:paraId="44973AB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192" w:type="dxa"/>
          </w:tcPr>
          <w:p w14:paraId="78B389E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0.077</w:t>
            </w:r>
          </w:p>
        </w:tc>
      </w:tr>
      <w:tr w:rsidR="005B2D10" w14:paraId="18A36D0B"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0ADE8F" w14:textId="77777777" w:rsidR="005B2D10" w:rsidRDefault="005B2D10" w:rsidP="002854E2">
            <w:r>
              <w:t>50th percentile</w:t>
            </w:r>
          </w:p>
        </w:tc>
        <w:tc>
          <w:tcPr>
            <w:tcW w:w="996" w:type="dxa"/>
          </w:tcPr>
          <w:p w14:paraId="3C08C67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206" w:type="dxa"/>
          </w:tcPr>
          <w:p w14:paraId="37B213F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070" w:type="dxa"/>
          </w:tcPr>
          <w:p w14:paraId="45B4478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0" w:type="auto"/>
          </w:tcPr>
          <w:p w14:paraId="30285E8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0.995</w:t>
            </w:r>
          </w:p>
        </w:tc>
        <w:tc>
          <w:tcPr>
            <w:tcW w:w="1318" w:type="dxa"/>
          </w:tcPr>
          <w:p w14:paraId="17C051F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192" w:type="dxa"/>
          </w:tcPr>
          <w:p w14:paraId="481640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2.057</w:t>
            </w:r>
          </w:p>
        </w:tc>
      </w:tr>
      <w:tr w:rsidR="005B2D10" w14:paraId="77937D4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509AF552" w14:textId="77777777" w:rsidR="005B2D10" w:rsidRDefault="005B2D10" w:rsidP="002854E2">
            <w:r>
              <w:t>75th percentile</w:t>
            </w:r>
          </w:p>
        </w:tc>
        <w:tc>
          <w:tcPr>
            <w:tcW w:w="996" w:type="dxa"/>
          </w:tcPr>
          <w:p w14:paraId="63C218B6"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2.200</w:t>
            </w:r>
          </w:p>
        </w:tc>
        <w:tc>
          <w:tcPr>
            <w:tcW w:w="1206" w:type="dxa"/>
          </w:tcPr>
          <w:p w14:paraId="283AFAB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3.675</w:t>
            </w:r>
          </w:p>
        </w:tc>
        <w:tc>
          <w:tcPr>
            <w:tcW w:w="1070" w:type="dxa"/>
          </w:tcPr>
          <w:p w14:paraId="79B167A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3.300</w:t>
            </w:r>
          </w:p>
        </w:tc>
        <w:tc>
          <w:tcPr>
            <w:tcW w:w="0" w:type="auto"/>
          </w:tcPr>
          <w:p w14:paraId="25E2EA8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1.675</w:t>
            </w:r>
          </w:p>
        </w:tc>
        <w:tc>
          <w:tcPr>
            <w:tcW w:w="1318" w:type="dxa"/>
          </w:tcPr>
          <w:p w14:paraId="0D4B398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2.100</w:t>
            </w:r>
          </w:p>
        </w:tc>
        <w:tc>
          <w:tcPr>
            <w:tcW w:w="1192" w:type="dxa"/>
          </w:tcPr>
          <w:p w14:paraId="19EB6BC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16.300</w:t>
            </w:r>
          </w:p>
        </w:tc>
      </w:tr>
      <w:tr w:rsidR="005B2D10" w14:paraId="20A66A4C"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3AC70A" w14:textId="77777777" w:rsidR="005B2D10" w:rsidRDefault="005B2D10" w:rsidP="002854E2">
            <w:r>
              <w:t>95th percentile</w:t>
            </w:r>
          </w:p>
        </w:tc>
        <w:tc>
          <w:tcPr>
            <w:tcW w:w="996" w:type="dxa"/>
          </w:tcPr>
          <w:p w14:paraId="19F2C33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7.905</w:t>
            </w:r>
          </w:p>
        </w:tc>
        <w:tc>
          <w:tcPr>
            <w:tcW w:w="1206" w:type="dxa"/>
          </w:tcPr>
          <w:p w14:paraId="113712A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15.550</w:t>
            </w:r>
          </w:p>
        </w:tc>
        <w:tc>
          <w:tcPr>
            <w:tcW w:w="1070" w:type="dxa"/>
          </w:tcPr>
          <w:p w14:paraId="08D47BE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12.000</w:t>
            </w:r>
          </w:p>
        </w:tc>
        <w:tc>
          <w:tcPr>
            <w:tcW w:w="0" w:type="auto"/>
          </w:tcPr>
          <w:p w14:paraId="5AA2D6F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5.085</w:t>
            </w:r>
          </w:p>
        </w:tc>
        <w:tc>
          <w:tcPr>
            <w:tcW w:w="1318" w:type="dxa"/>
          </w:tcPr>
          <w:p w14:paraId="341E81FA"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7.225</w:t>
            </w:r>
          </w:p>
        </w:tc>
        <w:tc>
          <w:tcPr>
            <w:tcW w:w="1192" w:type="dxa"/>
          </w:tcPr>
          <w:p w14:paraId="116D14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26.300</w:t>
            </w:r>
          </w:p>
        </w:tc>
      </w:tr>
      <w:tr w:rsidR="005B2D10" w14:paraId="71E9CD9A"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2B48B4F6" w14:textId="241A0169" w:rsidR="005B2D10" w:rsidRDefault="005B2D10" w:rsidP="002854E2">
            <w:r>
              <w:t>Min</w:t>
            </w:r>
          </w:p>
        </w:tc>
        <w:tc>
          <w:tcPr>
            <w:tcW w:w="996" w:type="dxa"/>
          </w:tcPr>
          <w:p w14:paraId="1F53028F"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206" w:type="dxa"/>
          </w:tcPr>
          <w:p w14:paraId="4E95DC7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070" w:type="dxa"/>
          </w:tcPr>
          <w:p w14:paraId="6637F475"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0" w:type="auto"/>
          </w:tcPr>
          <w:p w14:paraId="0BAA18E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0.050</w:t>
            </w:r>
          </w:p>
        </w:tc>
        <w:tc>
          <w:tcPr>
            <w:tcW w:w="1318" w:type="dxa"/>
          </w:tcPr>
          <w:p w14:paraId="178B0F9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0.040</w:t>
            </w:r>
          </w:p>
        </w:tc>
        <w:tc>
          <w:tcPr>
            <w:tcW w:w="1192" w:type="dxa"/>
          </w:tcPr>
          <w:p w14:paraId="4CE114D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0.060</w:t>
            </w:r>
          </w:p>
        </w:tc>
      </w:tr>
      <w:tr w:rsidR="005B2D10" w14:paraId="180A4CE9"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181880E" w14:textId="7B818EBC" w:rsidR="005B2D10" w:rsidRDefault="005B2D10" w:rsidP="002854E2">
            <w:r>
              <w:t>Max</w:t>
            </w:r>
          </w:p>
        </w:tc>
        <w:tc>
          <w:tcPr>
            <w:tcW w:w="996" w:type="dxa"/>
          </w:tcPr>
          <w:p w14:paraId="514D455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206" w:type="dxa"/>
          </w:tcPr>
          <w:p w14:paraId="1C6A2D0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070" w:type="dxa"/>
          </w:tcPr>
          <w:p w14:paraId="304DC97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34.400</w:t>
            </w:r>
          </w:p>
        </w:tc>
        <w:tc>
          <w:tcPr>
            <w:tcW w:w="0" w:type="auto"/>
          </w:tcPr>
          <w:p w14:paraId="3335EFD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18.500</w:t>
            </w:r>
          </w:p>
        </w:tc>
        <w:tc>
          <w:tcPr>
            <w:tcW w:w="1318" w:type="dxa"/>
          </w:tcPr>
          <w:p w14:paraId="373E9AE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57.000</w:t>
            </w:r>
          </w:p>
        </w:tc>
        <w:tc>
          <w:tcPr>
            <w:tcW w:w="1192" w:type="dxa"/>
          </w:tcPr>
          <w:p w14:paraId="77C9E95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27.000</w:t>
            </w:r>
          </w:p>
        </w:tc>
      </w:tr>
    </w:tbl>
    <w:p w14:paraId="0C8C14C7" w14:textId="77777777" w:rsidR="00D8035C" w:rsidRDefault="00D8035C" w:rsidP="00D8035C"/>
    <w:p w14:paraId="7A53D9A6" w14:textId="758B1FC8" w:rsidR="002B4346" w:rsidRDefault="002B4346">
      <w:pPr>
        <w:spacing w:after="160" w:line="278" w:lineRule="auto"/>
      </w:pPr>
      <w:r>
        <w:br w:type="page"/>
      </w:r>
    </w:p>
    <w:p w14:paraId="754F3FAD" w14:textId="77777777" w:rsidR="00D8035C" w:rsidRPr="00D8035C" w:rsidRDefault="00D8035C" w:rsidP="00D8035C"/>
    <w:p w14:paraId="084233DD" w14:textId="28D13F4D" w:rsidR="00B531A9" w:rsidRDefault="005B2D10" w:rsidP="00FE4326">
      <w:pPr>
        <w:pStyle w:val="Heading2"/>
      </w:pPr>
      <w:r>
        <w:t xml:space="preserve">Supplemental </w:t>
      </w:r>
      <w:r w:rsidR="00BC5475">
        <w:t>Figure 1</w:t>
      </w:r>
      <w:r w:rsidR="00FE4326">
        <w:t xml:space="preserve">: </w:t>
      </w:r>
      <w:r w:rsidR="00BC5475">
        <w:t>Limits of Agreement by Direction of Evidence</w:t>
      </w:r>
    </w:p>
    <w:p w14:paraId="1D3D9F92" w14:textId="17606D49" w:rsidR="00D6245A" w:rsidRPr="00FE53D6" w:rsidRDefault="00D6245A" w:rsidP="00D6245A">
      <w:pPr>
        <w:pStyle w:val="p3"/>
      </w:pPr>
      <w:r>
        <w:t>Rows separate positive (</w:t>
      </w:r>
      <w:proofErr w:type="spellStart"/>
      <w:r>
        <w:t>LR</w:t>
      </w:r>
      <w:r w:rsidRPr="00394C68">
        <w:rPr>
          <w:vertAlign w:val="subscript"/>
        </w:rPr>
        <w:t>reported</w:t>
      </w:r>
      <w:proofErr w:type="spellEnd"/>
      <w:r>
        <w:t xml:space="preserve"> &gt; 1) from </w:t>
      </w:r>
      <w:proofErr w:type="gramStart"/>
      <w:r>
        <w:t>negative  findings</w:t>
      </w:r>
      <w:proofErr w:type="gramEnd"/>
      <w:r>
        <w:t xml:space="preserve"> (</w:t>
      </w:r>
      <w:proofErr w:type="spellStart"/>
      <w:r>
        <w:t>LR</w:t>
      </w:r>
      <w:r w:rsidRPr="00394C68">
        <w:rPr>
          <w:vertAlign w:val="subscript"/>
        </w:rPr>
        <w:t>reported</w:t>
      </w:r>
      <w:proofErr w:type="spellEnd"/>
      <w:r>
        <w:t xml:space="preserve"> &lt; 1). </w:t>
      </w:r>
    </w:p>
    <w:p w14:paraId="12CB530C" w14:textId="77777777" w:rsidR="00D6245A" w:rsidRPr="00D6245A" w:rsidRDefault="00D6245A" w:rsidP="00D6245A"/>
    <w:p w14:paraId="06FCE9F0" w14:textId="3D128860" w:rsidR="00FE4326" w:rsidRDefault="005B2D10" w:rsidP="00FE4326">
      <w:r w:rsidRPr="005B2D10">
        <w:rPr>
          <w:noProof/>
        </w:rPr>
        <w:drawing>
          <wp:inline distT="0" distB="0" distL="0" distR="0" wp14:anchorId="0B068E64" wp14:editId="46392017">
            <wp:extent cx="5943600" cy="3168650"/>
            <wp:effectExtent l="0" t="0" r="0" b="6350"/>
            <wp:docPr id="1410620033" name="Picture 1" descr="A group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033" name="Picture 1" descr="A group of colored dots&#10;&#10;AI-generated content may be incorrect."/>
                    <pic:cNvPicPr/>
                  </pic:nvPicPr>
                  <pic:blipFill>
                    <a:blip r:embed="rId16"/>
                    <a:stretch>
                      <a:fillRect/>
                    </a:stretch>
                  </pic:blipFill>
                  <pic:spPr>
                    <a:xfrm>
                      <a:off x="0" y="0"/>
                      <a:ext cx="5943600" cy="3168650"/>
                    </a:xfrm>
                    <a:prstGeom prst="rect">
                      <a:avLst/>
                    </a:prstGeom>
                  </pic:spPr>
                </pic:pic>
              </a:graphicData>
            </a:graphic>
          </wp:inline>
        </w:drawing>
      </w:r>
    </w:p>
    <w:p w14:paraId="527D5C11" w14:textId="7C4AD1FF" w:rsidR="002B4346" w:rsidRDefault="002B4346">
      <w:pPr>
        <w:spacing w:after="160" w:line="278" w:lineRule="auto"/>
      </w:pPr>
      <w:r>
        <w:br w:type="page"/>
      </w:r>
    </w:p>
    <w:p w14:paraId="5D67111B" w14:textId="77777777" w:rsidR="00D6245A" w:rsidRDefault="00D6245A" w:rsidP="00FE4326"/>
    <w:p w14:paraId="148A1ADB" w14:textId="1ABB28E9" w:rsidR="00FE4326" w:rsidRDefault="00B125D3" w:rsidP="00FE4326">
      <w:pPr>
        <w:pStyle w:val="Heading2"/>
      </w:pPr>
      <w:r>
        <w:t>Supplemental Table</w:t>
      </w:r>
      <w:r w:rsidR="005B2D10">
        <w:t xml:space="preserve"> 2</w:t>
      </w:r>
      <w:r>
        <w:t xml:space="preserve">: </w:t>
      </w:r>
      <w:r w:rsidR="00FE4326">
        <w:t xml:space="preserve">Coverage Intervals </w:t>
      </w:r>
    </w:p>
    <w:p w14:paraId="26449E4E" w14:textId="58D03187" w:rsidR="00D6245A" w:rsidRPr="00394C68" w:rsidRDefault="00B125D3" w:rsidP="00D6245A">
      <w:pPr>
        <w:rPr>
          <w:bCs/>
        </w:rPr>
      </w:pPr>
      <w:r w:rsidRPr="00B125D3">
        <w:t xml:space="preserve">Limits of Agreement </w:t>
      </w:r>
      <w:r w:rsidR="00D6245A" w:rsidRPr="00394C68">
        <w:rPr>
          <w:bCs/>
        </w:rPr>
        <w:t>that bound 50%, 75%, 90%, 95%, and 99% of model-generated likelihood ratios relative to literature-reported values. Intervals are expressed as multiplicative factors (“×”), indicating how far each model</w:t>
      </w:r>
      <w:r w:rsidR="00D6245A">
        <w:rPr>
          <w:bCs/>
        </w:rPr>
        <w:t xml:space="preserve"> can be expected to deviate </w:t>
      </w:r>
      <w:r w:rsidR="00D6245A" w:rsidRPr="00394C68">
        <w:rPr>
          <w:bCs/>
        </w:rPr>
        <w:t xml:space="preserve">reported LRs. Parentheses show 95% confidence intervals </w:t>
      </w:r>
      <w:r w:rsidR="00D6245A">
        <w:rPr>
          <w:bCs/>
        </w:rPr>
        <w:t>for</w:t>
      </w:r>
      <w:r w:rsidR="00D6245A" w:rsidRPr="00394C68">
        <w:rPr>
          <w:bCs/>
        </w:rPr>
        <w:t xml:space="preserve"> </w:t>
      </w:r>
      <w:r w:rsidR="00D6245A">
        <w:rPr>
          <w:bCs/>
        </w:rPr>
        <w:t xml:space="preserve">the estimate of </w:t>
      </w:r>
      <w:r w:rsidR="00D6245A" w:rsidRPr="00394C68">
        <w:rPr>
          <w:bCs/>
        </w:rPr>
        <w:t>each coverage limit</w:t>
      </w:r>
      <w:r w:rsidR="00D6245A">
        <w:rPr>
          <w:bCs/>
        </w:rPr>
        <w:t>.</w:t>
      </w:r>
    </w:p>
    <w:p w14:paraId="13790F17" w14:textId="77777777" w:rsidR="00D6245A" w:rsidRPr="00B125D3" w:rsidRDefault="00D6245A" w:rsidP="00B125D3"/>
    <w:p w14:paraId="4F77571D"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4o</w:t>
      </w:r>
    </w:p>
    <w:tbl>
      <w:tblPr>
        <w:tblStyle w:val="GridTable6Colorful"/>
        <w:tblW w:w="0" w:type="auto"/>
        <w:tblLook w:val="04A0" w:firstRow="1" w:lastRow="0" w:firstColumn="1" w:lastColumn="0" w:noHBand="0" w:noVBand="1"/>
      </w:tblPr>
      <w:tblGrid>
        <w:gridCol w:w="1260"/>
        <w:gridCol w:w="2520"/>
        <w:gridCol w:w="2520"/>
      </w:tblGrid>
      <w:tr w:rsidR="00B125D3" w:rsidRPr="00B125D3" w14:paraId="5A6F62EB"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55C91B" w14:textId="59907415" w:rsidR="00B125D3" w:rsidRPr="00B125D3" w:rsidRDefault="00B125D3" w:rsidP="00B125D3">
            <w:r w:rsidRPr="00B125D3">
              <w:t>Coverage</w:t>
            </w:r>
          </w:p>
        </w:tc>
        <w:tc>
          <w:tcPr>
            <w:tcW w:w="2520" w:type="dxa"/>
          </w:tcPr>
          <w:p w14:paraId="6610D4E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EC5197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4E0059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E32A609" w14:textId="77777777" w:rsidR="00B125D3" w:rsidRPr="00B125D3" w:rsidRDefault="00B125D3" w:rsidP="00B125D3">
            <w:r w:rsidRPr="00B125D3">
              <w:t>50%</w:t>
            </w:r>
          </w:p>
        </w:tc>
        <w:tc>
          <w:tcPr>
            <w:tcW w:w="2520" w:type="dxa"/>
          </w:tcPr>
          <w:p w14:paraId="7818B136"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0.61x (0.57x - 0.65x)</w:t>
            </w:r>
          </w:p>
        </w:tc>
        <w:tc>
          <w:tcPr>
            <w:tcW w:w="2520" w:type="dxa"/>
          </w:tcPr>
          <w:p w14:paraId="66534DE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1.70 (1.60x - 1.81x)</w:t>
            </w:r>
          </w:p>
        </w:tc>
      </w:tr>
      <w:tr w:rsidR="00B125D3" w:rsidRPr="00B125D3" w14:paraId="2BBB616B" w14:textId="77777777" w:rsidTr="00B125D3">
        <w:trPr>
          <w:trHeight w:val="153"/>
        </w:trPr>
        <w:tc>
          <w:tcPr>
            <w:cnfStyle w:val="001000000000" w:firstRow="0" w:lastRow="0" w:firstColumn="1" w:lastColumn="0" w:oddVBand="0" w:evenVBand="0" w:oddHBand="0" w:evenHBand="0" w:firstRowFirstColumn="0" w:firstRowLastColumn="0" w:lastRowFirstColumn="0" w:lastRowLastColumn="0"/>
            <w:tcW w:w="1260" w:type="dxa"/>
          </w:tcPr>
          <w:p w14:paraId="41440D16" w14:textId="77777777" w:rsidR="00B125D3" w:rsidRPr="00B125D3" w:rsidRDefault="00B125D3" w:rsidP="00B125D3">
            <w:r w:rsidRPr="00B125D3">
              <w:t>75%</w:t>
            </w:r>
          </w:p>
        </w:tc>
        <w:tc>
          <w:tcPr>
            <w:tcW w:w="2520" w:type="dxa"/>
          </w:tcPr>
          <w:p w14:paraId="6AB6CF8B"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- 0.46x)</w:t>
            </w:r>
          </w:p>
        </w:tc>
        <w:tc>
          <w:tcPr>
            <w:tcW w:w="2520" w:type="dxa"/>
          </w:tcPr>
          <w:p w14:paraId="0244FD7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2.44 (2.27x - 2.63x)</w:t>
            </w:r>
          </w:p>
        </w:tc>
      </w:tr>
      <w:tr w:rsidR="00B125D3" w:rsidRPr="00B125D3" w14:paraId="574CB7F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E951466" w14:textId="77777777" w:rsidR="00B125D3" w:rsidRPr="00B125D3" w:rsidRDefault="00B125D3" w:rsidP="00B125D3">
            <w:r w:rsidRPr="00B125D3">
              <w:t>90%</w:t>
            </w:r>
          </w:p>
        </w:tc>
        <w:tc>
          <w:tcPr>
            <w:tcW w:w="2520" w:type="dxa"/>
          </w:tcPr>
          <w:p w14:paraId="483C655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(0.27x - 0.32x)</w:t>
            </w:r>
          </w:p>
        </w:tc>
        <w:tc>
          <w:tcPr>
            <w:tcW w:w="2520" w:type="dxa"/>
          </w:tcPr>
          <w:p w14:paraId="5007D39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3.56 (3.27x - 3.88x)</w:t>
            </w:r>
          </w:p>
        </w:tc>
      </w:tr>
      <w:tr w:rsidR="00B125D3" w:rsidRPr="00B125D3" w14:paraId="2598615E"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353A91D1" w14:textId="77777777" w:rsidR="00B125D3" w:rsidRPr="00B125D3" w:rsidRDefault="00B125D3" w:rsidP="00B125D3">
            <w:r w:rsidRPr="00B125D3">
              <w:t>95%</w:t>
            </w:r>
          </w:p>
        </w:tc>
        <w:tc>
          <w:tcPr>
            <w:tcW w:w="2520" w:type="dxa"/>
          </w:tcPr>
          <w:p w14:paraId="22F8C7E8"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3D19E5F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4.53 (4.11x - 4.99x)</w:t>
            </w:r>
          </w:p>
        </w:tc>
      </w:tr>
      <w:tr w:rsidR="00B125D3" w:rsidRPr="00B125D3" w14:paraId="66D690A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DC19CE" w14:textId="77777777" w:rsidR="00B125D3" w:rsidRPr="00B125D3" w:rsidRDefault="00B125D3" w:rsidP="00B125D3">
            <w:r w:rsidRPr="00B125D3">
              <w:t>99%</w:t>
            </w:r>
          </w:p>
        </w:tc>
        <w:tc>
          <w:tcPr>
            <w:tcW w:w="2520" w:type="dxa"/>
          </w:tcPr>
          <w:p w14:paraId="53D6D8B0"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7443C48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7.24 (6.43x - 8.14x)</w:t>
            </w:r>
          </w:p>
        </w:tc>
      </w:tr>
    </w:tbl>
    <w:p w14:paraId="507775C9" w14:textId="77777777" w:rsidR="00B125D3" w:rsidRPr="00B125D3" w:rsidRDefault="00B125D3" w:rsidP="00B125D3"/>
    <w:p w14:paraId="11EE7F2E" w14:textId="77777777" w:rsidR="00B125D3" w:rsidRPr="00B125D3" w:rsidRDefault="00B125D3" w:rsidP="00B125D3">
      <w:pPr>
        <w:rPr>
          <w:b/>
          <w:bCs/>
        </w:rPr>
      </w:pPr>
      <w:r w:rsidRPr="00B125D3">
        <w:rPr>
          <w:b/>
          <w:bCs/>
        </w:rPr>
        <w:t>Model: o3</w:t>
      </w:r>
    </w:p>
    <w:tbl>
      <w:tblPr>
        <w:tblStyle w:val="GridTable6Colorful"/>
        <w:tblW w:w="0" w:type="auto"/>
        <w:tblLook w:val="04A0" w:firstRow="1" w:lastRow="0" w:firstColumn="1" w:lastColumn="0" w:noHBand="0" w:noVBand="1"/>
      </w:tblPr>
      <w:tblGrid>
        <w:gridCol w:w="1260"/>
        <w:gridCol w:w="2520"/>
        <w:gridCol w:w="2520"/>
      </w:tblGrid>
      <w:tr w:rsidR="00B125D3" w:rsidRPr="00B125D3" w14:paraId="57290A81"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91D56A" w14:textId="0D891F54" w:rsidR="00B125D3" w:rsidRPr="00B125D3" w:rsidRDefault="00B125D3" w:rsidP="00B125D3">
            <w:r w:rsidRPr="00B125D3">
              <w:t xml:space="preserve">Coverage </w:t>
            </w:r>
          </w:p>
        </w:tc>
        <w:tc>
          <w:tcPr>
            <w:tcW w:w="2520" w:type="dxa"/>
          </w:tcPr>
          <w:p w14:paraId="46B504D8"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987BB4C"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F16C381"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C84E408" w14:textId="77777777" w:rsidR="00B125D3" w:rsidRPr="00B125D3" w:rsidRDefault="00B125D3" w:rsidP="00B125D3">
            <w:r w:rsidRPr="00B125D3">
              <w:t>50%</w:t>
            </w:r>
          </w:p>
        </w:tc>
        <w:tc>
          <w:tcPr>
            <w:tcW w:w="2520" w:type="dxa"/>
          </w:tcPr>
          <w:p w14:paraId="712CF9B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0.60x (0.56x - 0.63x)</w:t>
            </w:r>
          </w:p>
        </w:tc>
        <w:tc>
          <w:tcPr>
            <w:tcW w:w="2520" w:type="dxa"/>
          </w:tcPr>
          <w:p w14:paraId="657405FE"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1.64 (1.54x - 1.74x)</w:t>
            </w:r>
          </w:p>
        </w:tc>
      </w:tr>
      <w:tr w:rsidR="00B125D3" w:rsidRPr="00B125D3" w14:paraId="47A9F5B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17570ABA" w14:textId="77777777" w:rsidR="00B125D3" w:rsidRPr="00B125D3" w:rsidRDefault="00B125D3" w:rsidP="00B125D3">
            <w:r w:rsidRPr="00B125D3">
              <w:t>75%</w:t>
            </w:r>
          </w:p>
        </w:tc>
        <w:tc>
          <w:tcPr>
            <w:tcW w:w="2520" w:type="dxa"/>
          </w:tcPr>
          <w:p w14:paraId="01433367"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- 0.45x)</w:t>
            </w:r>
          </w:p>
        </w:tc>
        <w:tc>
          <w:tcPr>
            <w:tcW w:w="2520" w:type="dxa"/>
          </w:tcPr>
          <w:p w14:paraId="0A17A1E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2.33 (2.17x - 2.51x)</w:t>
            </w:r>
          </w:p>
        </w:tc>
      </w:tr>
      <w:tr w:rsidR="00B125D3" w:rsidRPr="00B125D3" w14:paraId="6355BF16"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43CBE0" w14:textId="77777777" w:rsidR="00B125D3" w:rsidRPr="00B125D3" w:rsidRDefault="00B125D3" w:rsidP="00B125D3">
            <w:r w:rsidRPr="00B125D3">
              <w:t>90%</w:t>
            </w:r>
          </w:p>
        </w:tc>
        <w:tc>
          <w:tcPr>
            <w:tcW w:w="2520" w:type="dxa"/>
          </w:tcPr>
          <w:p w14:paraId="69F12B8F"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(0.26x - 0.31x)</w:t>
            </w:r>
          </w:p>
        </w:tc>
        <w:tc>
          <w:tcPr>
            <w:tcW w:w="2520" w:type="dxa"/>
          </w:tcPr>
          <w:p w14:paraId="64210F53"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3.38 (3.10x - 3.68x)</w:t>
            </w:r>
          </w:p>
        </w:tc>
      </w:tr>
      <w:tr w:rsidR="00B125D3" w:rsidRPr="00B125D3" w14:paraId="60B83A4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6B90AA52" w14:textId="77777777" w:rsidR="00B125D3" w:rsidRPr="00B125D3" w:rsidRDefault="00B125D3" w:rsidP="00B125D3">
            <w:r w:rsidRPr="00B125D3">
              <w:t>95%</w:t>
            </w:r>
          </w:p>
        </w:tc>
        <w:tc>
          <w:tcPr>
            <w:tcW w:w="2520" w:type="dxa"/>
          </w:tcPr>
          <w:p w14:paraId="27E30B3E"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4C33225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4.28 (3.89x - 4.71x)</w:t>
            </w:r>
          </w:p>
        </w:tc>
      </w:tr>
      <w:tr w:rsidR="00B125D3" w:rsidRPr="00B125D3" w14:paraId="274A556A"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6A02F6D" w14:textId="77777777" w:rsidR="00B125D3" w:rsidRPr="00B125D3" w:rsidRDefault="00B125D3" w:rsidP="00B125D3">
            <w:r w:rsidRPr="00B125D3">
              <w:t>99%</w:t>
            </w:r>
          </w:p>
        </w:tc>
        <w:tc>
          <w:tcPr>
            <w:tcW w:w="2520" w:type="dxa"/>
          </w:tcPr>
          <w:p w14:paraId="1A48319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5EA2D17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6.79 (6.05x - 7.62x)</w:t>
            </w:r>
          </w:p>
        </w:tc>
      </w:tr>
    </w:tbl>
    <w:p w14:paraId="69BB8A2A" w14:textId="77777777" w:rsidR="00B125D3" w:rsidRPr="00B125D3" w:rsidRDefault="00B125D3" w:rsidP="00B125D3"/>
    <w:p w14:paraId="5AB0521C"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5</w:t>
      </w:r>
    </w:p>
    <w:tbl>
      <w:tblPr>
        <w:tblStyle w:val="GridTable6Colorful"/>
        <w:tblW w:w="0" w:type="auto"/>
        <w:tblLook w:val="04A0" w:firstRow="1" w:lastRow="0" w:firstColumn="1" w:lastColumn="0" w:noHBand="0" w:noVBand="1"/>
      </w:tblPr>
      <w:tblGrid>
        <w:gridCol w:w="1189"/>
        <w:gridCol w:w="2496"/>
        <w:gridCol w:w="2610"/>
      </w:tblGrid>
      <w:tr w:rsidR="00B125D3" w:rsidRPr="00B125D3" w14:paraId="2CD5145A"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4AE8BE" w14:textId="60BA3465" w:rsidR="00B125D3" w:rsidRPr="00B125D3" w:rsidRDefault="00B125D3" w:rsidP="00B125D3">
            <w:r w:rsidRPr="00B125D3">
              <w:t xml:space="preserve">Coverage </w:t>
            </w:r>
          </w:p>
        </w:tc>
        <w:tc>
          <w:tcPr>
            <w:tcW w:w="2496" w:type="dxa"/>
          </w:tcPr>
          <w:p w14:paraId="09CFA26F"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610" w:type="dxa"/>
          </w:tcPr>
          <w:p w14:paraId="7D9734E4"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6EED876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57A8E66" w14:textId="77777777" w:rsidR="00B125D3" w:rsidRPr="00B125D3" w:rsidRDefault="00B125D3" w:rsidP="00B125D3">
            <w:r w:rsidRPr="00B125D3">
              <w:t>50%</w:t>
            </w:r>
          </w:p>
        </w:tc>
        <w:tc>
          <w:tcPr>
            <w:tcW w:w="2496" w:type="dxa"/>
          </w:tcPr>
          <w:p w14:paraId="49B5A06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0.63x (0.59x - 0.66x)</w:t>
            </w:r>
          </w:p>
        </w:tc>
        <w:tc>
          <w:tcPr>
            <w:tcW w:w="2610" w:type="dxa"/>
          </w:tcPr>
          <w:p w14:paraId="57D70527"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1.56 (1.47x - 1.65x)</w:t>
            </w:r>
          </w:p>
        </w:tc>
      </w:tr>
      <w:tr w:rsidR="00B125D3" w:rsidRPr="00B125D3" w14:paraId="468A1DFE"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29714DC5" w14:textId="77777777" w:rsidR="00B125D3" w:rsidRPr="00B125D3" w:rsidRDefault="00B125D3" w:rsidP="00B125D3">
            <w:r w:rsidRPr="00B125D3">
              <w:t>75%</w:t>
            </w:r>
          </w:p>
        </w:tc>
        <w:tc>
          <w:tcPr>
            <w:tcW w:w="2496" w:type="dxa"/>
          </w:tcPr>
          <w:p w14:paraId="7AC14B1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0.46x (0.43x - 0.49x)</w:t>
            </w:r>
          </w:p>
        </w:tc>
        <w:tc>
          <w:tcPr>
            <w:tcW w:w="2610" w:type="dxa"/>
          </w:tcPr>
          <w:p w14:paraId="6469B67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2.15 (2.01x - 2.29x)</w:t>
            </w:r>
          </w:p>
        </w:tc>
      </w:tr>
      <w:tr w:rsidR="00B125D3" w:rsidRPr="00B125D3" w14:paraId="7A238EE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BAD718A" w14:textId="77777777" w:rsidR="00B125D3" w:rsidRPr="00B125D3" w:rsidRDefault="00B125D3" w:rsidP="00B125D3">
            <w:r w:rsidRPr="00B125D3">
              <w:t>90%</w:t>
            </w:r>
          </w:p>
        </w:tc>
        <w:tc>
          <w:tcPr>
            <w:tcW w:w="2496" w:type="dxa"/>
          </w:tcPr>
          <w:p w14:paraId="07E993ED"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0.33x (0.30x - 0.35x)</w:t>
            </w:r>
          </w:p>
        </w:tc>
        <w:tc>
          <w:tcPr>
            <w:tcW w:w="2610" w:type="dxa"/>
          </w:tcPr>
          <w:p w14:paraId="26DCA7F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2.99 (2.77x - 3.23x)</w:t>
            </w:r>
          </w:p>
        </w:tc>
      </w:tr>
      <w:tr w:rsidR="00B125D3" w:rsidRPr="00B125D3" w14:paraId="50E76266"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412E49A0" w14:textId="77777777" w:rsidR="00B125D3" w:rsidRPr="00B125D3" w:rsidRDefault="00B125D3" w:rsidP="00B125D3">
            <w:r w:rsidRPr="00B125D3">
              <w:t>95%</w:t>
            </w:r>
          </w:p>
        </w:tc>
        <w:tc>
          <w:tcPr>
            <w:tcW w:w="2496" w:type="dxa"/>
          </w:tcPr>
          <w:p w14:paraId="27CB55D2"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0.26x (0.24x - 0.29x)</w:t>
            </w:r>
          </w:p>
        </w:tc>
        <w:tc>
          <w:tcPr>
            <w:tcW w:w="2610" w:type="dxa"/>
          </w:tcPr>
          <w:p w14:paraId="3EA812D6"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3.70 (3.40x - 4.03x)</w:t>
            </w:r>
          </w:p>
        </w:tc>
      </w:tr>
      <w:tr w:rsidR="00B125D3" w:rsidRPr="00B125D3" w14:paraId="21E2E1E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7B6C7E8" w14:textId="77777777" w:rsidR="00B125D3" w:rsidRPr="00B125D3" w:rsidRDefault="00B125D3" w:rsidP="00B125D3">
            <w:r w:rsidRPr="00B125D3">
              <w:t>99%</w:t>
            </w:r>
          </w:p>
        </w:tc>
        <w:tc>
          <w:tcPr>
            <w:tcW w:w="2496" w:type="dxa"/>
          </w:tcPr>
          <w:p w14:paraId="1A1FFBDB"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0.17x (0.16x - 0.19x)</w:t>
            </w:r>
          </w:p>
        </w:tc>
        <w:tc>
          <w:tcPr>
            <w:tcW w:w="2610" w:type="dxa"/>
          </w:tcPr>
          <w:p w14:paraId="580DBB9A"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5.61 (5.05x - 6.22x)</w:t>
            </w:r>
          </w:p>
        </w:tc>
      </w:tr>
    </w:tbl>
    <w:p w14:paraId="39829418" w14:textId="77777777" w:rsidR="00FE4326" w:rsidRDefault="00FE4326" w:rsidP="00FE4326"/>
    <w:p w14:paraId="3F40AE99" w14:textId="6A78171A" w:rsidR="00FE4326" w:rsidRDefault="005B2D10" w:rsidP="00FE4326">
      <w:pPr>
        <w:pStyle w:val="Heading2"/>
      </w:pPr>
      <w:r>
        <w:lastRenderedPageBreak/>
        <w:t>Supplemental Figure 2</w:t>
      </w:r>
      <w:r w:rsidR="002B4346">
        <w:t xml:space="preserve"> (a-c)</w:t>
      </w:r>
      <w:r>
        <w:t xml:space="preserve">: </w:t>
      </w:r>
      <w:r w:rsidR="00FE4326">
        <w:t xml:space="preserve">Calibration Plots </w:t>
      </w:r>
    </w:p>
    <w:p w14:paraId="6FD3A18F" w14:textId="39C2D98C" w:rsidR="00FE4326" w:rsidRDefault="00BC5475" w:rsidP="00FE4326">
      <w:r>
        <w:t>LR’s are presented on the logarithmic</w:t>
      </w:r>
      <w:r w:rsidR="002B4346">
        <w:rPr>
          <w:noProof/>
          <w14:ligatures w14:val="standardContextual"/>
        </w:rPr>
        <w:drawing>
          <wp:inline distT="0" distB="0" distL="0" distR="0" wp14:anchorId="0320A07D" wp14:editId="15B9909D">
            <wp:extent cx="4406900" cy="4546600"/>
            <wp:effectExtent l="0" t="0" r="0" b="0"/>
            <wp:docPr id="987045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5480" name="Picture 987045480"/>
                    <pic:cNvPicPr/>
                  </pic:nvPicPr>
                  <pic:blipFill>
                    <a:blip r:embed="rId17"/>
                    <a:stretch>
                      <a:fillRect/>
                    </a:stretch>
                  </pic:blipFill>
                  <pic:spPr>
                    <a:xfrm>
                      <a:off x="0" y="0"/>
                      <a:ext cx="4406900" cy="4546600"/>
                    </a:xfrm>
                    <a:prstGeom prst="rect">
                      <a:avLst/>
                    </a:prstGeom>
                  </pic:spPr>
                </pic:pic>
              </a:graphicData>
            </a:graphic>
          </wp:inline>
        </w:drawing>
      </w:r>
      <w:r>
        <w:t xml:space="preserve"> scale.</w:t>
      </w:r>
    </w:p>
    <w:p w14:paraId="0FDAC99A" w14:textId="77066266" w:rsidR="002B4346" w:rsidRDefault="002B4346" w:rsidP="00FE4326">
      <w:r>
        <w:rPr>
          <w:noProof/>
          <w14:ligatures w14:val="standardContextual"/>
        </w:rPr>
        <w:lastRenderedPageBreak/>
        <w:drawing>
          <wp:inline distT="0" distB="0" distL="0" distR="0" wp14:anchorId="4AF9EC8C" wp14:editId="70F49CAF">
            <wp:extent cx="4406900" cy="4546600"/>
            <wp:effectExtent l="0" t="0" r="0" b="0"/>
            <wp:docPr id="58082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3109" name="Picture 580823109"/>
                    <pic:cNvPicPr/>
                  </pic:nvPicPr>
                  <pic:blipFill>
                    <a:blip r:embed="rId18"/>
                    <a:stretch>
                      <a:fillRect/>
                    </a:stretch>
                  </pic:blipFill>
                  <pic:spPr>
                    <a:xfrm>
                      <a:off x="0" y="0"/>
                      <a:ext cx="4406900" cy="4546600"/>
                    </a:xfrm>
                    <a:prstGeom prst="rect">
                      <a:avLst/>
                    </a:prstGeom>
                  </pic:spPr>
                </pic:pic>
              </a:graphicData>
            </a:graphic>
          </wp:inline>
        </w:drawing>
      </w:r>
      <w:r>
        <w:rPr>
          <w:noProof/>
          <w14:ligatures w14:val="standardContextual"/>
        </w:rPr>
        <w:lastRenderedPageBreak/>
        <w:drawing>
          <wp:inline distT="0" distB="0" distL="0" distR="0" wp14:anchorId="764A5B51" wp14:editId="4B4987A1">
            <wp:extent cx="4406900" cy="4546600"/>
            <wp:effectExtent l="0" t="0" r="0" b="0"/>
            <wp:docPr id="1213700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076" name="Picture 1213700076"/>
                    <pic:cNvPicPr/>
                  </pic:nvPicPr>
                  <pic:blipFill>
                    <a:blip r:embed="rId19"/>
                    <a:stretch>
                      <a:fillRect/>
                    </a:stretch>
                  </pic:blipFill>
                  <pic:spPr>
                    <a:xfrm>
                      <a:off x="0" y="0"/>
                      <a:ext cx="4406900" cy="4546600"/>
                    </a:xfrm>
                    <a:prstGeom prst="rect">
                      <a:avLst/>
                    </a:prstGeom>
                  </pic:spPr>
                </pic:pic>
              </a:graphicData>
            </a:graphic>
          </wp:inline>
        </w:drawing>
      </w:r>
    </w:p>
    <w:p w14:paraId="0C6C0F7C" w14:textId="77777777" w:rsidR="002B4346" w:rsidRDefault="002B4346" w:rsidP="00FE4326"/>
    <w:p w14:paraId="4702E6F1" w14:textId="77777777" w:rsidR="002B4346" w:rsidRDefault="002B4346" w:rsidP="00FE4326"/>
    <w:p w14:paraId="3FAF9E7C" w14:textId="77777777" w:rsidR="002B4346" w:rsidRDefault="002B4346" w:rsidP="00FE4326"/>
    <w:p w14:paraId="5271CED0" w14:textId="77777777" w:rsidR="002B4346" w:rsidRPr="002B4346" w:rsidRDefault="002B4346" w:rsidP="002B4346">
      <w:pPr>
        <w:pStyle w:val="Heading2"/>
      </w:pPr>
      <w:r>
        <w:lastRenderedPageBreak/>
        <w:t xml:space="preserve">Supplemental </w:t>
      </w:r>
      <w:r w:rsidRPr="002B4346">
        <w:t xml:space="preserve">Figure </w:t>
      </w:r>
      <w:r>
        <w:t>3(a-c)</w:t>
      </w:r>
      <w:r w:rsidRPr="002B4346">
        <w:t>: Qualitative Agreement between LLMs and Literature-reported LRs</w:t>
      </w:r>
    </w:p>
    <w:p w14:paraId="7317EE35" w14:textId="77777777" w:rsidR="002B4346" w:rsidRDefault="002B4346" w:rsidP="002B4346">
      <w:r>
        <w:rPr>
          <w:noProof/>
          <w14:ligatures w14:val="standardContextual"/>
        </w:rPr>
        <w:drawing>
          <wp:inline distT="0" distB="0" distL="0" distR="0" wp14:anchorId="246DAE61" wp14:editId="1EC77F74">
            <wp:extent cx="5284437" cy="4798337"/>
            <wp:effectExtent l="0" t="0" r="0" b="2540"/>
            <wp:docPr id="1778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2023" name="Picture 1778052023"/>
                    <pic:cNvPicPr/>
                  </pic:nvPicPr>
                  <pic:blipFill>
                    <a:blip r:embed="rId20"/>
                    <a:stretch>
                      <a:fillRect/>
                    </a:stretch>
                  </pic:blipFill>
                  <pic:spPr>
                    <a:xfrm>
                      <a:off x="0" y="0"/>
                      <a:ext cx="5318876" cy="4829608"/>
                    </a:xfrm>
                    <a:prstGeom prst="rect">
                      <a:avLst/>
                    </a:prstGeom>
                  </pic:spPr>
                </pic:pic>
              </a:graphicData>
            </a:graphic>
          </wp:inline>
        </w:drawing>
      </w:r>
    </w:p>
    <w:p w14:paraId="27ED375E" w14:textId="0265F9B7" w:rsidR="002B4346" w:rsidRPr="00FE4326" w:rsidRDefault="002B4346" w:rsidP="002B4346">
      <w:r>
        <w:rPr>
          <w:noProof/>
          <w14:ligatures w14:val="standardContextual"/>
        </w:rPr>
        <w:lastRenderedPageBreak/>
        <w:drawing>
          <wp:inline distT="0" distB="0" distL="0" distR="0" wp14:anchorId="1D29A359" wp14:editId="62871FB1">
            <wp:extent cx="5943600" cy="5396865"/>
            <wp:effectExtent l="0" t="0" r="0" b="635"/>
            <wp:docPr id="11922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2592" name="Picture 1192242592"/>
                    <pic:cNvPicPr/>
                  </pic:nvPicPr>
                  <pic:blipFill>
                    <a:blip r:embed="rId21"/>
                    <a:stretch>
                      <a:fillRect/>
                    </a:stretch>
                  </pic:blipFill>
                  <pic:spPr>
                    <a:xfrm>
                      <a:off x="0" y="0"/>
                      <a:ext cx="5943600" cy="5396865"/>
                    </a:xfrm>
                    <a:prstGeom prst="rect">
                      <a:avLst/>
                    </a:prstGeom>
                  </pic:spPr>
                </pic:pic>
              </a:graphicData>
            </a:graphic>
          </wp:inline>
        </w:drawing>
      </w:r>
      <w:r>
        <w:rPr>
          <w:noProof/>
          <w14:ligatures w14:val="standardContextual"/>
        </w:rPr>
        <w:lastRenderedPageBreak/>
        <w:drawing>
          <wp:inline distT="0" distB="0" distL="0" distR="0" wp14:anchorId="6671522A" wp14:editId="246A0AF9">
            <wp:extent cx="5394116" cy="4897925"/>
            <wp:effectExtent l="0" t="0" r="3810" b="4445"/>
            <wp:docPr id="84384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328" name="Picture 843840328"/>
                    <pic:cNvPicPr/>
                  </pic:nvPicPr>
                  <pic:blipFill>
                    <a:blip r:embed="rId22"/>
                    <a:stretch>
                      <a:fillRect/>
                    </a:stretch>
                  </pic:blipFill>
                  <pic:spPr>
                    <a:xfrm>
                      <a:off x="0" y="0"/>
                      <a:ext cx="5469625" cy="4966488"/>
                    </a:xfrm>
                    <a:prstGeom prst="rect">
                      <a:avLst/>
                    </a:prstGeom>
                  </pic:spPr>
                </pic:pic>
              </a:graphicData>
            </a:graphic>
          </wp:inline>
        </w:drawing>
      </w:r>
    </w:p>
    <w:sectPr w:rsidR="002B434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Locke" w:date="2025-08-27T12:57:00Z" w:initials="BL">
    <w:p w14:paraId="42025A54" w14:textId="77777777" w:rsidR="00010565" w:rsidRDefault="00010565" w:rsidP="00010565">
      <w:r>
        <w:rPr>
          <w:rStyle w:val="CommentReference"/>
        </w:rPr>
        <w:annotationRef/>
      </w:r>
      <w:r>
        <w:rPr>
          <w:sz w:val="20"/>
          <w:szCs w:val="20"/>
        </w:rPr>
        <w:t>Lets start adding these as we go</w:t>
      </w:r>
    </w:p>
  </w:comment>
  <w:comment w:id="13" w:author="Brian Locke" w:date="2025-08-27T13:28:00Z" w:initials="BL">
    <w:p w14:paraId="6F3D9644" w14:textId="77777777" w:rsidR="0007680C" w:rsidRDefault="0007680C" w:rsidP="0007680C">
      <w:r>
        <w:rPr>
          <w:rStyle w:val="CommentReference"/>
        </w:rPr>
        <w:annotationRef/>
      </w:r>
      <w:r>
        <w:rPr>
          <w:sz w:val="20"/>
          <w:szCs w:val="20"/>
        </w:rPr>
        <w:t xml:space="preserve">CREDIT statement - </w:t>
      </w:r>
      <w:hyperlink r:id="rId1" w:history="1">
        <w:r w:rsidRPr="00727548">
          <w:rPr>
            <w:rStyle w:val="Hyperlink"/>
            <w:sz w:val="20"/>
            <w:szCs w:val="20"/>
          </w:rPr>
          <w:t>https://www.elsevier.com/researcher/author/policies-and-guidelines/credit-author-statement</w:t>
        </w:r>
      </w:hyperlink>
      <w:r>
        <w:rPr>
          <w:sz w:val="20"/>
          <w:szCs w:val="20"/>
        </w:rPr>
        <w:t xml:space="preserve"> . Begin to fill in what each has done and don't be bashful.</w:t>
      </w:r>
    </w:p>
  </w:comment>
  <w:comment w:id="76" w:author="Rohlfsen, Cory J" w:date="2025-08-29T21:18:00Z" w:initials="CR">
    <w:p w14:paraId="69512748" w14:textId="77777777" w:rsidR="009F3B0A" w:rsidRDefault="009F3B0A" w:rsidP="009F3B0A">
      <w:pPr>
        <w:pStyle w:val="CommentText"/>
      </w:pPr>
      <w:r>
        <w:rPr>
          <w:rStyle w:val="CommentReference"/>
        </w:rPr>
        <w:annotationRef/>
      </w:r>
      <w:r>
        <w:t xml:space="preserve">Ref: </w:t>
      </w:r>
      <w:r>
        <w:rPr>
          <w:color w:val="272727"/>
          <w:highlight w:val="white"/>
        </w:rPr>
        <w:t>M. Steyvers, H. Tejeda, G. Kerrigan, P. Smyth. Bayesian modeling of human–AI complementarity, </w:t>
      </w:r>
      <w:r>
        <w:rPr>
          <w:i/>
          <w:iCs/>
          <w:color w:val="272727"/>
          <w:highlight w:val="white"/>
        </w:rPr>
        <w:t>PNAS.</w:t>
      </w:r>
      <w:r>
        <w:rPr>
          <w:color w:val="272727"/>
          <w:highlight w:val="white"/>
        </w:rPr>
        <w:t> 119(11), </w:t>
      </w:r>
      <w:hyperlink r:id="rId2" w:history="1">
        <w:r w:rsidRPr="00A47C8F">
          <w:rPr>
            <w:rStyle w:val="Hyperlink"/>
            <w:highlight w:val="white"/>
          </w:rPr>
          <w:t>https://doi.org/10.1073/pnas.2111547119</w:t>
        </w:r>
      </w:hyperlink>
      <w:r>
        <w:rPr>
          <w:color w:val="272727"/>
          <w:highlight w:val="white"/>
        </w:rPr>
        <w:t> (2022).</w:t>
      </w:r>
    </w:p>
  </w:comment>
  <w:comment w:id="93" w:author="Rohlfsen, Cory J" w:date="2025-08-29T20:51:00Z" w:initials="CR">
    <w:p w14:paraId="5714A3ED" w14:textId="78FDFBF8" w:rsidR="00976AD8" w:rsidRDefault="00976AD8" w:rsidP="00976AD8">
      <w:pPr>
        <w:pStyle w:val="CommentText"/>
        <w:ind w:left="320"/>
      </w:pPr>
      <w:r>
        <w:rPr>
          <w:rStyle w:val="CommentReference"/>
        </w:rPr>
        <w:annotationRef/>
      </w:r>
      <w:r>
        <w:rPr>
          <w:color w:val="737380"/>
        </w:rPr>
        <w:t>R. Geirhos, K. Meding, F. A. Wichmann, Beyond accuracy: Quantifying trial-by-trial behaviour of CNNs and humans by measuring error consistency. </w:t>
      </w:r>
      <w:r>
        <w:rPr>
          <w:i/>
          <w:iCs/>
          <w:color w:val="737380"/>
        </w:rPr>
        <w:t>Adv. Neural Inf. Process. Syst.</w:t>
      </w:r>
      <w:r>
        <w:rPr>
          <w:color w:val="737380"/>
        </w:rPr>
        <w:t> 33, 13890–13902 (2020).</w:t>
      </w:r>
    </w:p>
  </w:comment>
  <w:comment w:id="205" w:author="Brian Locke [2]" w:date="2025-06-23T21:23:00Z" w:initials="BL">
    <w:p w14:paraId="427F7425" w14:textId="455E0BD2" w:rsidR="00BC13B7" w:rsidRDefault="00BC13B7" w:rsidP="00BC13B7">
      <w:r>
        <w:rPr>
          <w:rStyle w:val="CommentReference"/>
        </w:rPr>
        <w:annotationRef/>
      </w:r>
      <w:r>
        <w:rPr>
          <w:sz w:val="20"/>
          <w:szCs w:val="20"/>
        </w:rPr>
        <w:t>yes! this is good</w:t>
      </w:r>
    </w:p>
  </w:comment>
  <w:comment w:id="206" w:author="Brian Locke [2]" w:date="2025-06-23T21:37:00Z" w:initials="BL">
    <w:p w14:paraId="235D84EA" w14:textId="77777777" w:rsidR="00B65EFC" w:rsidRDefault="00CA027E" w:rsidP="00B65EFC">
      <w:r>
        <w:rPr>
          <w:rStyle w:val="CommentReference"/>
        </w:rPr>
        <w:annotationRef/>
      </w:r>
      <w:r w:rsidR="00B65EFC">
        <w:rPr>
          <w:sz w:val="20"/>
          <w:szCs w:val="20"/>
        </w:rPr>
        <w:t>the potential for more personalized likelihood ratios could substantially augment reasoning about particular situations - melding the “quantiative but average” approach implied by personalized medicine with the more tailored, intuitive reasoning used by masster clinicians - meaning, we often don't have an empirical LR for "THIS SETTING" - but an LLM could generate one, that might be more clinically useful than the "ALL SETTINGS" ones that are often implied in the literature.</w:t>
      </w:r>
    </w:p>
  </w:comment>
  <w:comment w:id="299" w:author="Rohlfsen, Cory J" w:date="2025-08-29T22:51:00Z" w:initials="CR">
    <w:p w14:paraId="6E88FD1A" w14:textId="77777777" w:rsidR="00430282" w:rsidRDefault="00430282" w:rsidP="00430282">
      <w:pPr>
        <w:pStyle w:val="CommentText"/>
      </w:pPr>
      <w:r>
        <w:rPr>
          <w:rStyle w:val="CommentReference"/>
        </w:rPr>
        <w:annotationRef/>
      </w:r>
      <w:r>
        <w:rPr>
          <w:color w:val="212121"/>
          <w:highlight w:val="white"/>
        </w:rPr>
        <w:t>Ref: Jagannath AD, Dreicer JJ, Penner JC, Dhaliwal G. The cognitive apprenticeship: advancing reasoning education by thinking aloud. Diagnosis (Berl). 2022 Dec 1;10(1):9-12. doi: 10.1515/dx-2022-0043. PMID: 36450097.</w:t>
      </w:r>
      <w:r>
        <w:t xml:space="preserve"> </w:t>
      </w:r>
    </w:p>
  </w:comment>
  <w:comment w:id="454" w:author="Brian Locke [2]" w:date="2025-08-03T19:59:00Z" w:initials="BL">
    <w:p w14:paraId="748A859E" w14:textId="298E3D26" w:rsidR="006A3610" w:rsidRDefault="006A3610" w:rsidP="006A3610">
      <w:r>
        <w:rPr>
          <w:rStyle w:val="CommentReference"/>
        </w:rPr>
        <w:annotationRef/>
      </w:r>
      <w:r>
        <w:rPr>
          <w:sz w:val="20"/>
          <w:szCs w:val="20"/>
        </w:rPr>
        <w:t>I think we could play up this angle substantially</w:t>
      </w:r>
    </w:p>
  </w:comment>
  <w:comment w:id="455" w:author="Brian Locke [2]" w:date="2025-06-23T21:33:00Z" w:initials="BL">
    <w:p w14:paraId="38D10D8A" w14:textId="60CCC27E" w:rsidR="004B2302" w:rsidRDefault="004B2302" w:rsidP="004B2302">
      <w:r>
        <w:rPr>
          <w:rStyle w:val="CommentReference"/>
        </w:rPr>
        <w:annotationRef/>
      </w:r>
      <w:r>
        <w:rPr>
          <w:sz w:val="20"/>
          <w:szCs w:val="20"/>
        </w:rPr>
        <w:t xml:space="preserve">novelty: rather than asking whether LLMs can replace the diagnostic reasoning of clinicians, this work seeks to ask whether LLMs can supplement one of the weakesst links in the chian of reasoning that must occur to support accurate diagnoses. </w:t>
      </w:r>
    </w:p>
  </w:comment>
  <w:comment w:id="462" w:author="Rohlfsen, Cory J" w:date="2025-08-29T23:38:00Z" w:initials="CR">
    <w:p w14:paraId="190CFAE8" w14:textId="77777777" w:rsidR="004F3215" w:rsidRDefault="004F3215" w:rsidP="004F3215">
      <w:pPr>
        <w:pStyle w:val="CommentText"/>
      </w:pPr>
      <w:r>
        <w:rPr>
          <w:rStyle w:val="CommentReference"/>
        </w:rPr>
        <w:annotationRef/>
      </w:r>
      <w:r>
        <w:t>Ref: Raja-Elie, EA, Gin, B, Boscardin, CK. Educational Strategies for Clinical Supervision of Artificial Intelligence Use. NEJM. 2025; 393(8).</w:t>
      </w:r>
    </w:p>
  </w:comment>
  <w:comment w:id="466" w:author="Brian Locke [2]" w:date="2025-06-23T21:30:00Z" w:initials="BL">
    <w:p w14:paraId="2ED75347" w14:textId="0C0A6155" w:rsidR="00222B97" w:rsidRDefault="004B2302" w:rsidP="00222B97">
      <w:r>
        <w:rPr>
          <w:rStyle w:val="CommentReference"/>
        </w:rPr>
        <w:annotationRef/>
      </w:r>
      <w:r w:rsidR="00222B97">
        <w:rPr>
          <w:sz w:val="20"/>
          <w:szCs w:val="20"/>
        </w:rPr>
        <w:t xml:space="preserve">relatedly, capabilities of models change quickly - not always transparent when the models update. </w:t>
      </w:r>
    </w:p>
  </w:comment>
  <w:comment w:id="467" w:author="Brian Locke [2]" w:date="2025-06-23T21:31:00Z" w:initials="BL">
    <w:p w14:paraId="779616BF" w14:textId="363DC0D3" w:rsidR="00B65EFC" w:rsidRDefault="004B2302" w:rsidP="00B65EFC">
      <w:r>
        <w:rPr>
          <w:rStyle w:val="CommentReference"/>
        </w:rPr>
        <w:annotationRef/>
      </w:r>
      <w:r w:rsidR="00B65EFC">
        <w:rPr>
          <w:sz w:val="20"/>
          <w:szCs w:val="20"/>
        </w:rPr>
        <w:t xml:space="preserve">Other limitation, we only used one brand of LLM and did not assess the influence of fine tuning or prompt engineering on performance - so it's possible different models or approaches could do better - future work. </w:t>
      </w:r>
    </w:p>
  </w:comment>
  <w:comment w:id="468" w:author="Rohlfsen, Cory J" w:date="2025-08-29T22:14:00Z" w:initials="CR">
    <w:p w14:paraId="32F35E1C" w14:textId="77777777" w:rsidR="00D905E5" w:rsidRDefault="00D905E5" w:rsidP="00D905E5">
      <w:pPr>
        <w:pStyle w:val="CommentText"/>
      </w:pPr>
      <w:r>
        <w:rPr>
          <w:rStyle w:val="CommentReference"/>
        </w:rPr>
        <w:annotationRef/>
      </w:r>
      <w:r>
        <w:t>Needs wordsmithed</w:t>
      </w:r>
    </w:p>
  </w:comment>
  <w:comment w:id="473" w:author="Brian Locke" w:date="2025-08-28T11:38:00Z" w:initials="BL">
    <w:p w14:paraId="1817A05E" w14:textId="6804F85D" w:rsidR="00B65EFC" w:rsidRDefault="00B65EFC" w:rsidP="00B65EFC">
      <w:r>
        <w:rPr>
          <w:rStyle w:val="CommentReference"/>
        </w:rPr>
        <w:annotationRef/>
      </w:r>
      <w:r>
        <w:rPr>
          <w:sz w:val="20"/>
          <w:szCs w:val="20"/>
        </w:rPr>
        <w:t>we might need to clarify that search wouldn't be helpful for generating novel LRs, but might be helpful for generating few-shot prompts or anchors for reasoning (or searching the literature where emprical estimates exist)</w:t>
      </w:r>
    </w:p>
  </w:comment>
  <w:comment w:id="474" w:author="Rohlfsen, Cory J" w:date="2025-08-29T22:16:00Z" w:initials="CR">
    <w:p w14:paraId="4A4DF3C1" w14:textId="77777777" w:rsidR="00D905E5" w:rsidRDefault="00D905E5" w:rsidP="00D905E5">
      <w:pPr>
        <w:pStyle w:val="CommentText"/>
      </w:pPr>
      <w:r>
        <w:rPr>
          <w:rStyle w:val="CommentReference"/>
        </w:rPr>
        <w:annotationRef/>
      </w:r>
      <w:r>
        <w:t>Great conclusion - well done</w:t>
      </w:r>
    </w:p>
  </w:comment>
  <w:comment w:id="480" w:author="Brian Locke [2]" w:date="2025-06-19T16:27:00Z" w:initials="BL">
    <w:p w14:paraId="714837D8" w14:textId="227FECE4" w:rsidR="0011698A" w:rsidRDefault="0011698A" w:rsidP="0011698A">
      <w:r>
        <w:rPr>
          <w:rStyle w:val="CommentReference"/>
        </w:rPr>
        <w:annotationRef/>
      </w:r>
      <w:r>
        <w:rPr>
          <w:sz w:val="20"/>
          <w:szCs w:val="20"/>
        </w:rPr>
        <w:t xml:space="preserve">Shared zotero library for us to use: </w:t>
      </w:r>
      <w:hyperlink r:id="rId3" w:history="1">
        <w:r w:rsidRPr="009857D2">
          <w:rPr>
            <w:rStyle w:val="Hyperlink"/>
            <w:sz w:val="20"/>
            <w:szCs w:val="20"/>
          </w:rPr>
          <w:t>https://www.zotero.org/groups/6032284/llm_lr_estimation</w:t>
        </w:r>
      </w:hyperlink>
      <w:hyperlink r:id="rId4" w:history="1">
        <w:r w:rsidRPr="009857D2">
          <w:rPr>
            <w:rStyle w:val="Hyperlink"/>
            <w:sz w:val="20"/>
            <w:szCs w:val="20"/>
          </w:rPr>
          <w:t xml:space="preserve"> </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025A54" w15:done="0"/>
  <w15:commentEx w15:paraId="6F3D9644" w15:done="0"/>
  <w15:commentEx w15:paraId="69512748" w15:done="0"/>
  <w15:commentEx w15:paraId="5714A3ED" w15:done="0"/>
  <w15:commentEx w15:paraId="427F7425" w15:done="0"/>
  <w15:commentEx w15:paraId="235D84EA" w15:paraIdParent="427F7425" w15:done="0"/>
  <w15:commentEx w15:paraId="6E88FD1A" w15:done="0"/>
  <w15:commentEx w15:paraId="748A859E" w15:done="0"/>
  <w15:commentEx w15:paraId="38D10D8A" w15:done="0"/>
  <w15:commentEx w15:paraId="190CFAE8" w15:done="0"/>
  <w15:commentEx w15:paraId="2ED75347" w15:done="0"/>
  <w15:commentEx w15:paraId="779616BF" w15:paraIdParent="2ED75347" w15:done="0"/>
  <w15:commentEx w15:paraId="32F35E1C" w15:done="0"/>
  <w15:commentEx w15:paraId="1817A05E" w15:done="0"/>
  <w15:commentEx w15:paraId="4A4DF3C1" w15:done="0"/>
  <w15:commentEx w15:paraId="71483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67C3FF" w16cex:dateUtc="2025-08-27T18:57:00Z"/>
  <w16cex:commentExtensible w16cex:durableId="221B361A" w16cex:dateUtc="2025-08-27T19:28:00Z"/>
  <w16cex:commentExtensible w16cex:durableId="5B2F4B26" w16cex:dateUtc="2025-08-30T02:18:00Z"/>
  <w16cex:commentExtensible w16cex:durableId="03F4E542" w16cex:dateUtc="2025-08-30T01:51:00Z"/>
  <w16cex:commentExtensible w16cex:durableId="3A2D7A32" w16cex:dateUtc="2025-06-24T03:23:00Z"/>
  <w16cex:commentExtensible w16cex:durableId="17CAFE6F" w16cex:dateUtc="2025-06-24T03:37:00Z"/>
  <w16cex:commentExtensible w16cex:durableId="51E8CA33" w16cex:dateUtc="2025-08-30T03:51:00Z"/>
  <w16cex:commentExtensible w16cex:durableId="136943CF" w16cex:dateUtc="2025-08-04T01:59:00Z"/>
  <w16cex:commentExtensible w16cex:durableId="7BAEC545" w16cex:dateUtc="2025-06-24T03:33:00Z"/>
  <w16cex:commentExtensible w16cex:durableId="573C7AB4" w16cex:dateUtc="2025-08-30T04:38:00Z"/>
  <w16cex:commentExtensible w16cex:durableId="1C392FB0" w16cex:dateUtc="2025-06-24T03:30:00Z"/>
  <w16cex:commentExtensible w16cex:durableId="12F9C637" w16cex:dateUtc="2025-06-24T03:31:00Z"/>
  <w16cex:commentExtensible w16cex:durableId="472CA9EF" w16cex:dateUtc="2025-08-30T03:14:00Z"/>
  <w16cex:commentExtensible w16cex:durableId="0D93C4E1" w16cex:dateUtc="2025-08-28T17:38:00Z"/>
  <w16cex:commentExtensible w16cex:durableId="6250BC2A" w16cex:dateUtc="2025-08-30T03:16:00Z"/>
  <w16cex:commentExtensible w16cex:durableId="2BB20ED4" w16cex:dateUtc="2025-06-19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025A54" w16cid:durableId="1567C3FF"/>
  <w16cid:commentId w16cid:paraId="6F3D9644" w16cid:durableId="221B361A"/>
  <w16cid:commentId w16cid:paraId="69512748" w16cid:durableId="5B2F4B26"/>
  <w16cid:commentId w16cid:paraId="5714A3ED" w16cid:durableId="03F4E542"/>
  <w16cid:commentId w16cid:paraId="427F7425" w16cid:durableId="3A2D7A32"/>
  <w16cid:commentId w16cid:paraId="235D84EA" w16cid:durableId="17CAFE6F"/>
  <w16cid:commentId w16cid:paraId="6E88FD1A" w16cid:durableId="51E8CA33"/>
  <w16cid:commentId w16cid:paraId="748A859E" w16cid:durableId="136943CF"/>
  <w16cid:commentId w16cid:paraId="38D10D8A" w16cid:durableId="7BAEC545"/>
  <w16cid:commentId w16cid:paraId="190CFAE8" w16cid:durableId="573C7AB4"/>
  <w16cid:commentId w16cid:paraId="2ED75347" w16cid:durableId="1C392FB0"/>
  <w16cid:commentId w16cid:paraId="779616BF" w16cid:durableId="12F9C637"/>
  <w16cid:commentId w16cid:paraId="32F35E1C" w16cid:durableId="472CA9EF"/>
  <w16cid:commentId w16cid:paraId="1817A05E" w16cid:durableId="0D93C4E1"/>
  <w16cid:commentId w16cid:paraId="4A4DF3C1" w16cid:durableId="6250BC2A"/>
  <w16cid:commentId w16cid:paraId="714837D8" w16cid:durableId="2BB20E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5"/>
  </w:num>
  <w:num w:numId="2" w16cid:durableId="1308437768">
    <w:abstractNumId w:val="6"/>
  </w:num>
  <w:num w:numId="3" w16cid:durableId="295373351">
    <w:abstractNumId w:val="3"/>
  </w:num>
  <w:num w:numId="4" w16cid:durableId="1584028815">
    <w:abstractNumId w:val="2"/>
  </w:num>
  <w:num w:numId="5" w16cid:durableId="1186098725">
    <w:abstractNumId w:val="4"/>
  </w:num>
  <w:num w:numId="6" w16cid:durableId="134418396">
    <w:abstractNumId w:val="1"/>
  </w:num>
  <w:num w:numId="7" w16cid:durableId="14043294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locke@mountainbiometrics.com::3e92e2c1-cba6-4306-8707-a9c18ff46fa4"/>
  </w15:person>
  <w15:person w15:author="Rohlfsen, Cory J">
    <w15:presenceInfo w15:providerId="AD" w15:userId="S::cory.rohlfsen@unmc.edu::a7e7a1f6-691a-40b9-ad16-9e8514a36c10"/>
  </w15:person>
  <w15:person w15:author="Brian Locke [2]">
    <w15:presenceInfo w15:providerId="Windows Live" w15:userId="0f5bdfad153c6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71AD"/>
    <w:rsid w:val="00051059"/>
    <w:rsid w:val="00054AF9"/>
    <w:rsid w:val="000600AF"/>
    <w:rsid w:val="00061A8B"/>
    <w:rsid w:val="00064BF7"/>
    <w:rsid w:val="00070D6D"/>
    <w:rsid w:val="00074FE9"/>
    <w:rsid w:val="0007680C"/>
    <w:rsid w:val="000819BC"/>
    <w:rsid w:val="000902D7"/>
    <w:rsid w:val="000907D6"/>
    <w:rsid w:val="000974CA"/>
    <w:rsid w:val="000A238E"/>
    <w:rsid w:val="000A51EB"/>
    <w:rsid w:val="000A652E"/>
    <w:rsid w:val="000B2F02"/>
    <w:rsid w:val="000C50A7"/>
    <w:rsid w:val="000C62C2"/>
    <w:rsid w:val="000D3B98"/>
    <w:rsid w:val="000E00D4"/>
    <w:rsid w:val="000E4BF1"/>
    <w:rsid w:val="00105BBF"/>
    <w:rsid w:val="0011263A"/>
    <w:rsid w:val="001130A3"/>
    <w:rsid w:val="0011368B"/>
    <w:rsid w:val="00116126"/>
    <w:rsid w:val="0011698A"/>
    <w:rsid w:val="00122141"/>
    <w:rsid w:val="00124C39"/>
    <w:rsid w:val="001341C9"/>
    <w:rsid w:val="00143695"/>
    <w:rsid w:val="00143AFA"/>
    <w:rsid w:val="00153196"/>
    <w:rsid w:val="001556DF"/>
    <w:rsid w:val="00157771"/>
    <w:rsid w:val="00161154"/>
    <w:rsid w:val="0016492D"/>
    <w:rsid w:val="0017320F"/>
    <w:rsid w:val="00176C8F"/>
    <w:rsid w:val="001776EC"/>
    <w:rsid w:val="00187932"/>
    <w:rsid w:val="00187D5A"/>
    <w:rsid w:val="001969C2"/>
    <w:rsid w:val="001A19B8"/>
    <w:rsid w:val="001A5F43"/>
    <w:rsid w:val="001B780B"/>
    <w:rsid w:val="001C12C5"/>
    <w:rsid w:val="001C70A3"/>
    <w:rsid w:val="001C7BE5"/>
    <w:rsid w:val="001E3381"/>
    <w:rsid w:val="001E7C54"/>
    <w:rsid w:val="001F3904"/>
    <w:rsid w:val="00206BB7"/>
    <w:rsid w:val="00210FF1"/>
    <w:rsid w:val="00212B4C"/>
    <w:rsid w:val="0021600F"/>
    <w:rsid w:val="00222B97"/>
    <w:rsid w:val="00225263"/>
    <w:rsid w:val="00226649"/>
    <w:rsid w:val="00233D7E"/>
    <w:rsid w:val="00234DED"/>
    <w:rsid w:val="0023557E"/>
    <w:rsid w:val="00242AF0"/>
    <w:rsid w:val="002564F3"/>
    <w:rsid w:val="00265799"/>
    <w:rsid w:val="00265BD9"/>
    <w:rsid w:val="002660AC"/>
    <w:rsid w:val="002761E2"/>
    <w:rsid w:val="002804CE"/>
    <w:rsid w:val="002821A1"/>
    <w:rsid w:val="002903FD"/>
    <w:rsid w:val="0029691D"/>
    <w:rsid w:val="00297567"/>
    <w:rsid w:val="00297B3E"/>
    <w:rsid w:val="002B11C8"/>
    <w:rsid w:val="002B4346"/>
    <w:rsid w:val="002B4A46"/>
    <w:rsid w:val="002B5B7F"/>
    <w:rsid w:val="002C3C52"/>
    <w:rsid w:val="002D15DA"/>
    <w:rsid w:val="002D1638"/>
    <w:rsid w:val="002D334E"/>
    <w:rsid w:val="002E3842"/>
    <w:rsid w:val="002F0A34"/>
    <w:rsid w:val="002F1FB0"/>
    <w:rsid w:val="002F2624"/>
    <w:rsid w:val="002F6132"/>
    <w:rsid w:val="002F6396"/>
    <w:rsid w:val="002F76A9"/>
    <w:rsid w:val="003049E3"/>
    <w:rsid w:val="00307B7C"/>
    <w:rsid w:val="00310D6B"/>
    <w:rsid w:val="003170E1"/>
    <w:rsid w:val="00322310"/>
    <w:rsid w:val="00332392"/>
    <w:rsid w:val="00332746"/>
    <w:rsid w:val="0033328C"/>
    <w:rsid w:val="00333658"/>
    <w:rsid w:val="00336042"/>
    <w:rsid w:val="00341971"/>
    <w:rsid w:val="00343CDB"/>
    <w:rsid w:val="00353A65"/>
    <w:rsid w:val="00356582"/>
    <w:rsid w:val="00374C10"/>
    <w:rsid w:val="00393D1C"/>
    <w:rsid w:val="00394C68"/>
    <w:rsid w:val="00396A5D"/>
    <w:rsid w:val="003A1F72"/>
    <w:rsid w:val="003A268F"/>
    <w:rsid w:val="003A2AB0"/>
    <w:rsid w:val="003A2C63"/>
    <w:rsid w:val="003A7106"/>
    <w:rsid w:val="003C0664"/>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30282"/>
    <w:rsid w:val="0043034F"/>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3B07"/>
    <w:rsid w:val="004A4A96"/>
    <w:rsid w:val="004A57C6"/>
    <w:rsid w:val="004B1885"/>
    <w:rsid w:val="004B2302"/>
    <w:rsid w:val="004B6E17"/>
    <w:rsid w:val="004B747B"/>
    <w:rsid w:val="004C7BBA"/>
    <w:rsid w:val="004D1DE3"/>
    <w:rsid w:val="004D5E5C"/>
    <w:rsid w:val="004E09BF"/>
    <w:rsid w:val="004E3355"/>
    <w:rsid w:val="004F0981"/>
    <w:rsid w:val="004F25C5"/>
    <w:rsid w:val="004F321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81FEE"/>
    <w:rsid w:val="0059661B"/>
    <w:rsid w:val="005B2D10"/>
    <w:rsid w:val="005B33AF"/>
    <w:rsid w:val="005B427B"/>
    <w:rsid w:val="005B7178"/>
    <w:rsid w:val="005C1304"/>
    <w:rsid w:val="005C42A3"/>
    <w:rsid w:val="005C4F23"/>
    <w:rsid w:val="005C6FE9"/>
    <w:rsid w:val="005E1AE4"/>
    <w:rsid w:val="005E206D"/>
    <w:rsid w:val="005E3DA5"/>
    <w:rsid w:val="005F1209"/>
    <w:rsid w:val="005F7168"/>
    <w:rsid w:val="00614660"/>
    <w:rsid w:val="006242C5"/>
    <w:rsid w:val="00625FB3"/>
    <w:rsid w:val="006263F0"/>
    <w:rsid w:val="00630912"/>
    <w:rsid w:val="00631A74"/>
    <w:rsid w:val="006325D3"/>
    <w:rsid w:val="00642E77"/>
    <w:rsid w:val="0064377C"/>
    <w:rsid w:val="00643B5C"/>
    <w:rsid w:val="006453D4"/>
    <w:rsid w:val="006605B4"/>
    <w:rsid w:val="006645E8"/>
    <w:rsid w:val="00672AE7"/>
    <w:rsid w:val="00681486"/>
    <w:rsid w:val="00685070"/>
    <w:rsid w:val="006A1C11"/>
    <w:rsid w:val="006A3610"/>
    <w:rsid w:val="006C2A7D"/>
    <w:rsid w:val="006C4D62"/>
    <w:rsid w:val="006C56D0"/>
    <w:rsid w:val="006D24AB"/>
    <w:rsid w:val="006D5464"/>
    <w:rsid w:val="006E0680"/>
    <w:rsid w:val="006E0695"/>
    <w:rsid w:val="006E2B25"/>
    <w:rsid w:val="00703F3A"/>
    <w:rsid w:val="007117B2"/>
    <w:rsid w:val="00713A15"/>
    <w:rsid w:val="00731A37"/>
    <w:rsid w:val="007338A4"/>
    <w:rsid w:val="00734A24"/>
    <w:rsid w:val="0073691A"/>
    <w:rsid w:val="0073774E"/>
    <w:rsid w:val="00737981"/>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106C"/>
    <w:rsid w:val="007C2182"/>
    <w:rsid w:val="007C3520"/>
    <w:rsid w:val="007E68B0"/>
    <w:rsid w:val="0080261A"/>
    <w:rsid w:val="00802F17"/>
    <w:rsid w:val="0080499F"/>
    <w:rsid w:val="00812C3F"/>
    <w:rsid w:val="00815FB5"/>
    <w:rsid w:val="00823C7E"/>
    <w:rsid w:val="00834480"/>
    <w:rsid w:val="00835B09"/>
    <w:rsid w:val="008363E4"/>
    <w:rsid w:val="00836639"/>
    <w:rsid w:val="00841D58"/>
    <w:rsid w:val="008423A2"/>
    <w:rsid w:val="00842A1B"/>
    <w:rsid w:val="008452D5"/>
    <w:rsid w:val="00845F4B"/>
    <w:rsid w:val="008504B5"/>
    <w:rsid w:val="008577D7"/>
    <w:rsid w:val="00864C74"/>
    <w:rsid w:val="00873C3B"/>
    <w:rsid w:val="00876D59"/>
    <w:rsid w:val="00877510"/>
    <w:rsid w:val="0088161B"/>
    <w:rsid w:val="0088196C"/>
    <w:rsid w:val="00881CB8"/>
    <w:rsid w:val="00885C0C"/>
    <w:rsid w:val="0088707E"/>
    <w:rsid w:val="0089305E"/>
    <w:rsid w:val="008A7E27"/>
    <w:rsid w:val="008B0B6B"/>
    <w:rsid w:val="008C0D59"/>
    <w:rsid w:val="008C33A4"/>
    <w:rsid w:val="008C4085"/>
    <w:rsid w:val="008C4713"/>
    <w:rsid w:val="008C6D81"/>
    <w:rsid w:val="008D7538"/>
    <w:rsid w:val="008E1E7B"/>
    <w:rsid w:val="008F0294"/>
    <w:rsid w:val="008F52BE"/>
    <w:rsid w:val="00902E40"/>
    <w:rsid w:val="00906A13"/>
    <w:rsid w:val="009215F9"/>
    <w:rsid w:val="0092442B"/>
    <w:rsid w:val="009328FB"/>
    <w:rsid w:val="00944A7C"/>
    <w:rsid w:val="0094568A"/>
    <w:rsid w:val="009506AE"/>
    <w:rsid w:val="009525E7"/>
    <w:rsid w:val="00953093"/>
    <w:rsid w:val="00956E13"/>
    <w:rsid w:val="00970210"/>
    <w:rsid w:val="009709D0"/>
    <w:rsid w:val="009716E4"/>
    <w:rsid w:val="00974B74"/>
    <w:rsid w:val="0097542F"/>
    <w:rsid w:val="00976AD8"/>
    <w:rsid w:val="009837BC"/>
    <w:rsid w:val="00991406"/>
    <w:rsid w:val="0099408C"/>
    <w:rsid w:val="009A0F5F"/>
    <w:rsid w:val="009A1508"/>
    <w:rsid w:val="009A373E"/>
    <w:rsid w:val="009A6324"/>
    <w:rsid w:val="009B3B34"/>
    <w:rsid w:val="009B4041"/>
    <w:rsid w:val="009B4D52"/>
    <w:rsid w:val="009B585D"/>
    <w:rsid w:val="009B6E1B"/>
    <w:rsid w:val="009C4E6D"/>
    <w:rsid w:val="009D0611"/>
    <w:rsid w:val="009D1C2B"/>
    <w:rsid w:val="009D6623"/>
    <w:rsid w:val="009E3223"/>
    <w:rsid w:val="009F0D1E"/>
    <w:rsid w:val="009F3B0A"/>
    <w:rsid w:val="00A07FCB"/>
    <w:rsid w:val="00A256C9"/>
    <w:rsid w:val="00A31115"/>
    <w:rsid w:val="00A51BAA"/>
    <w:rsid w:val="00A5255E"/>
    <w:rsid w:val="00A61560"/>
    <w:rsid w:val="00A62D76"/>
    <w:rsid w:val="00A642A6"/>
    <w:rsid w:val="00A6592C"/>
    <w:rsid w:val="00A75861"/>
    <w:rsid w:val="00A83AC1"/>
    <w:rsid w:val="00A84CE4"/>
    <w:rsid w:val="00A93F9D"/>
    <w:rsid w:val="00AA204B"/>
    <w:rsid w:val="00AA2680"/>
    <w:rsid w:val="00AA6D6F"/>
    <w:rsid w:val="00AB0CDC"/>
    <w:rsid w:val="00AB3C7B"/>
    <w:rsid w:val="00AB73A1"/>
    <w:rsid w:val="00AC2EB7"/>
    <w:rsid w:val="00AE12F2"/>
    <w:rsid w:val="00AE1451"/>
    <w:rsid w:val="00AE6D23"/>
    <w:rsid w:val="00AF1C71"/>
    <w:rsid w:val="00AF2CC2"/>
    <w:rsid w:val="00B125D3"/>
    <w:rsid w:val="00B14130"/>
    <w:rsid w:val="00B20E59"/>
    <w:rsid w:val="00B234AD"/>
    <w:rsid w:val="00B305D5"/>
    <w:rsid w:val="00B32BEA"/>
    <w:rsid w:val="00B3334A"/>
    <w:rsid w:val="00B35B02"/>
    <w:rsid w:val="00B426A6"/>
    <w:rsid w:val="00B433FB"/>
    <w:rsid w:val="00B47C2D"/>
    <w:rsid w:val="00B53098"/>
    <w:rsid w:val="00B531A9"/>
    <w:rsid w:val="00B55B7E"/>
    <w:rsid w:val="00B6161F"/>
    <w:rsid w:val="00B61E40"/>
    <w:rsid w:val="00B65EFC"/>
    <w:rsid w:val="00B774DD"/>
    <w:rsid w:val="00B86B7C"/>
    <w:rsid w:val="00B86FDE"/>
    <w:rsid w:val="00B916DD"/>
    <w:rsid w:val="00B921C3"/>
    <w:rsid w:val="00B9296A"/>
    <w:rsid w:val="00B947F4"/>
    <w:rsid w:val="00BA5E73"/>
    <w:rsid w:val="00BA6903"/>
    <w:rsid w:val="00BA73AF"/>
    <w:rsid w:val="00BB7855"/>
    <w:rsid w:val="00BC13B7"/>
    <w:rsid w:val="00BC5475"/>
    <w:rsid w:val="00BD57DB"/>
    <w:rsid w:val="00BE5DE3"/>
    <w:rsid w:val="00BE6FC6"/>
    <w:rsid w:val="00C039C6"/>
    <w:rsid w:val="00C07476"/>
    <w:rsid w:val="00C14312"/>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5D64"/>
    <w:rsid w:val="00C9138B"/>
    <w:rsid w:val="00CA027E"/>
    <w:rsid w:val="00CB2725"/>
    <w:rsid w:val="00CB44AB"/>
    <w:rsid w:val="00CD1CF2"/>
    <w:rsid w:val="00CD230F"/>
    <w:rsid w:val="00CD69E8"/>
    <w:rsid w:val="00CF1C63"/>
    <w:rsid w:val="00CF3216"/>
    <w:rsid w:val="00CF47CE"/>
    <w:rsid w:val="00D04BD0"/>
    <w:rsid w:val="00D15A77"/>
    <w:rsid w:val="00D20FC7"/>
    <w:rsid w:val="00D30098"/>
    <w:rsid w:val="00D31592"/>
    <w:rsid w:val="00D330F6"/>
    <w:rsid w:val="00D373EE"/>
    <w:rsid w:val="00D40828"/>
    <w:rsid w:val="00D43706"/>
    <w:rsid w:val="00D53802"/>
    <w:rsid w:val="00D6245A"/>
    <w:rsid w:val="00D639F1"/>
    <w:rsid w:val="00D700A2"/>
    <w:rsid w:val="00D740BD"/>
    <w:rsid w:val="00D8035C"/>
    <w:rsid w:val="00D85647"/>
    <w:rsid w:val="00D86C88"/>
    <w:rsid w:val="00D905E5"/>
    <w:rsid w:val="00D91789"/>
    <w:rsid w:val="00D91F4E"/>
    <w:rsid w:val="00D9740E"/>
    <w:rsid w:val="00DA3633"/>
    <w:rsid w:val="00DA574C"/>
    <w:rsid w:val="00DB037B"/>
    <w:rsid w:val="00DB0D50"/>
    <w:rsid w:val="00DB1815"/>
    <w:rsid w:val="00DC1371"/>
    <w:rsid w:val="00DC3699"/>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C3C59"/>
    <w:rsid w:val="00EE0649"/>
    <w:rsid w:val="00EE220D"/>
    <w:rsid w:val="00EF49C8"/>
    <w:rsid w:val="00EF65E9"/>
    <w:rsid w:val="00F011E2"/>
    <w:rsid w:val="00F07501"/>
    <w:rsid w:val="00F16321"/>
    <w:rsid w:val="00F40EDC"/>
    <w:rsid w:val="00F44FCC"/>
    <w:rsid w:val="00F63920"/>
    <w:rsid w:val="00F66FC3"/>
    <w:rsid w:val="00F73478"/>
    <w:rsid w:val="00F81721"/>
    <w:rsid w:val="00F823EC"/>
    <w:rsid w:val="00F826A8"/>
    <w:rsid w:val="00F84196"/>
    <w:rsid w:val="00F84296"/>
    <w:rsid w:val="00F90F7F"/>
    <w:rsid w:val="00F9229F"/>
    <w:rsid w:val="00FA0F6E"/>
    <w:rsid w:val="00FA5955"/>
    <w:rsid w:val="00FB25B9"/>
    <w:rsid w:val="00FB27AF"/>
    <w:rsid w:val="00FB4A7D"/>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43AD"/>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BAC17BAE-086E-9D4D-B76F-D88385545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0A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unhideWhenUsed/>
    <w:rsid w:val="00226649"/>
    <w:rPr>
      <w:sz w:val="20"/>
      <w:szCs w:val="20"/>
    </w:rPr>
  </w:style>
  <w:style w:type="character" w:customStyle="1" w:styleId="CommentTextChar">
    <w:name w:val="Comment Text Char"/>
    <w:basedOn w:val="DefaultParagraphFont"/>
    <w:link w:val="CommentText"/>
    <w:uiPriority w:val="99"/>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 w:type="table" w:styleId="PlainTable1">
    <w:name w:val="Plain Table 1"/>
    <w:basedOn w:val="TableNormal"/>
    <w:uiPriority w:val="41"/>
    <w:rsid w:val="00B125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25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125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25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125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22B97"/>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zotero.org/groups/6032284/llm_lr_estimation" TargetMode="External"/><Relationship Id="rId2" Type="http://schemas.openxmlformats.org/officeDocument/2006/relationships/hyperlink" Target="https://doi.org/10.1073/pnas.2111547119" TargetMode="External"/><Relationship Id="rId1" Type="http://schemas.openxmlformats.org/officeDocument/2006/relationships/hyperlink" Target="https://www.elsevier.com/researcher/author/policies-and-guidelines/credit-author-statement" TargetMode="External"/><Relationship Id="rId4" Type="http://schemas.openxmlformats.org/officeDocument/2006/relationships/hyperlink" Target="https://www.zotero.org/groups/6032284/llm_lr_estimation"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emf"/><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reblocke/llm_estimate_lrs" TargetMode="External"/><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github.com/reblocke/llm_estimate_lrs" TargetMode="External"/><Relationship Id="rId23" Type="http://schemas.openxmlformats.org/officeDocument/2006/relationships/fontTable" Target="fontTable.xml"/><Relationship Id="rId10" Type="http://schemas.openxmlformats.org/officeDocument/2006/relationships/hyperlink" Target="mailto:brian.locke@imail.org"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orcid.org/0000-0002-3588-5238" TargetMode="External"/><Relationship Id="rId14" Type="http://schemas.openxmlformats.org/officeDocument/2006/relationships/image" Target="media/image3.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29</Pages>
  <Words>12745</Words>
  <Characters>72649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Rohlfsen, Cory J</cp:lastModifiedBy>
  <cp:revision>7</cp:revision>
  <dcterms:created xsi:type="dcterms:W3CDTF">2025-08-30T02:57:00Z</dcterms:created>
  <dcterms:modified xsi:type="dcterms:W3CDTF">2025-08-30T04:39:00Z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id="w0bzwZP9"/&gt;&lt;style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