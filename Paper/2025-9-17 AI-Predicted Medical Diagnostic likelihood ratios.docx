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EF1834" w14:textId="77777777" w:rsidR="00530A93" w:rsidRDefault="00AE1451" w:rsidP="00E519AE">
      <w:pPr>
        <w:pStyle w:val="Heading1"/>
        <w:rPr>
          <w:rFonts w:eastAsia="Times New Roman"/>
        </w:rPr>
      </w:pPr>
      <w:r w:rsidRPr="00AE1451">
        <w:rPr>
          <w:rFonts w:eastAsia="Times New Roman"/>
        </w:rPr>
        <w:t>Title</w:t>
      </w:r>
      <w:r>
        <w:rPr>
          <w:rFonts w:eastAsia="Times New Roman"/>
        </w:rPr>
        <w:t xml:space="preserve">: </w:t>
      </w:r>
    </w:p>
    <w:p w14:paraId="2BC691E7" w14:textId="2EDD2F65" w:rsidR="00AE1451" w:rsidRDefault="00E519AE" w:rsidP="00AE1451">
      <w:pPr>
        <w:rPr>
          <w:bCs/>
        </w:rPr>
      </w:pPr>
      <w:r>
        <w:rPr>
          <w:bCs/>
        </w:rPr>
        <w:t>Estimation</w:t>
      </w:r>
      <w:r w:rsidR="00AE1451" w:rsidRPr="00AE1451">
        <w:rPr>
          <w:bCs/>
        </w:rPr>
        <w:t xml:space="preserve"> of Medical Diagnostic Likelihood Ratios Using Artificial Intelligence</w:t>
      </w:r>
    </w:p>
    <w:p w14:paraId="5B91DF02" w14:textId="77777777" w:rsidR="000371AD" w:rsidRDefault="000371AD" w:rsidP="00AE1451">
      <w:pPr>
        <w:rPr>
          <w:bCs/>
        </w:rPr>
      </w:pPr>
    </w:p>
    <w:p w14:paraId="5BA9E67C" w14:textId="420BD07C" w:rsidR="000371AD" w:rsidRDefault="000371AD" w:rsidP="00E519AE">
      <w:pPr>
        <w:pStyle w:val="Heading1"/>
        <w:rPr>
          <w:rFonts w:eastAsia="Times New Roman"/>
        </w:rPr>
      </w:pPr>
      <w:commentRangeStart w:id="0"/>
      <w:r>
        <w:rPr>
          <w:rFonts w:eastAsia="Times New Roman"/>
        </w:rPr>
        <w:t>Authors:</w:t>
      </w:r>
      <w:commentRangeEnd w:id="0"/>
      <w:r w:rsidR="004D44AB">
        <w:rPr>
          <w:rStyle w:val="CommentReference"/>
          <w:rFonts w:eastAsia="Times New Roman" w:cs="Times New Roman"/>
          <w:b w:val="0"/>
          <w:color w:val="auto"/>
        </w:rPr>
        <w:commentReference w:id="0"/>
      </w:r>
    </w:p>
    <w:p w14:paraId="28480B12" w14:textId="30B6E67D" w:rsidR="004D44AB" w:rsidRDefault="00664E85" w:rsidP="004D44AB">
      <w:r>
        <w:t>*</w:t>
      </w:r>
      <w:r w:rsidR="004D44AB">
        <w:t>Paul Chong, MD, ORCID: ***</w:t>
      </w:r>
    </w:p>
    <w:p w14:paraId="46F4896B" w14:textId="56EC5647" w:rsidR="004D44AB" w:rsidRDefault="00664E85" w:rsidP="004D44AB">
      <w:r>
        <w:t>*</w:t>
      </w:r>
      <w:r w:rsidR="00BA3BA7">
        <w:t>Kian Samadian</w:t>
      </w:r>
      <w:r w:rsidR="004D44AB">
        <w:t>, MD</w:t>
      </w:r>
      <w:r w:rsidR="00BA3BA7">
        <w:t>, ORCID: ***</w:t>
      </w:r>
    </w:p>
    <w:p w14:paraId="4227F1B5" w14:textId="637D35FA" w:rsidR="004D44AB" w:rsidRPr="004D44AB" w:rsidRDefault="004D44AB" w:rsidP="004D44AB">
      <w:r>
        <w:t>Cory Rohlfsen, MD</w:t>
      </w:r>
      <w:r w:rsidR="00BA3BA7">
        <w:t xml:space="preserve">, ORCID: </w:t>
      </w:r>
      <w:r w:rsidR="00664E85">
        <w:t>(</w:t>
      </w:r>
      <w:ins w:id="1" w:author="Rohlfsen, Cory J" w:date="2025-08-29T16:00:00Z" w16du:dateUtc="2025-08-29T21:00:00Z">
        <w:r w:rsidR="00BA3BA7">
          <w:rPr>
            <w:bCs/>
          </w:rPr>
          <w:t>0009-0001-4229-6802</w:t>
        </w:r>
      </w:ins>
      <w:r w:rsidR="00664E85">
        <w:rPr>
          <w:bCs/>
        </w:rPr>
        <w:t>)</w:t>
      </w:r>
    </w:p>
    <w:p w14:paraId="56FA6B71" w14:textId="64FB3701" w:rsidR="004D44AB" w:rsidRDefault="004D44AB" w:rsidP="000371AD">
      <w:pPr>
        <w:rPr>
          <w:bCs/>
        </w:rPr>
      </w:pPr>
      <w:r>
        <w:rPr>
          <w:bCs/>
        </w:rPr>
        <w:t>Shuhan He, MD</w:t>
      </w:r>
      <w:r w:rsidR="00BA3BA7">
        <w:t>, ORCID: ***</w:t>
      </w:r>
    </w:p>
    <w:p w14:paraId="67D35224" w14:textId="11FF58DC" w:rsidR="00010565" w:rsidRDefault="00010565" w:rsidP="00010565">
      <w:pPr>
        <w:rPr>
          <w:bCs/>
        </w:rPr>
      </w:pPr>
      <w:r w:rsidRPr="000371AD">
        <w:rPr>
          <w:bCs/>
        </w:rPr>
        <w:t>Brian</w:t>
      </w:r>
      <w:r>
        <w:rPr>
          <w:bCs/>
        </w:rPr>
        <w:t xml:space="preserve"> W</w:t>
      </w:r>
      <w:r w:rsidR="0055678A">
        <w:rPr>
          <w:bCs/>
        </w:rPr>
        <w:t>.</w:t>
      </w:r>
      <w:r w:rsidRPr="000371AD">
        <w:rPr>
          <w:bCs/>
        </w:rPr>
        <w:t xml:space="preserve"> Locke</w:t>
      </w:r>
      <w:r>
        <w:rPr>
          <w:bCs/>
        </w:rPr>
        <w:t>, MD MSc – ORCID (</w:t>
      </w:r>
      <w:hyperlink r:id="rId9" w:history="1">
        <w:r w:rsidRPr="00010565">
          <w:rPr>
            <w:rStyle w:val="Hyperlink"/>
            <w:bCs/>
          </w:rPr>
          <w:t>0000-0002-3588-5238</w:t>
        </w:r>
      </w:hyperlink>
      <w:r>
        <w:rPr>
          <w:bCs/>
        </w:rPr>
        <w:t xml:space="preserve">). </w:t>
      </w:r>
    </w:p>
    <w:p w14:paraId="570BD878" w14:textId="77777777" w:rsidR="00010565" w:rsidRDefault="00010565" w:rsidP="00010565">
      <w:pPr>
        <w:rPr>
          <w:bCs/>
        </w:rPr>
      </w:pPr>
    </w:p>
    <w:p w14:paraId="191C2CD5" w14:textId="793E1D4D" w:rsidR="00664E85" w:rsidRDefault="00664E85" w:rsidP="00010565">
      <w:pPr>
        <w:rPr>
          <w:bCs/>
        </w:rPr>
      </w:pPr>
      <w:r>
        <w:rPr>
          <w:bCs/>
        </w:rPr>
        <w:t>*Co-first authors?</w:t>
      </w:r>
    </w:p>
    <w:p w14:paraId="628CB8D0" w14:textId="77777777" w:rsidR="00664E85" w:rsidRDefault="00664E85" w:rsidP="00010565">
      <w:pPr>
        <w:rPr>
          <w:bCs/>
        </w:rPr>
      </w:pPr>
    </w:p>
    <w:p w14:paraId="46745B5A" w14:textId="49C071ED" w:rsidR="00010565" w:rsidRDefault="00010565" w:rsidP="00010565">
      <w:pPr>
        <w:rPr>
          <w:bCs/>
        </w:rPr>
      </w:pPr>
      <w:r w:rsidRPr="00BA3BA7">
        <w:rPr>
          <w:bCs/>
          <w:u w:val="single"/>
        </w:rPr>
        <w:t>Corresponding Author:</w:t>
      </w:r>
      <w:r>
        <w:rPr>
          <w:bCs/>
        </w:rPr>
        <w:t xml:space="preserve"> Brian Locke, MD MSc. Assistant Professor of Research, </w:t>
      </w:r>
      <w:r w:rsidR="00A62D76" w:rsidRPr="00A62D76">
        <w:rPr>
          <w:bCs/>
        </w:rPr>
        <w:t>Shock Trauma Intensive Care Unit, Intermountain Medical Center. 5121 Cottonwood St, Murray, UT 84107</w:t>
      </w:r>
      <w:r w:rsidR="0055678A">
        <w:rPr>
          <w:bCs/>
        </w:rPr>
        <w:t>.</w:t>
      </w:r>
      <w:r>
        <w:rPr>
          <w:bCs/>
        </w:rPr>
        <w:t xml:space="preserve"> </w:t>
      </w:r>
      <w:hyperlink r:id="rId10" w:history="1">
        <w:r w:rsidRPr="0088160B">
          <w:rPr>
            <w:rStyle w:val="Hyperlink"/>
            <w:bCs/>
          </w:rPr>
          <w:t>brian.locke@imail.org</w:t>
        </w:r>
      </w:hyperlink>
      <w:r>
        <w:rPr>
          <w:bCs/>
        </w:rPr>
        <w:t xml:space="preserve"> </w:t>
      </w:r>
    </w:p>
    <w:p w14:paraId="565A78A6" w14:textId="77777777" w:rsidR="00010565" w:rsidRDefault="00010565" w:rsidP="00AE1451">
      <w:pPr>
        <w:rPr>
          <w:bCs/>
        </w:rPr>
      </w:pPr>
    </w:p>
    <w:p w14:paraId="1D110333" w14:textId="55FFBD96" w:rsidR="00BA3BA7" w:rsidRDefault="00BA3BA7" w:rsidP="00AE1451">
      <w:pPr>
        <w:rPr>
          <w:bCs/>
          <w:u w:val="single"/>
        </w:rPr>
      </w:pPr>
      <w:r w:rsidRPr="00BA3BA7">
        <w:rPr>
          <w:bCs/>
          <w:u w:val="single"/>
        </w:rPr>
        <w:t xml:space="preserve">Affiliations: </w:t>
      </w:r>
    </w:p>
    <w:p w14:paraId="5AB7C097" w14:textId="73BE5C2F" w:rsidR="00BA3BA7" w:rsidRDefault="00BA3BA7" w:rsidP="00AE1451">
      <w:r>
        <w:t>Paul Chong: ***</w:t>
      </w:r>
    </w:p>
    <w:p w14:paraId="38FF8B3B" w14:textId="5D0FB197" w:rsidR="00BA3BA7" w:rsidRDefault="00BA3BA7" w:rsidP="00AE1451">
      <w:r>
        <w:t>Kian Samadian: ***</w:t>
      </w:r>
    </w:p>
    <w:p w14:paraId="0ADA3346" w14:textId="566092C8" w:rsidR="00BA3BA7" w:rsidRDefault="00BA3BA7" w:rsidP="00BA3BA7">
      <w:pPr>
        <w:rPr>
          <w:ins w:id="2" w:author="Rohlfsen, Cory J" w:date="2025-08-29T16:00:00Z" w16du:dateUtc="2025-08-29T21:00:00Z"/>
          <w:bCs/>
        </w:rPr>
      </w:pPr>
      <w:ins w:id="3" w:author="Rohlfsen, Cory J" w:date="2025-08-29T15:48:00Z" w16du:dateUtc="2025-08-29T20:48:00Z">
        <w:r>
          <w:rPr>
            <w:bCs/>
          </w:rPr>
          <w:t>Cory Rohlfsen</w:t>
        </w:r>
      </w:ins>
      <w:r>
        <w:rPr>
          <w:bCs/>
        </w:rPr>
        <w:t xml:space="preserve">: </w:t>
      </w:r>
      <w:ins w:id="4" w:author="Rohlfsen, Cory J" w:date="2025-08-29T15:59:00Z">
        <w:r w:rsidRPr="003049E3">
          <w:rPr>
            <w:bCs/>
          </w:rPr>
          <w:t>Department of Medicine, University of Nebraska Medical Center</w:t>
        </w:r>
      </w:ins>
    </w:p>
    <w:p w14:paraId="0D62300E" w14:textId="4C2CE6C4" w:rsidR="00BA3BA7" w:rsidRDefault="00BA3BA7" w:rsidP="00AE1451">
      <w:pPr>
        <w:rPr>
          <w:bCs/>
        </w:rPr>
      </w:pPr>
      <w:r>
        <w:rPr>
          <w:bCs/>
        </w:rPr>
        <w:t>Shuhan He: ***</w:t>
      </w:r>
    </w:p>
    <w:p w14:paraId="189422B0" w14:textId="0C00B16A" w:rsidR="00BA3BA7" w:rsidRDefault="00BA3BA7" w:rsidP="00AE1451">
      <w:pPr>
        <w:rPr>
          <w:bCs/>
        </w:rPr>
      </w:pPr>
      <w:r>
        <w:rPr>
          <w:bCs/>
        </w:rPr>
        <w:t>Brian W Locke: Intermountain Medical Center, Department of Pulmonary and Critical Care.</w:t>
      </w:r>
    </w:p>
    <w:p w14:paraId="0A651666" w14:textId="77777777" w:rsidR="00FB4A7D" w:rsidRDefault="00FB4A7D" w:rsidP="00AE1451">
      <w:pPr>
        <w:rPr>
          <w:bCs/>
        </w:rPr>
      </w:pPr>
    </w:p>
    <w:p w14:paraId="292A5826" w14:textId="77777777" w:rsidR="00A62D76" w:rsidRPr="00A62D76" w:rsidRDefault="00A62D76" w:rsidP="00A62D76">
      <w:pPr>
        <w:rPr>
          <w:b/>
          <w:bCs/>
        </w:rPr>
      </w:pPr>
      <w:r w:rsidRPr="00A62D76">
        <w:rPr>
          <w:b/>
          <w:bCs/>
        </w:rPr>
        <w:t>Financial Support</w:t>
      </w:r>
    </w:p>
    <w:p w14:paraId="58847E8C" w14:textId="2A5D2B7F" w:rsidR="00A62D76" w:rsidRPr="00A62D76" w:rsidRDefault="00A62D76" w:rsidP="00A62D76">
      <w:pPr>
        <w:rPr>
          <w:bCs/>
        </w:rPr>
      </w:pPr>
      <w:r w:rsidRPr="00A62D76">
        <w:rPr>
          <w:bCs/>
        </w:rPr>
        <w:t xml:space="preserve">This research was supported by </w:t>
      </w:r>
      <w:r w:rsidR="00573BE1">
        <w:rPr>
          <w:bCs/>
        </w:rPr>
        <w:t xml:space="preserve">a grant from </w:t>
      </w:r>
      <w:r w:rsidRPr="00A62D76">
        <w:rPr>
          <w:bCs/>
        </w:rPr>
        <w:t>the Intermountain Fund (B.W.L</w:t>
      </w:r>
      <w:r>
        <w:rPr>
          <w:bCs/>
        </w:rPr>
        <w:t>.</w:t>
      </w:r>
      <w:r w:rsidR="00573BE1">
        <w:rPr>
          <w:bCs/>
        </w:rPr>
        <w:t>)</w:t>
      </w:r>
    </w:p>
    <w:p w14:paraId="02129B46" w14:textId="77777777" w:rsidR="00A62D76" w:rsidRDefault="00A62D76" w:rsidP="00A62D76">
      <w:pPr>
        <w:rPr>
          <w:b/>
          <w:bCs/>
        </w:rPr>
      </w:pPr>
    </w:p>
    <w:p w14:paraId="74A8E74D" w14:textId="75EF8D74" w:rsidR="00A62D76" w:rsidRPr="00A62D76" w:rsidRDefault="00A62D76" w:rsidP="00A62D76">
      <w:pPr>
        <w:rPr>
          <w:b/>
          <w:bCs/>
        </w:rPr>
      </w:pPr>
      <w:r w:rsidRPr="00A62D76">
        <w:rPr>
          <w:b/>
          <w:bCs/>
        </w:rPr>
        <w:t>Conflicts of Interest</w:t>
      </w:r>
    </w:p>
    <w:p w14:paraId="0EBE660B" w14:textId="77777777" w:rsidR="00A62D76" w:rsidRPr="00A62D76" w:rsidRDefault="00A62D76" w:rsidP="00A62D76">
      <w:pPr>
        <w:rPr>
          <w:bCs/>
        </w:rPr>
      </w:pPr>
      <w:r w:rsidRPr="00A62D76">
        <w:rPr>
          <w:bCs/>
        </w:rPr>
        <w:t xml:space="preserve">B.W.L. claims an equity interest in Mountain Biometrics, a startup focused on machine learning medical time series data. </w:t>
      </w:r>
    </w:p>
    <w:p w14:paraId="744ED9E1" w14:textId="77777777" w:rsidR="00A62D76" w:rsidRDefault="00A62D76" w:rsidP="00AE1451">
      <w:pPr>
        <w:rPr>
          <w:bCs/>
        </w:rPr>
      </w:pPr>
    </w:p>
    <w:p w14:paraId="76FFC68E" w14:textId="77777777" w:rsidR="0007680C" w:rsidRPr="0049502D" w:rsidRDefault="0007680C" w:rsidP="0007680C">
      <w:pPr>
        <w:rPr>
          <w:b/>
          <w:bCs/>
        </w:rPr>
      </w:pPr>
      <w:commentRangeStart w:id="5"/>
      <w:r w:rsidRPr="0049502D">
        <w:rPr>
          <w:b/>
          <w:bCs/>
        </w:rPr>
        <w:t>Acknowledgement/Author contributions:</w:t>
      </w:r>
      <w:commentRangeEnd w:id="5"/>
      <w:r>
        <w:rPr>
          <w:rStyle w:val="CommentReference"/>
        </w:rPr>
        <w:commentReference w:id="5"/>
      </w:r>
    </w:p>
    <w:p w14:paraId="2F528755" w14:textId="77777777" w:rsidR="0007680C" w:rsidRDefault="0007680C" w:rsidP="0007680C"/>
    <w:p w14:paraId="088B236B" w14:textId="2C422FA1" w:rsidR="004D44AB" w:rsidRDefault="004D44AB" w:rsidP="0007680C">
      <w:r>
        <w:t>P.C. ***</w:t>
      </w:r>
    </w:p>
    <w:p w14:paraId="1DED13A1" w14:textId="77777777" w:rsidR="004D44AB" w:rsidRDefault="004D44AB" w:rsidP="0007680C"/>
    <w:p w14:paraId="2163062B" w14:textId="141F7B92" w:rsidR="004D44AB" w:rsidRDefault="004D44AB" w:rsidP="0007680C">
      <w:r>
        <w:t>K.S. ***</w:t>
      </w:r>
    </w:p>
    <w:p w14:paraId="6C4261AD" w14:textId="77777777" w:rsidR="004D44AB" w:rsidRDefault="004D44AB" w:rsidP="0007680C"/>
    <w:p w14:paraId="201366C9" w14:textId="78025A47" w:rsidR="004D44AB" w:rsidRDefault="004D44AB" w:rsidP="0007680C">
      <w:r>
        <w:t>C.R. ***</w:t>
      </w:r>
    </w:p>
    <w:p w14:paraId="0DE1D071" w14:textId="77777777" w:rsidR="004D44AB" w:rsidRDefault="004D44AB" w:rsidP="0007680C"/>
    <w:p w14:paraId="2B50EE3D" w14:textId="40BF420A" w:rsidR="004D44AB" w:rsidRDefault="004D44AB" w:rsidP="0007680C">
      <w:r>
        <w:t>S.H. ***</w:t>
      </w:r>
    </w:p>
    <w:p w14:paraId="0AE78748" w14:textId="5D724D71" w:rsidR="0007680C" w:rsidRDefault="0007680C" w:rsidP="0007680C"/>
    <w:p w14:paraId="4D71362A" w14:textId="611C57B0" w:rsidR="0007680C" w:rsidRDefault="0007680C" w:rsidP="0007680C">
      <w:r>
        <w:t>B.W.L Conceptualization, Methodology, Software, Data Curation, Writing – Review and Editing, Visualization, Supervision. Guarantor of integrity of the entire study</w:t>
      </w:r>
    </w:p>
    <w:p w14:paraId="3A6AAAE1" w14:textId="77777777" w:rsidR="00A62D76" w:rsidRDefault="00A62D76" w:rsidP="00AE1451">
      <w:pPr>
        <w:rPr>
          <w:bCs/>
        </w:rPr>
      </w:pPr>
    </w:p>
    <w:p w14:paraId="16986A5F" w14:textId="77777777" w:rsidR="00573BE1" w:rsidRDefault="00573BE1">
      <w:pPr>
        <w:spacing w:after="160" w:line="278" w:lineRule="auto"/>
        <w:rPr>
          <w:b/>
        </w:rPr>
      </w:pPr>
      <w:r>
        <w:rPr>
          <w:b/>
        </w:rPr>
        <w:br w:type="page"/>
      </w:r>
    </w:p>
    <w:p w14:paraId="52698CE5" w14:textId="0511CAA9" w:rsidR="00FB4A7D" w:rsidRDefault="00FB4A7D" w:rsidP="00AE1451">
      <w:pPr>
        <w:rPr>
          <w:bCs/>
        </w:rPr>
      </w:pPr>
      <w:r>
        <w:rPr>
          <w:b/>
        </w:rPr>
        <w:t xml:space="preserve">Description: </w:t>
      </w:r>
      <w:r>
        <w:rPr>
          <w:bCs/>
        </w:rPr>
        <w:t>(1-2 sentences)</w:t>
      </w:r>
    </w:p>
    <w:p w14:paraId="4123AEC0" w14:textId="4889CAC3" w:rsidR="00FB4A7D" w:rsidRPr="00FB4A7D" w:rsidRDefault="00FB4A7D" w:rsidP="00AE1451">
      <w:pPr>
        <w:rPr>
          <w:bCs/>
        </w:rPr>
      </w:pPr>
      <w:r>
        <w:rPr>
          <w:bCs/>
        </w:rPr>
        <w:t xml:space="preserve">Large language models (LLMs) have the potential to accurately estimate likelihood ratios (LRs) to aid in </w:t>
      </w:r>
      <w:del w:id="6" w:author="Rohlfsen, Cory J" w:date="2025-08-29T16:01:00Z" w16du:dateUtc="2025-08-29T21:01:00Z">
        <w:r w:rsidDel="003049E3">
          <w:rPr>
            <w:bCs/>
          </w:rPr>
          <w:delText xml:space="preserve">clinical </w:delText>
        </w:r>
      </w:del>
      <w:r>
        <w:rPr>
          <w:bCs/>
        </w:rPr>
        <w:t>diagnostic decision-making without the need for resource-intensive</w:t>
      </w:r>
      <w:ins w:id="7" w:author="Rohlfsen, Cory J" w:date="2025-08-29T16:01:00Z" w16du:dateUtc="2025-08-29T21:01:00Z">
        <w:r w:rsidR="003049E3">
          <w:rPr>
            <w:bCs/>
          </w:rPr>
          <w:t>, clinical</w:t>
        </w:r>
      </w:ins>
      <w:r>
        <w:rPr>
          <w:bCs/>
        </w:rPr>
        <w:t xml:space="preserve"> studies. Our study demonstrated this possibility using 700 reported empirical LRs as well as three OpenAI LLMs.</w:t>
      </w:r>
    </w:p>
    <w:p w14:paraId="054F67A1" w14:textId="77777777" w:rsidR="00C77138" w:rsidRDefault="00C77138" w:rsidP="00AE1451">
      <w:pPr>
        <w:rPr>
          <w:bCs/>
        </w:rPr>
      </w:pPr>
    </w:p>
    <w:p w14:paraId="09651B9C" w14:textId="77777777" w:rsidR="00573BE1" w:rsidRDefault="00573BE1">
      <w:pPr>
        <w:spacing w:after="160" w:line="278" w:lineRule="auto"/>
        <w:rPr>
          <w:rFonts w:cstheme="majorBidi"/>
          <w:b/>
          <w:color w:val="0D0D0D" w:themeColor="text1" w:themeTint="F2"/>
          <w:szCs w:val="40"/>
        </w:rPr>
      </w:pPr>
      <w:r>
        <w:br w:type="page"/>
      </w:r>
    </w:p>
    <w:p w14:paraId="13D4098F" w14:textId="58D01C3B" w:rsidR="00C77138" w:rsidRPr="00C77138" w:rsidRDefault="00C77138" w:rsidP="00C77138">
      <w:pPr>
        <w:pStyle w:val="Heading1"/>
        <w:rPr>
          <w:rFonts w:eastAsia="Times New Roman"/>
        </w:rPr>
      </w:pPr>
      <w:r w:rsidRPr="00C77138">
        <w:rPr>
          <w:rFonts w:eastAsia="Times New Roman"/>
        </w:rPr>
        <w:t xml:space="preserve">Abstract: </w:t>
      </w:r>
      <w:r w:rsidR="007C3520" w:rsidRPr="007C3520">
        <w:rPr>
          <w:rFonts w:eastAsia="Times New Roman"/>
          <w:b w:val="0"/>
          <w:bCs/>
        </w:rPr>
        <w:t>(</w:t>
      </w:r>
      <w:r w:rsidR="00DC3699">
        <w:rPr>
          <w:rFonts w:eastAsia="Times New Roman"/>
          <w:b w:val="0"/>
          <w:bCs/>
        </w:rPr>
        <w:t>***</w:t>
      </w:r>
      <w:r w:rsidR="00FB4A7D">
        <w:rPr>
          <w:rFonts w:eastAsia="Times New Roman"/>
          <w:b w:val="0"/>
          <w:bCs/>
        </w:rPr>
        <w:t>/</w:t>
      </w:r>
      <w:r w:rsidR="007C3520" w:rsidRPr="007C3520">
        <w:rPr>
          <w:rFonts w:eastAsia="Times New Roman"/>
          <w:b w:val="0"/>
          <w:bCs/>
        </w:rPr>
        <w:t>300 words)</w:t>
      </w:r>
    </w:p>
    <w:p w14:paraId="5B539E3F" w14:textId="77777777" w:rsidR="00FB4A7D" w:rsidRDefault="00FB4A7D" w:rsidP="00AE1451">
      <w:pPr>
        <w:rPr>
          <w:bCs/>
          <w:i/>
          <w:iCs/>
        </w:rPr>
      </w:pPr>
    </w:p>
    <w:p w14:paraId="1E3F0B17" w14:textId="4832AE40" w:rsidR="00FB4A7D" w:rsidRPr="00FB4A7D" w:rsidRDefault="00FB4A7D" w:rsidP="00AE1451">
      <w:pPr>
        <w:rPr>
          <w:bCs/>
          <w:i/>
          <w:iCs/>
        </w:rPr>
      </w:pPr>
      <w:r>
        <w:rPr>
          <w:bCs/>
          <w:i/>
          <w:iCs/>
        </w:rPr>
        <w:t>Introduction</w:t>
      </w:r>
    </w:p>
    <w:p w14:paraId="4BD9CB4E" w14:textId="6493A710" w:rsidR="00FB4A7D" w:rsidRDefault="007C3520" w:rsidP="00AE1451">
      <w:pPr>
        <w:rPr>
          <w:bCs/>
        </w:rPr>
      </w:pPr>
      <w:r>
        <w:rPr>
          <w:bCs/>
        </w:rPr>
        <w:t>Likelihood ratios</w:t>
      </w:r>
      <w:ins w:id="8" w:author="Rohlfsen, Cory J" w:date="2025-08-29T16:02:00Z" w16du:dateUtc="2025-08-29T21:02:00Z">
        <w:r w:rsidR="003049E3">
          <w:rPr>
            <w:bCs/>
          </w:rPr>
          <w:t xml:space="preserve"> (LRs)</w:t>
        </w:r>
      </w:ins>
      <w:r>
        <w:rPr>
          <w:bCs/>
        </w:rPr>
        <w:t xml:space="preserve"> can </w:t>
      </w:r>
      <w:r w:rsidR="008E1E7B">
        <w:rPr>
          <w:bCs/>
        </w:rPr>
        <w:t>assist in</w:t>
      </w:r>
      <w:r>
        <w:rPr>
          <w:bCs/>
        </w:rPr>
        <w:t xml:space="preserve"> clinical diagnosi</w:t>
      </w:r>
      <w:r w:rsidR="00D6245A">
        <w:rPr>
          <w:bCs/>
        </w:rPr>
        <w:t>s</w:t>
      </w:r>
      <w:del w:id="9" w:author="Rohlfsen, Cory J" w:date="2025-08-29T16:03:00Z" w16du:dateUtc="2025-08-29T21:03:00Z">
        <w:r w:rsidR="009F0D1E" w:rsidDel="003049E3">
          <w:rPr>
            <w:bCs/>
          </w:rPr>
          <w:delText xml:space="preserve"> but</w:delText>
        </w:r>
      </w:del>
      <w:r w:rsidR="008E1E7B">
        <w:rPr>
          <w:bCs/>
        </w:rPr>
        <w:t xml:space="preserve">, but few </w:t>
      </w:r>
      <w:proofErr w:type="gramStart"/>
      <w:r w:rsidR="008E1E7B">
        <w:rPr>
          <w:bCs/>
        </w:rPr>
        <w:t>empirically-estimated</w:t>
      </w:r>
      <w:proofErr w:type="gramEnd"/>
      <w:r w:rsidR="008E1E7B">
        <w:rPr>
          <w:bCs/>
        </w:rPr>
        <w:t xml:space="preserve"> </w:t>
      </w:r>
      <w:ins w:id="10" w:author="Rohlfsen, Cory J" w:date="2025-08-29T16:03:00Z" w16du:dateUtc="2025-08-29T21:03:00Z">
        <w:r w:rsidR="003049E3">
          <w:rPr>
            <w:bCs/>
          </w:rPr>
          <w:t xml:space="preserve">LRs </w:t>
        </w:r>
      </w:ins>
      <w:del w:id="11" w:author="Rohlfsen, Cory J" w:date="2025-08-29T16:03:00Z" w16du:dateUtc="2025-08-29T21:03:00Z">
        <w:r w:rsidR="008E1E7B" w:rsidDel="003049E3">
          <w:rPr>
            <w:bCs/>
          </w:rPr>
          <w:delText>likelihood ratios</w:delText>
        </w:r>
      </w:del>
      <w:r w:rsidR="008E1E7B">
        <w:rPr>
          <w:bCs/>
        </w:rPr>
        <w:t xml:space="preserve"> exist because the</w:t>
      </w:r>
      <w:ins w:id="12" w:author="Rohlfsen, Cory J" w:date="2025-08-29T16:03:00Z" w16du:dateUtc="2025-08-29T21:03:00Z">
        <w:r w:rsidR="003049E3">
          <w:rPr>
            <w:bCs/>
          </w:rPr>
          <w:t xml:space="preserve">se studies are </w:t>
        </w:r>
      </w:ins>
      <w:del w:id="13" w:author="Rohlfsen, Cory J" w:date="2025-08-29T16:03:00Z" w16du:dateUtc="2025-08-29T21:03:00Z">
        <w:r w:rsidR="008E1E7B" w:rsidDel="003049E3">
          <w:rPr>
            <w:bCs/>
          </w:rPr>
          <w:delText>y requ</w:delText>
        </w:r>
        <w:r w:rsidDel="003049E3">
          <w:rPr>
            <w:bCs/>
          </w:rPr>
          <w:delText xml:space="preserve">ire </w:delText>
        </w:r>
      </w:del>
      <w:r>
        <w:rPr>
          <w:bCs/>
        </w:rPr>
        <w:t>resource-</w:t>
      </w:r>
      <w:proofErr w:type="spellStart"/>
      <w:r>
        <w:rPr>
          <w:bCs/>
        </w:rPr>
        <w:t>intensive</w:t>
      </w:r>
      <w:del w:id="14" w:author="Rohlfsen, Cory J" w:date="2025-08-29T16:05:00Z" w16du:dateUtc="2025-08-29T21:05:00Z">
        <w:r w:rsidDel="003049E3">
          <w:rPr>
            <w:bCs/>
          </w:rPr>
          <w:delText xml:space="preserve"> </w:delText>
        </w:r>
      </w:del>
      <w:ins w:id="15" w:author="Rohlfsen, Cory J" w:date="2025-08-29T16:05:00Z" w16du:dateUtc="2025-08-29T21:05:00Z">
        <w:r w:rsidR="003049E3">
          <w:rPr>
            <w:bCs/>
          </w:rPr>
          <w:t>and</w:t>
        </w:r>
        <w:proofErr w:type="spellEnd"/>
        <w:r w:rsidR="003049E3">
          <w:rPr>
            <w:bCs/>
          </w:rPr>
          <w:t xml:space="preserve"> fraught with variability</w:t>
        </w:r>
      </w:ins>
      <w:del w:id="16" w:author="Rohlfsen, Cory J" w:date="2025-08-29T16:05:00Z" w16du:dateUtc="2025-08-29T21:05:00Z">
        <w:r w:rsidDel="003049E3">
          <w:rPr>
            <w:bCs/>
          </w:rPr>
          <w:delText>studies to establish</w:delText>
        </w:r>
      </w:del>
      <w:r>
        <w:rPr>
          <w:bCs/>
        </w:rPr>
        <w:t xml:space="preserve">. Advancements in artificial intelligence and large language models </w:t>
      </w:r>
      <w:ins w:id="17" w:author="Rohlfsen, Cory J" w:date="2025-08-29T16:06:00Z" w16du:dateUtc="2025-08-29T21:06:00Z">
        <w:r w:rsidR="003049E3">
          <w:rPr>
            <w:bCs/>
          </w:rPr>
          <w:t xml:space="preserve">(LLM) </w:t>
        </w:r>
      </w:ins>
      <w:r>
        <w:rPr>
          <w:bCs/>
        </w:rPr>
        <w:t>present the possibility of estimat</w:t>
      </w:r>
      <w:ins w:id="18" w:author="Rohlfsen, Cory J" w:date="2025-08-29T16:06:00Z" w16du:dateUtc="2025-08-29T21:06:00Z">
        <w:r w:rsidR="003049E3">
          <w:rPr>
            <w:bCs/>
          </w:rPr>
          <w:t>ing</w:t>
        </w:r>
      </w:ins>
      <w:del w:id="19" w:author="Rohlfsen, Cory J" w:date="2025-08-29T16:06:00Z" w16du:dateUtc="2025-08-29T21:06:00Z">
        <w:r w:rsidDel="003049E3">
          <w:rPr>
            <w:bCs/>
          </w:rPr>
          <w:delText>ed</w:delText>
        </w:r>
      </w:del>
      <w:r>
        <w:rPr>
          <w:bCs/>
        </w:rPr>
        <w:t xml:space="preserve"> LRs that circumvent the </w:t>
      </w:r>
      <w:proofErr w:type="gramStart"/>
      <w:r>
        <w:rPr>
          <w:bCs/>
        </w:rPr>
        <w:t>aforementioned barriers</w:t>
      </w:r>
      <w:proofErr w:type="gramEnd"/>
      <w:r>
        <w:rPr>
          <w:bCs/>
        </w:rPr>
        <w:t xml:space="preserve"> </w:t>
      </w:r>
      <w:del w:id="20" w:author="Rohlfsen, Cory J" w:date="2025-08-29T16:06:00Z" w16du:dateUtc="2025-08-29T21:06:00Z">
        <w:r w:rsidDel="003049E3">
          <w:rPr>
            <w:bCs/>
          </w:rPr>
          <w:delText xml:space="preserve">of establishing </w:delText>
        </w:r>
        <w:r w:rsidR="00876D59" w:rsidDel="003049E3">
          <w:rPr>
            <w:bCs/>
          </w:rPr>
          <w:delText>likelihood ratio</w:delText>
        </w:r>
        <w:r w:rsidDel="003049E3">
          <w:rPr>
            <w:bCs/>
          </w:rPr>
          <w:delText xml:space="preserve">s. </w:delText>
        </w:r>
      </w:del>
    </w:p>
    <w:p w14:paraId="650F71ED" w14:textId="77777777" w:rsidR="00FB4A7D" w:rsidRDefault="00FB4A7D" w:rsidP="00AE1451">
      <w:pPr>
        <w:rPr>
          <w:bCs/>
          <w:i/>
          <w:iCs/>
        </w:rPr>
      </w:pPr>
    </w:p>
    <w:p w14:paraId="5024BA10" w14:textId="0BF22F5B" w:rsidR="00FB4A7D" w:rsidRDefault="00FB4A7D" w:rsidP="00AE1451">
      <w:pPr>
        <w:rPr>
          <w:bCs/>
          <w:i/>
          <w:iCs/>
        </w:rPr>
      </w:pPr>
      <w:r>
        <w:rPr>
          <w:bCs/>
          <w:i/>
          <w:iCs/>
        </w:rPr>
        <w:t>Methods</w:t>
      </w:r>
    </w:p>
    <w:p w14:paraId="4B108094" w14:textId="5D80F297" w:rsidR="00876D59" w:rsidRDefault="00876D59" w:rsidP="00DC3699">
      <w:bookmarkStart w:id="21" w:name="_Hlk207273178"/>
      <w:r>
        <w:rPr>
          <w:bCs/>
        </w:rPr>
        <w:t>We</w:t>
      </w:r>
      <w:bookmarkEnd w:id="21"/>
      <w:r>
        <w:rPr>
          <w:bCs/>
        </w:rPr>
        <w:t xml:space="preserve"> evaluated</w:t>
      </w:r>
      <w:r w:rsidR="007C3520">
        <w:rPr>
          <w:bCs/>
        </w:rPr>
        <w:t xml:space="preserve"> the accuracy of </w:t>
      </w:r>
      <w:ins w:id="22" w:author="Rohlfsen, Cory J" w:date="2025-08-29T16:06:00Z" w16du:dateUtc="2025-08-29T21:06:00Z">
        <w:r w:rsidR="003049E3">
          <w:rPr>
            <w:bCs/>
          </w:rPr>
          <w:t>LLM</w:t>
        </w:r>
      </w:ins>
      <w:del w:id="23" w:author="Rohlfsen, Cory J" w:date="2025-08-29T16:06:00Z" w16du:dateUtc="2025-08-29T21:06:00Z">
        <w:r w:rsidDel="003049E3">
          <w:rPr>
            <w:bCs/>
          </w:rPr>
          <w:delText>large language model</w:delText>
        </w:r>
      </w:del>
      <w:r w:rsidR="007C3520">
        <w:rPr>
          <w:bCs/>
        </w:rPr>
        <w:t>-</w:t>
      </w:r>
      <w:r w:rsidR="008E1E7B">
        <w:rPr>
          <w:bCs/>
        </w:rPr>
        <w:t>estimated</w:t>
      </w:r>
      <w:r w:rsidR="007C3520">
        <w:rPr>
          <w:bCs/>
        </w:rPr>
        <w:t xml:space="preserve"> </w:t>
      </w:r>
      <w:ins w:id="24" w:author="Rohlfsen, Cory J" w:date="2025-08-29T16:06:00Z" w16du:dateUtc="2025-08-29T21:06:00Z">
        <w:r w:rsidR="003049E3">
          <w:rPr>
            <w:bCs/>
          </w:rPr>
          <w:t>LRs</w:t>
        </w:r>
      </w:ins>
      <w:del w:id="25" w:author="Rohlfsen, Cory J" w:date="2025-08-29T16:06:00Z" w16du:dateUtc="2025-08-29T21:06:00Z">
        <w:r w:rsidDel="003049E3">
          <w:rPr>
            <w:bCs/>
          </w:rPr>
          <w:delText>likelihood ratio</w:delText>
        </w:r>
        <w:r w:rsidR="007C3520" w:rsidDel="003049E3">
          <w:rPr>
            <w:bCs/>
          </w:rPr>
          <w:delText>s</w:delText>
        </w:r>
      </w:del>
      <w:r w:rsidR="007C3520">
        <w:rPr>
          <w:bCs/>
        </w:rPr>
        <w:t xml:space="preserve"> </w:t>
      </w:r>
      <w:r w:rsidR="00DC3699">
        <w:rPr>
          <w:bCs/>
        </w:rPr>
        <w:t xml:space="preserve">against empirically derived values curated at theNNT.com. Three OpenAI models (GPT-4o, o3, GPT-5) were prompted with a few-shot design to return numerical </w:t>
      </w:r>
      <w:ins w:id="26" w:author="Rohlfsen, Cory J" w:date="2025-08-29T16:06:00Z" w16du:dateUtc="2025-08-29T21:06:00Z">
        <w:r w:rsidR="003049E3">
          <w:rPr>
            <w:bCs/>
          </w:rPr>
          <w:t>LR</w:t>
        </w:r>
      </w:ins>
      <w:del w:id="27" w:author="Rohlfsen, Cory J" w:date="2025-08-29T16:06:00Z" w16du:dateUtc="2025-08-29T21:06:00Z">
        <w:r w:rsidR="00DC3699" w:rsidDel="003049E3">
          <w:rPr>
            <w:bCs/>
          </w:rPr>
          <w:delText>likelihood ratio</w:delText>
        </w:r>
      </w:del>
      <w:r w:rsidR="00DC3699">
        <w:rPr>
          <w:bCs/>
        </w:rPr>
        <w:t xml:space="preserve"> estimates. Agreement with reported </w:t>
      </w:r>
      <w:ins w:id="28" w:author="Rohlfsen, Cory J" w:date="2025-08-29T16:07:00Z" w16du:dateUtc="2025-08-29T21:07:00Z">
        <w:r w:rsidR="003049E3">
          <w:rPr>
            <w:bCs/>
          </w:rPr>
          <w:t>LRs</w:t>
        </w:r>
      </w:ins>
      <w:del w:id="29" w:author="Rohlfsen, Cory J" w:date="2025-08-29T16:07:00Z" w16du:dateUtc="2025-08-29T21:07:00Z">
        <w:r w:rsidR="00DC3699" w:rsidDel="003049E3">
          <w:rPr>
            <w:bCs/>
          </w:rPr>
          <w:delText>likelihood ratios</w:delText>
        </w:r>
      </w:del>
      <w:r w:rsidR="00DC3699">
        <w:rPr>
          <w:bCs/>
        </w:rPr>
        <w:t xml:space="preserve"> was assessed using Bland-Altman analysis for mean bias and multiplicative limits of agreement. </w:t>
      </w:r>
    </w:p>
    <w:p w14:paraId="716E0FF2" w14:textId="77777777" w:rsidR="00876D59" w:rsidRDefault="00876D59" w:rsidP="00AE1451">
      <w:pPr>
        <w:rPr>
          <w:bCs/>
        </w:rPr>
      </w:pPr>
    </w:p>
    <w:p w14:paraId="16F017F2" w14:textId="77777777" w:rsidR="00FB4A7D" w:rsidRDefault="00FB4A7D" w:rsidP="00AE1451">
      <w:pPr>
        <w:rPr>
          <w:bCs/>
          <w:i/>
          <w:iCs/>
        </w:rPr>
      </w:pPr>
      <w:r>
        <w:rPr>
          <w:bCs/>
          <w:i/>
          <w:iCs/>
        </w:rPr>
        <w:t>Results</w:t>
      </w:r>
    </w:p>
    <w:p w14:paraId="52BF0124" w14:textId="525C2402" w:rsidR="00DC3699" w:rsidRDefault="00DC3699" w:rsidP="00AE1451">
      <w:pPr>
        <w:rPr>
          <w:bCs/>
          <w:highlight w:val="yellow"/>
        </w:rPr>
      </w:pPr>
      <w:r>
        <w:rPr>
          <w:bCs/>
        </w:rPr>
        <w:t>We compiled 700 literature-reported</w:t>
      </w:r>
      <w:ins w:id="30" w:author="Rohlfsen, Cory J" w:date="2025-08-29T16:07:00Z" w16du:dateUtc="2025-08-29T21:07:00Z">
        <w:r w:rsidR="003049E3">
          <w:rPr>
            <w:bCs/>
          </w:rPr>
          <w:t xml:space="preserve"> LRs</w:t>
        </w:r>
      </w:ins>
      <w:del w:id="31" w:author="Rohlfsen, Cory J" w:date="2025-08-29T16:07:00Z" w16du:dateUtc="2025-08-29T21:07:00Z">
        <w:r w:rsidDel="003049E3">
          <w:rPr>
            <w:bCs/>
          </w:rPr>
          <w:delText xml:space="preserve"> likelihood ratios</w:delText>
        </w:r>
      </w:del>
      <w:r>
        <w:rPr>
          <w:bCs/>
        </w:rPr>
        <w:t xml:space="preserve"> for 30 conditions. Most were for signs or symptoms (59%), historical elements (19%), or test results (16%). L</w:t>
      </w:r>
      <w:ins w:id="32" w:author="Rohlfsen, Cory J" w:date="2025-08-29T16:07:00Z" w16du:dateUtc="2025-08-29T21:07:00Z">
        <w:r w:rsidR="003049E3">
          <w:rPr>
            <w:bCs/>
          </w:rPr>
          <w:t>Rs</w:t>
        </w:r>
      </w:ins>
      <w:del w:id="33" w:author="Rohlfsen, Cory J" w:date="2025-08-29T16:07:00Z" w16du:dateUtc="2025-08-29T21:07:00Z">
        <w:r w:rsidDel="003049E3">
          <w:rPr>
            <w:bCs/>
          </w:rPr>
          <w:delText>ikelihood ratios</w:delText>
        </w:r>
      </w:del>
      <w:r>
        <w:rPr>
          <w:bCs/>
        </w:rPr>
        <w:t xml:space="preserve"> clustered near 1 (geometric mean 1.21, interquartile range 0.7 to 2.2). All models showed negligible mean bias. GPT-5 showed closest agreement with 95% limits of agreement spanning 0.26x to 3.7x of reported values (vs. 0.23x to 4.28x for o3 and 0.23x to 4.53x for GPT-4o; </w:t>
      </w:r>
      <w:r w:rsidRPr="00DC3699">
        <w:rPr>
          <w:bCs/>
          <w:i/>
          <w:iCs/>
        </w:rPr>
        <w:t>P</w:t>
      </w:r>
      <w:r>
        <w:rPr>
          <w:bCs/>
        </w:rPr>
        <w:t xml:space="preserve"> &lt; .0001 for each comparison). </w:t>
      </w:r>
    </w:p>
    <w:p w14:paraId="030ED0B3" w14:textId="77777777" w:rsidR="00FB4A7D" w:rsidRDefault="00FB4A7D" w:rsidP="00AE1451">
      <w:pPr>
        <w:rPr>
          <w:bCs/>
        </w:rPr>
      </w:pPr>
    </w:p>
    <w:p w14:paraId="5C627516" w14:textId="77777777" w:rsidR="00FB4A7D" w:rsidRDefault="00FB4A7D" w:rsidP="00AE1451">
      <w:pPr>
        <w:rPr>
          <w:bCs/>
          <w:i/>
          <w:iCs/>
        </w:rPr>
      </w:pPr>
      <w:r>
        <w:rPr>
          <w:bCs/>
          <w:i/>
          <w:iCs/>
        </w:rPr>
        <w:t>Conclusions</w:t>
      </w:r>
    </w:p>
    <w:p w14:paraId="7C7B6690" w14:textId="2851BF17" w:rsidR="000371AD" w:rsidRDefault="007C3520" w:rsidP="00AE1451">
      <w:pPr>
        <w:rPr>
          <w:bCs/>
        </w:rPr>
      </w:pPr>
      <w:r w:rsidRPr="00054773">
        <w:rPr>
          <w:bCs/>
        </w:rPr>
        <w:t xml:space="preserve">Our findings demonstrate that </w:t>
      </w:r>
      <w:del w:id="34" w:author="Rohlfsen, Cory J" w:date="2025-08-29T16:08:00Z" w16du:dateUtc="2025-08-29T21:08:00Z">
        <w:r w:rsidRPr="00054773" w:rsidDel="003049E3">
          <w:rPr>
            <w:bCs/>
          </w:rPr>
          <w:delText>large language models (</w:delText>
        </w:r>
      </w:del>
      <w:r w:rsidRPr="00054773">
        <w:rPr>
          <w:bCs/>
        </w:rPr>
        <w:t>LLMs</w:t>
      </w:r>
      <w:del w:id="35" w:author="Rohlfsen, Cory J" w:date="2025-08-29T16:08:00Z" w16du:dateUtc="2025-08-29T21:08:00Z">
        <w:r w:rsidRPr="00054773" w:rsidDel="003049E3">
          <w:rPr>
            <w:bCs/>
          </w:rPr>
          <w:delText>)</w:delText>
        </w:r>
      </w:del>
      <w:r w:rsidRPr="00054773">
        <w:rPr>
          <w:bCs/>
        </w:rPr>
        <w:t xml:space="preserve"> can estimate </w:t>
      </w:r>
      <w:ins w:id="36" w:author="Rohlfsen, Cory J" w:date="2025-08-29T16:08:00Z" w16du:dateUtc="2025-08-29T21:08:00Z">
        <w:r w:rsidR="003049E3">
          <w:rPr>
            <w:bCs/>
          </w:rPr>
          <w:t>LRs</w:t>
        </w:r>
      </w:ins>
      <w:del w:id="37" w:author="Rohlfsen, Cory J" w:date="2025-08-29T16:08:00Z" w16du:dateUtc="2025-08-29T21:08:00Z">
        <w:r w:rsidRPr="00054773" w:rsidDel="003049E3">
          <w:rPr>
            <w:bCs/>
          </w:rPr>
          <w:delText>likelihood ratios</w:delText>
        </w:r>
      </w:del>
      <w:r w:rsidRPr="00054773">
        <w:rPr>
          <w:bCs/>
        </w:rPr>
        <w:t xml:space="preserve"> for clinical diagnosis with reasonable accuracy, and that newer and more advanced models produce estimates more closely aligned with empirically reported literature standards. These results indicate significant potential for integrating generative AI into clinical diagnostic </w:t>
      </w:r>
      <w:ins w:id="38" w:author="Rohlfsen, Cory J" w:date="2025-08-29T23:20:00Z" w16du:dateUtc="2025-08-30T04:20:00Z">
        <w:r w:rsidR="007C106C">
          <w:rPr>
            <w:bCs/>
          </w:rPr>
          <w:t xml:space="preserve">and educational </w:t>
        </w:r>
      </w:ins>
      <w:r w:rsidRPr="00054773">
        <w:rPr>
          <w:bCs/>
        </w:rPr>
        <w:t xml:space="preserve">workflows, particularly in situations where empirical data is limited, outdated, or </w:t>
      </w:r>
      <w:del w:id="39" w:author="Rohlfsen, Cory J" w:date="2025-08-29T23:21:00Z" w16du:dateUtc="2025-08-30T04:21:00Z">
        <w:r w:rsidRPr="00054773" w:rsidDel="007C106C">
          <w:rPr>
            <w:bCs/>
          </w:rPr>
          <w:delText>entirely</w:delText>
        </w:r>
      </w:del>
      <w:r w:rsidRPr="00054773">
        <w:rPr>
          <w:bCs/>
        </w:rPr>
        <w:t xml:space="preserve"> unavailable.</w:t>
      </w:r>
      <w:r>
        <w:rPr>
          <w:bCs/>
        </w:rPr>
        <w:t xml:space="preserve"> Further</w:t>
      </w:r>
      <w:r w:rsidRPr="00054773">
        <w:rPr>
          <w:bCs/>
        </w:rPr>
        <w:t xml:space="preserve"> </w:t>
      </w:r>
      <w:r>
        <w:rPr>
          <w:bCs/>
        </w:rPr>
        <w:t>exploration</w:t>
      </w:r>
      <w:r w:rsidRPr="00054773">
        <w:rPr>
          <w:bCs/>
        </w:rPr>
        <w:t xml:space="preserve"> </w:t>
      </w:r>
      <w:r>
        <w:rPr>
          <w:bCs/>
        </w:rPr>
        <w:t xml:space="preserve">is warranted concerning </w:t>
      </w:r>
      <w:r w:rsidRPr="00054773">
        <w:rPr>
          <w:bCs/>
        </w:rPr>
        <w:t xml:space="preserve">the integration of LLM-generated </w:t>
      </w:r>
      <w:ins w:id="40" w:author="Rohlfsen, Cory J" w:date="2025-08-29T16:10:00Z" w16du:dateUtc="2025-08-29T21:10:00Z">
        <w:r w:rsidR="00D91F4E">
          <w:rPr>
            <w:bCs/>
          </w:rPr>
          <w:t>LRs</w:t>
        </w:r>
      </w:ins>
      <w:del w:id="41" w:author="Rohlfsen, Cory J" w:date="2025-08-29T16:10:00Z" w16du:dateUtc="2025-08-29T21:10:00Z">
        <w:r w:rsidRPr="00054773" w:rsidDel="00D91F4E">
          <w:rPr>
            <w:bCs/>
          </w:rPr>
          <w:delText>likelihood ratios</w:delText>
        </w:r>
      </w:del>
      <w:r w:rsidRPr="00054773">
        <w:rPr>
          <w:bCs/>
        </w:rPr>
        <w:t xml:space="preserve"> with real-time clinical </w:t>
      </w:r>
      <w:ins w:id="42" w:author="Rohlfsen, Cory J" w:date="2025-08-29T16:11:00Z" w16du:dateUtc="2025-08-29T21:11:00Z">
        <w:r w:rsidR="00D91F4E">
          <w:rPr>
            <w:bCs/>
          </w:rPr>
          <w:t>database</w:t>
        </w:r>
      </w:ins>
      <w:del w:id="43" w:author="Rohlfsen, Cory J" w:date="2025-08-29T16:11:00Z" w16du:dateUtc="2025-08-29T21:11:00Z">
        <w:r w:rsidRPr="00054773" w:rsidDel="00D91F4E">
          <w:rPr>
            <w:bCs/>
          </w:rPr>
          <w:delText>literature</w:delText>
        </w:r>
      </w:del>
      <w:r w:rsidRPr="00054773">
        <w:rPr>
          <w:bCs/>
        </w:rPr>
        <w:t xml:space="preserve"> retrieval systems, assessing their direct impact on diagnostic accuracy, </w:t>
      </w:r>
      <w:ins w:id="44" w:author="Rohlfsen, Cory J" w:date="2025-08-29T23:21:00Z" w16du:dateUtc="2025-08-30T04:21:00Z">
        <w:r w:rsidR="007C106C">
          <w:rPr>
            <w:bCs/>
          </w:rPr>
          <w:t>the cognitive apprenticeship,</w:t>
        </w:r>
      </w:ins>
      <w:del w:id="45" w:author="Rohlfsen, Cory J" w:date="2025-08-29T23:21:00Z" w16du:dateUtc="2025-08-30T04:21:00Z">
        <w:r w:rsidRPr="00054773" w:rsidDel="007C106C">
          <w:rPr>
            <w:bCs/>
          </w:rPr>
          <w:delText>clinician cognitive load,</w:delText>
        </w:r>
      </w:del>
      <w:r w:rsidRPr="00054773">
        <w:rPr>
          <w:bCs/>
        </w:rPr>
        <w:t xml:space="preserve"> and ultimately, patient outcomes.</w:t>
      </w:r>
    </w:p>
    <w:p w14:paraId="1B8F4B91" w14:textId="77777777" w:rsidR="007C3520" w:rsidRDefault="007C3520" w:rsidP="00AE1451">
      <w:pPr>
        <w:rPr>
          <w:bCs/>
        </w:rPr>
      </w:pPr>
    </w:p>
    <w:p w14:paraId="78F9F51C" w14:textId="77777777" w:rsidR="007C3520" w:rsidRDefault="007C3520" w:rsidP="00AE1451">
      <w:pPr>
        <w:rPr>
          <w:b/>
        </w:rPr>
      </w:pPr>
    </w:p>
    <w:p w14:paraId="779E86E7" w14:textId="77777777" w:rsidR="00573BE1" w:rsidRDefault="00573BE1">
      <w:pPr>
        <w:spacing w:after="160" w:line="278" w:lineRule="auto"/>
        <w:rPr>
          <w:rFonts w:cstheme="majorBidi"/>
          <w:b/>
          <w:color w:val="0D0D0D" w:themeColor="text1" w:themeTint="F2"/>
          <w:szCs w:val="40"/>
        </w:rPr>
      </w:pPr>
      <w:r>
        <w:br w:type="page"/>
      </w:r>
    </w:p>
    <w:p w14:paraId="7C8D80E9" w14:textId="71FC5039" w:rsidR="00AE1451" w:rsidRDefault="00AE1451" w:rsidP="00E519AE">
      <w:pPr>
        <w:pStyle w:val="Heading1"/>
        <w:rPr>
          <w:rFonts w:eastAsia="Times New Roman"/>
          <w:bCs/>
        </w:rPr>
      </w:pPr>
      <w:r>
        <w:rPr>
          <w:rFonts w:eastAsia="Times New Roman"/>
        </w:rPr>
        <w:t>Introduction:</w:t>
      </w:r>
    </w:p>
    <w:p w14:paraId="57CE9C7A" w14:textId="00E1537E" w:rsidR="00AE1451" w:rsidRPr="002761E2" w:rsidRDefault="00AE1451" w:rsidP="00AE1451">
      <w:pPr>
        <w:rPr>
          <w:bCs/>
        </w:rPr>
      </w:pPr>
      <w:r w:rsidRPr="00054773">
        <w:rPr>
          <w:bCs/>
        </w:rPr>
        <w:t xml:space="preserve">Effective diagnostic reasoning hinges on accurately interpreting clinical </w:t>
      </w:r>
      <w:r w:rsidR="00105BBF">
        <w:rPr>
          <w:bCs/>
        </w:rPr>
        <w:t xml:space="preserve">findings </w:t>
      </w:r>
      <w:r>
        <w:rPr>
          <w:bCs/>
        </w:rPr>
        <w:t>(</w:t>
      </w:r>
      <w:r w:rsidR="00105BBF">
        <w:rPr>
          <w:bCs/>
        </w:rPr>
        <w:t xml:space="preserve">patient </w:t>
      </w:r>
      <w:r w:rsidRPr="00054773">
        <w:rPr>
          <w:bCs/>
        </w:rPr>
        <w:t>histor</w:t>
      </w:r>
      <w:r w:rsidR="00105BBF">
        <w:rPr>
          <w:bCs/>
        </w:rPr>
        <w:t>y</w:t>
      </w:r>
      <w:r w:rsidRPr="00054773">
        <w:rPr>
          <w:bCs/>
        </w:rPr>
        <w:t>, symptoms,</w:t>
      </w:r>
      <w:r w:rsidR="00841D58">
        <w:rPr>
          <w:bCs/>
        </w:rPr>
        <w:t xml:space="preserve"> </w:t>
      </w:r>
      <w:r w:rsidRPr="00054773">
        <w:rPr>
          <w:bCs/>
        </w:rPr>
        <w:t>examination and test results</w:t>
      </w:r>
      <w:r>
        <w:rPr>
          <w:bCs/>
        </w:rPr>
        <w:t xml:space="preserve">) </w:t>
      </w:r>
      <w:r w:rsidRPr="00054773">
        <w:rPr>
          <w:bCs/>
        </w:rPr>
        <w:t xml:space="preserve">to </w:t>
      </w:r>
      <w:r w:rsidR="00105BBF">
        <w:rPr>
          <w:bCs/>
        </w:rPr>
        <w:t>refine disease</w:t>
      </w:r>
      <w:r w:rsidRPr="00054773">
        <w:rPr>
          <w:bCs/>
        </w:rPr>
        <w:t xml:space="preserve"> probability </w:t>
      </w:r>
      <w:r w:rsidR="00105BBF">
        <w:rPr>
          <w:bCs/>
        </w:rPr>
        <w:t>estimates</w:t>
      </w:r>
      <w:r w:rsidRPr="00054773">
        <w:rPr>
          <w:bCs/>
        </w:rPr>
        <w:t xml:space="preserve">. </w:t>
      </w:r>
      <w:r w:rsidR="00105BBF">
        <w:rPr>
          <w:bCs/>
        </w:rPr>
        <w:t>Ideally, t</w:t>
      </w:r>
      <w:r w:rsidR="00105BBF" w:rsidRPr="00054773">
        <w:rPr>
          <w:bCs/>
        </w:rPr>
        <w:t xml:space="preserve">his </w:t>
      </w:r>
      <w:r w:rsidR="00105BBF">
        <w:rPr>
          <w:bCs/>
        </w:rPr>
        <w:t>process is</w:t>
      </w:r>
      <w:r w:rsidRPr="00054773">
        <w:rPr>
          <w:bCs/>
        </w:rPr>
        <w:t xml:space="preserve"> guided by likelihood ratios (LRs), </w:t>
      </w:r>
      <w:r w:rsidR="00105BBF">
        <w:rPr>
          <w:bCs/>
        </w:rPr>
        <w:t>which</w:t>
      </w:r>
      <w:r w:rsidRPr="00054773">
        <w:rPr>
          <w:bCs/>
        </w:rPr>
        <w:t xml:space="preserve"> quantify how</w:t>
      </w:r>
      <w:r w:rsidR="00841D58">
        <w:rPr>
          <w:bCs/>
        </w:rPr>
        <w:t xml:space="preserve"> strongly</w:t>
      </w:r>
      <w:r w:rsidRPr="00054773">
        <w:rPr>
          <w:bCs/>
        </w:rPr>
        <w:t xml:space="preserve"> particular finding</w:t>
      </w:r>
      <w:r w:rsidR="00105BBF">
        <w:rPr>
          <w:bCs/>
        </w:rPr>
        <w:t>s</w:t>
      </w:r>
      <w:r w:rsidRPr="00054773">
        <w:rPr>
          <w:bCs/>
        </w:rPr>
        <w:t xml:space="preserve"> influence the </w:t>
      </w:r>
      <w:r w:rsidR="00530A93">
        <w:rPr>
          <w:bCs/>
        </w:rPr>
        <w:t>odds</w:t>
      </w:r>
      <w:r w:rsidR="00530A93" w:rsidRPr="00054773">
        <w:rPr>
          <w:bCs/>
        </w:rPr>
        <w:t xml:space="preserve"> </w:t>
      </w:r>
      <w:r w:rsidRPr="00054773">
        <w:rPr>
          <w:bCs/>
        </w:rPr>
        <w:t xml:space="preserve">of </w:t>
      </w:r>
      <w:ins w:id="46" w:author="Rohlfsen, Cory J" w:date="2025-08-29T16:12:00Z" w16du:dateUtc="2025-08-29T21:12:00Z">
        <w:r w:rsidR="00D91F4E">
          <w:rPr>
            <w:bCs/>
          </w:rPr>
          <w:t xml:space="preserve">associated </w:t>
        </w:r>
      </w:ins>
      <w:r w:rsidRPr="00054773">
        <w:rPr>
          <w:bCs/>
        </w:rPr>
        <w:t>disease</w:t>
      </w:r>
      <w:ins w:id="47" w:author="Rohlfsen, Cory J" w:date="2025-08-29T16:12:00Z" w16du:dateUtc="2025-08-29T21:12:00Z">
        <w:r w:rsidR="00D91F4E">
          <w:rPr>
            <w:bCs/>
          </w:rPr>
          <w:t>s</w:t>
        </w:r>
      </w:ins>
      <w:r w:rsidR="00581FEE">
        <w:rPr>
          <w:bCs/>
        </w:rPr>
        <w:fldChar w:fldCharType="begin"/>
      </w:r>
      <w:r w:rsidR="00581FEE">
        <w:rPr>
          <w:bCs/>
        </w:rPr>
        <w:instrText xml:space="preserve"> ADDIN ZOTERO_ITEM CSL_CITATION {"citationID":"GwAUbtin","properties":{"formattedCitation":"\\super 1,2\\nosupersub{}","plainCitation":"1,2","noteIndex":0},"citationItems":[{"id":7493,"uris":["http://zotero.org/groups/6032284/items/XXXD3UQE"],"itemData":{"id":7493,"type":"book","edition":"Fourth Edition","event-place":"Philadelphia","ISBN":"978-0-323-39276-1","note":"DOI: 10.1016/B978-0-323-39276-1.12001-3","publisher":"Elsevier","publisher-place":"Philadelphia","title":"Evidence-Based Physical Diagnosis","URL":"https://www.sciencedirect.com/science/article/pii/B9780323392761120013","editor":[{"family":"McGee","given":"Steven"}],"issued":{"date-parts":[["2018",1,1]]}}},{"id":7530,"uris":["http://zotero.org/groups/6032284/items/6A8PJYX2"],"itemData":{"id":7530,"type":"article-journal","abstract":"Summary\nLikelihood ratios can refine clinical diagnosis on the basis of signs and symptoms; however, they are underused for patients' care. A likelihood ratio is the percentage of ill people with a given test result divided by the percentage of well individuals with the same result. Ideally, abnormal test results should be much more typical in ill individuals than in those who are well (high likelihood ratio) and normal test results should be most frequent in well people than in sick people (low likelihood ratio). Likelihood ratios near unity have little effect on decision-making; by contrast, high or low ratios can greatly shift the clinician's estimate of the probability of disease. Likelihood ratios can be calculated not only for dichotomous (positive or negative) tests but also for tests with multiple levels of results, such as creatine kinase or ventilation-perfusion scans. When combined with an accurate clinical diagnosis, likelihood ratios from ancillary tests improve diagnostic accuracy in a synergistic manner.","container-title":"The Lancet","DOI":"10.1016/S0140-6736(05)66422-7","ISSN":"0140-6736","issue":"9469","journalAbbreviation":"The Lancet","note":"PMID: 15850636","page":"1500-1505","title":"Refining clinical diagnosis with likelihood ratios","volume":"365","author":[{"family":"Grimes","given":"David A"},{"family":"Schulz","given":"Kenneth F"}],"issued":{"date-parts":[["2005",4,23]]}}}],"schema":"https://github.com/citation-style-language/schema/raw/master/csl-citation.json"} </w:instrText>
      </w:r>
      <w:r w:rsidR="00581FEE">
        <w:rPr>
          <w:bCs/>
        </w:rPr>
        <w:fldChar w:fldCharType="separate"/>
      </w:r>
      <w:r w:rsidR="00581FEE" w:rsidRPr="00581FEE">
        <w:rPr>
          <w:rFonts w:eastAsiaTheme="minorHAnsi"/>
          <w:vertAlign w:val="superscript"/>
          <w14:ligatures w14:val="standardContextual"/>
        </w:rPr>
        <w:t>1,2</w:t>
      </w:r>
      <w:r w:rsidR="00581FEE">
        <w:rPr>
          <w:bCs/>
        </w:rPr>
        <w:fldChar w:fldCharType="end"/>
      </w:r>
      <w:r w:rsidR="00105BBF">
        <w:rPr>
          <w:bCs/>
        </w:rPr>
        <w:t>.</w:t>
      </w:r>
      <w:r w:rsidRPr="00054773">
        <w:rPr>
          <w:bCs/>
        </w:rPr>
        <w:t xml:space="preserve"> </w:t>
      </w:r>
      <w:r w:rsidR="00105BBF">
        <w:rPr>
          <w:bCs/>
        </w:rPr>
        <w:t xml:space="preserve">However, </w:t>
      </w:r>
      <w:r w:rsidR="00C77138" w:rsidRPr="00054773">
        <w:rPr>
          <w:bCs/>
        </w:rPr>
        <w:t>empirically</w:t>
      </w:r>
      <w:r w:rsidR="00C77138">
        <w:rPr>
          <w:bCs/>
        </w:rPr>
        <w:t xml:space="preserve"> derived</w:t>
      </w:r>
      <w:r w:rsidRPr="00054773">
        <w:rPr>
          <w:bCs/>
        </w:rPr>
        <w:t xml:space="preserve"> </w:t>
      </w:r>
      <w:r w:rsidR="00226649">
        <w:rPr>
          <w:bCs/>
        </w:rPr>
        <w:t>LR</w:t>
      </w:r>
      <w:r w:rsidRPr="00054773">
        <w:rPr>
          <w:bCs/>
        </w:rPr>
        <w:t>s exist only for a limited subset of clinical findings</w:t>
      </w:r>
      <w:r w:rsidR="00E04093">
        <w:rPr>
          <w:bCs/>
        </w:rPr>
        <w:t xml:space="preserve">, </w:t>
      </w:r>
      <w:r w:rsidRPr="00054773">
        <w:rPr>
          <w:bCs/>
        </w:rPr>
        <w:t>conditions</w:t>
      </w:r>
      <w:r w:rsidR="00E04093">
        <w:rPr>
          <w:bCs/>
        </w:rPr>
        <w:t>, and contexts</w:t>
      </w:r>
      <w:r w:rsidR="00581FEE">
        <w:rPr>
          <w:bCs/>
        </w:rPr>
        <w:t>,</w:t>
      </w:r>
      <w:r w:rsidR="00841D58">
        <w:rPr>
          <w:bCs/>
        </w:rPr>
        <w:t xml:space="preserve"> because estimating them </w:t>
      </w:r>
      <w:del w:id="48" w:author="Rohlfsen, Cory J" w:date="2025-08-29T21:16:00Z" w16du:dateUtc="2025-08-30T02:16:00Z">
        <w:r w:rsidR="00841D58" w:rsidDel="009F3B0A">
          <w:rPr>
            <w:bCs/>
          </w:rPr>
          <w:delText>requires</w:delText>
        </w:r>
      </w:del>
      <w:del w:id="49" w:author="Rohlfsen, Cory J" w:date="2025-08-29T17:45:00Z" w16du:dateUtc="2025-08-29T22:45:00Z">
        <w:r w:rsidR="002761E2" w:rsidDel="00C14312">
          <w:rPr>
            <w:bCs/>
          </w:rPr>
          <w:delText xml:space="preserve"> </w:delText>
        </w:r>
      </w:del>
      <w:ins w:id="50" w:author="Rohlfsen, Cory J" w:date="2025-08-29T21:16:00Z" w16du:dateUtc="2025-08-30T02:16:00Z">
        <w:r w:rsidR="009F3B0A">
          <w:rPr>
            <w:bCs/>
          </w:rPr>
          <w:t xml:space="preserve">requires collation of </w:t>
        </w:r>
      </w:ins>
      <w:del w:id="51" w:author="Rohlfsen, Cory J" w:date="2025-08-29T17:45:00Z" w16du:dateUtc="2025-08-29T22:45:00Z">
        <w:r w:rsidR="002761E2" w:rsidDel="00C14312">
          <w:rPr>
            <w:bCs/>
          </w:rPr>
          <w:delText>difficult and</w:delText>
        </w:r>
      </w:del>
      <w:r w:rsidR="002761E2">
        <w:rPr>
          <w:bCs/>
        </w:rPr>
        <w:t xml:space="preserve"> </w:t>
      </w:r>
      <w:del w:id="52" w:author="Rohlfsen, Cory J" w:date="2025-08-29T16:12:00Z" w16du:dateUtc="2025-08-29T21:12:00Z">
        <w:r w:rsidR="00841D58" w:rsidDel="00D91F4E">
          <w:rPr>
            <w:bCs/>
          </w:rPr>
          <w:delText xml:space="preserve"> </w:delText>
        </w:r>
      </w:del>
      <w:r w:rsidR="00841D58">
        <w:rPr>
          <w:bCs/>
        </w:rPr>
        <w:t>resource-</w:t>
      </w:r>
      <w:r w:rsidR="00841D58" w:rsidRPr="002761E2">
        <w:rPr>
          <w:bCs/>
        </w:rPr>
        <w:t>intensive</w:t>
      </w:r>
      <w:r w:rsidR="00581FEE">
        <w:rPr>
          <w:bCs/>
        </w:rPr>
        <w:t xml:space="preserve"> </w:t>
      </w:r>
      <w:r w:rsidR="00841D58" w:rsidRPr="002761E2">
        <w:rPr>
          <w:bCs/>
        </w:rPr>
        <w:t>diagnostic test accuracy studie</w:t>
      </w:r>
      <w:ins w:id="53" w:author="Rohlfsen, Cory J" w:date="2025-08-29T17:45:00Z" w16du:dateUtc="2025-08-29T22:45:00Z">
        <w:r w:rsidR="00C14312">
          <w:rPr>
            <w:bCs/>
          </w:rPr>
          <w:t xml:space="preserve">s </w:t>
        </w:r>
      </w:ins>
      <w:ins w:id="54" w:author="Rohlfsen, Cory J" w:date="2025-08-29T17:46:00Z" w16du:dateUtc="2025-08-29T22:46:00Z">
        <w:r w:rsidR="00C14312">
          <w:rPr>
            <w:bCs/>
          </w:rPr>
          <w:t>across</w:t>
        </w:r>
      </w:ins>
      <w:ins w:id="55" w:author="Rohlfsen, Cory J" w:date="2025-08-29T17:45:00Z" w16du:dateUtc="2025-08-29T22:45:00Z">
        <w:r w:rsidR="00C14312">
          <w:rPr>
            <w:bCs/>
          </w:rPr>
          <w:t xml:space="preserve"> variable contexts</w:t>
        </w:r>
      </w:ins>
      <w:del w:id="56" w:author="Rohlfsen, Cory J" w:date="2025-08-29T17:45:00Z" w16du:dateUtc="2025-08-29T22:45:00Z">
        <w:r w:rsidR="00841D58" w:rsidRPr="002761E2" w:rsidDel="00C14312">
          <w:rPr>
            <w:bCs/>
          </w:rPr>
          <w:delText>s</w:delText>
        </w:r>
      </w:del>
      <w:r w:rsidR="009F0D1E">
        <w:rPr>
          <w:bCs/>
        </w:rPr>
        <w:fldChar w:fldCharType="begin"/>
      </w:r>
      <w:r w:rsidR="00581FEE">
        <w:rPr>
          <w:bCs/>
        </w:rPr>
        <w:instrText xml:space="preserve"> ADDIN ZOTERO_ITEM CSL_CITATION {"citationID":"PrQrvmmg","properties":{"formattedCitation":"\\super 1,3\\uc0\\u8211{}6\\nosupersub{}","plainCitation":"1,3–6","noteIndex":0},"citationItems":[{"id":7493,"uris":["http://zotero.org/groups/6032284/items/XXXD3UQE"],"itemData":{"id":7493,"type":"book","edition":"Fourth Edition","event-place":"Philadelphia","ISBN":"978-0-323-39276-1","note":"DOI: 10.1016/B978-0-323-39276-1.12001-3","publisher":"Elsevier","publisher-place":"Philadelphia","title":"Evidence-Based Physical Diagnosis","URL":"https://www.sciencedirect.com/science/article/pii/B9780323392761120013","editor":[{"family":"McGee","given":"Steven"}],"issued":{"date-parts":[["2018",1,1]]}}},{"id":7513,"uris":["http://zotero.org/groups/6032284/items/TN4W3RIM"],"itemData":{"id":7513,"type":"book","ISBN":"1-108-43671-4","publisher":"Cambridge University Press","title":"Evidence-Based Diagnosis: An Introduction to Clinical Epidemiology","author":[{"family":"Newman","given":"Thomas B"},{"family":"Kohn","given":"Michael A"}],"issued":{"date-parts":[["2020"]]}}},{"id":7508,"uris":["http://zotero.org/groups/6032284/items/KLUWNIQW"],"itemData":{"id":7508,"type":"article-journal","abstract":"Purpose \n          The prevailing paradigms of clinical reasoning conceptualize context either as noise that masks, or as external factors that influence, the internal cognitive processes involved in reasoning. The authors reimagined clinical reasoning through the lens of ecological psychology to enable new ways of understanding context-specific manifestations of clinical performance and expertise, and the bidirectional ways in which individuals and their environments interact.\n          Method \n          The authors performed a critical review of foundational and current literature from the field of ecological psychology to explore the concepts of clinical reasoning and context as presented in the health professions education literature.\n          Results \n          Ecological psychology offers several concepts to explore the relationship between an individual and their context, including affordance, effectivity, environment, and niche. Clinical reasoning may be framed as an emergent phenomenon of the interactions between a clinician’s effectivities and the affordances in the clinical environment. Practice niches are the outcomes of historical efforts to optimize practice and are both specialty-specific and geographically diverse.\n          Conclusions \n          In this framework, context specificity may be understood as fundamental to clinical reasoning. This changes the authors’ understanding of expertise, expert decision making, and definition of clinical error, as they depend on both the expert’s actions and the context in which they acted. Training models incorporating effectivities and affordances might allow for antiableist formulations of competence that apply learners’ abilities to solving problems in context. This could offer both new means of training and improve access to training for learners of varying abilities. Rural training programs and distance education can leverage technology to provide comparable experience to remote audiences but may benefit from additional efforts to integrate learners into local practice niches.","container-title":"Academic Medicine","DOI":"10.1097/ACM.0000000000004899","ISSN":"1040-2446","issue":"11S","language":"en-US","note":"PMID: 35947479","page":"S80","source":"journals.lww.com","title":"An Ecological Account of Clinical Reasoning","volume":"97","author":[{"family":"Watsjold","given":"Bjorn K."},{"family":"Ilgen","given":"Jonathan S."},{"family":"Regehr","given":"Glenn"}],"issued":{"date-parts":[["2022",11]]}}},{"id":7229,"uris":["http://zotero.org/users/10706980/items/PLX3M79C"],"itemData":{"id":7229,"type":"book","ISBN":"1-108-43671-4","publisher":"Cambridge University Press","title":"Evidence-based diagnosis: an introduction to clinical epidemiology","author":[{"family":"Newman","given":"Thomas B"},{"family":"Kohn","given":"Michael A"}],"issued":{"date-parts":[["2020"]]}}},{"id":7521,"uris":["http://zotero.org/groups/6032284/items/7GEWAYZU"],"itemData":{"id":7521,"type":"article-journal","abstract":"Systematic reviews of diagnostic test accuracy (DTA) studies are fundamental to the decision making process in evidence based medicine. Although such studies are regarded as high level evidence, these reviews are not always reported completely and transparently. Suboptimal reporting of DTA systematic reviews compromises their validity and generalisability, and subsequently their value to key stakeholders. An extension of the PRISMA (preferred reporting items for systematic review and meta-analysis) statement was recently developed to improve the reporting quality of DTA systematic reviews. The PRISMA-DTA statement has 27 items, of which eight are unmodified from the original PRISMA statement. This article provides an explanation for the 19 new and modified items, along with their meaning and rationale. Examples of complete reporting are used for each item to illustrate best practices.\n\nThe understanding of diagnostic test performance can be enhanced through diagnostic test accuracy (DTA) systematic reviews. When performed following rigorous methodology, systematic reviews can improve our understanding of a specific intervention or diagnostic test.123 However, published systematic reviews, including DTA reviews, are often insufficiently informative and therefore of limited use.456 Incomplete reporting of systematic reviews prevents stakeholders who rely on health research from critically assessing the quality of evidence and could lead to patient harm, misallocation of resources, and research waste.789\n\nAn extension of the PRISMA (preferred reporting items for systematic review and meta-analysis) statement was recently developed to facilitate complete and transparent reporting of DTA systematic reviews, along with another PRISMA extension for abstracts.101112 The PRISMA-DTA statement includes 27 items; eight of the 27 original PRISMA items were unmodified, 17 original items were modified, two new items were added, and another two were omitted.\n\nThis article is modelled after similar explanation and elaboration documents for other reporting guidelines.13 …","DOI":"10.1136/bmj.m2632","language":"en","license":"Published by the BMJ Publishing Group Limited. For permission to use (where not already granted under a licence) please go to http://group.bmj.com/group/rights-licensing/permissions","note":"publisher: British Medical Journal Publishing Group\nsection: Research Methods &amp;amp; Reporting\nPMID: 32816740","source":"www.bmj.com","title":"Preferred reporting items for systematic review and meta-analysis of diagnostic test accuracy studies (PRISMA-DTA): explanation, elaboration, and checklist","title-short":"Preferred reporting items for systematic review and meta-analysis of diagnostic test accuracy studies (PRISMA-DTA)","URL":"https://www.bmj.com/CONTENT/370/BMJ.M2632.abstract?casa_token=VeaJUgVdsVcAAAAA:AKZHs1YXG-v0DrQLTsPr-4jWYWXFdZEjWu4eSgJmJYZ7Madkl-_jJTcOX2ejmp0R_fEEmg","author":[{"family":"Salameh","given":"Jean-Paul"},{"family":"Bossuyt","given":"Patrick M."},{"family":"McGrath","given":"Trevor A."},{"family":"Thombs","given":"Brett D."},{"family":"Hyde","given":"Christopher J."},{"family":"Macaskill","given":"Petra"},{"family":"Deeks","given":"Jonathan J."},{"family":"Leeflang","given":"Mariska"},{"family":"Korevaar","given":"Daniël A."},{"family":"Whiting","given":"Penny"},{"family":"Takwoingi","given":"Yemisi"},{"family":"Reitsma","given":"Johannes B."},{"family":"Cohen","given":"Jérémie F."},{"family":"Frank","given":"Robert A."},{"family":"Hunt","given":"Harriet A."},{"family":"Hooft","given":"Lotty"},{"family":"Rutjes","given":"Anne W. S."},{"family":"Willis","given":"Brian H."},{"family":"Gatsonis","given":"Constantine"},{"family":"Levis","given":"Brooke"},{"family":"Moher","given":"David"},{"family":"McInnes","given":"Matthew D. F."}],"accessed":{"date-parts":[["2025",6,19]]},"issued":{"date-parts":[["2020",8,14]]}}}],"schema":"https://github.com/citation-style-language/schema/raw/master/csl-citation.json"} </w:instrText>
      </w:r>
      <w:r w:rsidR="009F0D1E">
        <w:rPr>
          <w:bCs/>
        </w:rPr>
        <w:fldChar w:fldCharType="separate"/>
      </w:r>
      <w:r w:rsidR="00581FEE" w:rsidRPr="00581FEE">
        <w:rPr>
          <w:rFonts w:eastAsiaTheme="minorHAnsi"/>
          <w:vertAlign w:val="superscript"/>
          <w14:ligatures w14:val="standardContextual"/>
        </w:rPr>
        <w:t>1,3–6</w:t>
      </w:r>
      <w:r w:rsidR="009F0D1E">
        <w:rPr>
          <w:bCs/>
        </w:rPr>
        <w:fldChar w:fldCharType="end"/>
      </w:r>
      <w:r w:rsidR="00841D58" w:rsidRPr="002761E2">
        <w:rPr>
          <w:bCs/>
        </w:rPr>
        <w:t>.</w:t>
      </w:r>
    </w:p>
    <w:p w14:paraId="32EB492D" w14:textId="77777777" w:rsidR="00841D58" w:rsidRPr="00054773" w:rsidRDefault="00841D58" w:rsidP="00AE1451">
      <w:pPr>
        <w:rPr>
          <w:bCs/>
        </w:rPr>
      </w:pPr>
    </w:p>
    <w:p w14:paraId="035E8156" w14:textId="76F92BEC" w:rsidR="00310D6B" w:rsidRPr="00310D6B" w:rsidRDefault="004A3B07" w:rsidP="00310D6B">
      <w:pPr>
        <w:rPr>
          <w:bCs/>
        </w:rPr>
      </w:pPr>
      <w:ins w:id="57" w:author="Rohlfsen, Cory J" w:date="2025-08-29T18:15:00Z" w16du:dateUtc="2025-08-29T23:15:00Z">
        <w:r>
          <w:rPr>
            <w:bCs/>
          </w:rPr>
          <w:t>The traditional approach by which c</w:t>
        </w:r>
      </w:ins>
      <w:del w:id="58" w:author="Rohlfsen, Cory J" w:date="2025-08-29T18:15:00Z" w16du:dateUtc="2025-08-29T23:15:00Z">
        <w:r w:rsidR="00310D6B" w:rsidRPr="00310D6B" w:rsidDel="004A3B07">
          <w:rPr>
            <w:bCs/>
          </w:rPr>
          <w:delText>C</w:delText>
        </w:r>
      </w:del>
      <w:r w:rsidR="00310D6B" w:rsidRPr="00310D6B">
        <w:rPr>
          <w:bCs/>
        </w:rPr>
        <w:t xml:space="preserve">linicians </w:t>
      </w:r>
      <w:del w:id="59" w:author="Rohlfsen, Cory J" w:date="2025-08-29T18:15:00Z" w16du:dateUtc="2025-08-29T23:15:00Z">
        <w:r w:rsidR="00310D6B" w:rsidRPr="00310D6B" w:rsidDel="004A3B07">
          <w:rPr>
            <w:bCs/>
          </w:rPr>
          <w:delText xml:space="preserve">often </w:delText>
        </w:r>
      </w:del>
      <w:r w:rsidR="00310D6B" w:rsidRPr="00310D6B">
        <w:rPr>
          <w:bCs/>
        </w:rPr>
        <w:t xml:space="preserve">reason </w:t>
      </w:r>
      <w:ins w:id="60" w:author="Rohlfsen, Cory J" w:date="2025-08-29T18:15:00Z" w16du:dateUtc="2025-08-29T23:15:00Z">
        <w:r>
          <w:rPr>
            <w:bCs/>
          </w:rPr>
          <w:t>is through</w:t>
        </w:r>
      </w:ins>
      <w:del w:id="61" w:author="Rohlfsen, Cory J" w:date="2025-08-29T18:15:00Z" w16du:dateUtc="2025-08-29T23:15:00Z">
        <w:r w:rsidR="00310D6B" w:rsidRPr="00310D6B" w:rsidDel="004A3B07">
          <w:rPr>
            <w:bCs/>
          </w:rPr>
          <w:delText>by</w:delText>
        </w:r>
      </w:del>
      <w:r w:rsidR="00310D6B" w:rsidRPr="00310D6B">
        <w:rPr>
          <w:bCs/>
        </w:rPr>
        <w:t xml:space="preserve"> clinical gestalt, relying on intuition</w:t>
      </w:r>
      <w:ins w:id="62" w:author="Rohlfsen, Cory J" w:date="2025-08-29T18:15:00Z" w16du:dateUtc="2025-08-29T23:15:00Z">
        <w:r>
          <w:rPr>
            <w:bCs/>
          </w:rPr>
          <w:t>, heuristics,</w:t>
        </w:r>
      </w:ins>
      <w:r w:rsidR="00310D6B" w:rsidRPr="00310D6B">
        <w:rPr>
          <w:bCs/>
        </w:rPr>
        <w:t xml:space="preserve"> and </w:t>
      </w:r>
      <w:ins w:id="63" w:author="Rohlfsen, Cory J" w:date="2025-08-29T18:16:00Z" w16du:dateUtc="2025-08-29T23:16:00Z">
        <w:r>
          <w:rPr>
            <w:bCs/>
          </w:rPr>
          <w:t>pattern recognition</w:t>
        </w:r>
      </w:ins>
      <w:del w:id="64" w:author="Rohlfsen, Cory J" w:date="2025-08-29T18:16:00Z" w16du:dateUtc="2025-08-29T23:16:00Z">
        <w:r w:rsidR="00310D6B" w:rsidRPr="00310D6B" w:rsidDel="004A3B07">
          <w:rPr>
            <w:bCs/>
          </w:rPr>
          <w:delText>experience</w:delText>
        </w:r>
      </w:del>
      <w:r w:rsidR="001C12C5">
        <w:rPr>
          <w:bCs/>
        </w:rPr>
        <w:fldChar w:fldCharType="begin"/>
      </w:r>
      <w:r w:rsidR="001C12C5">
        <w:rPr>
          <w:bCs/>
        </w:rPr>
        <w:instrText xml:space="preserve"> ADDIN ZOTERO_ITEM CSL_CITATION {"citationID":"L7iNIYAF","properties":{"formattedCitation":"\\super 7,8\\nosupersub{}","plainCitation":"7,8","noteIndex":0},"citationItems":[{"id":7532,"uris":["http://zotero.org/groups/6032284/items/6CAX6FCG"],"itemData":{"id":7532,"type":"article-journal","container-title":"The American journal of medicine","DOI":"10.1016/S0002-9343(98)00054-0","ISSN":"0002-9343","issue":"4","journalAbbreviation":"The American journal of medicine","note":"publisher: Elsevier\nPMID: 9576412","page":"374-380","title":"Academic calculations versus clinical judgments: practicing physicians’ use of quantitative measures of test accuracy","volume":"104","author":[{"family":"Lane","given":"David A"},{"family":"Feinstein","given":"Alvan R"}],"issued":{"date-parts":[["1998"]]}}},{"id":7534,"uris":["http://zotero.org/groups/6032284/items/2ZDCDHNA"],"itemData":{"id":7534,"type":"article-journal","container-title":"The American journal of medicine","DOI":"10.1016/j.amjmed.2017.01.045","ISSN":"0002-9343","issue":"6","journalAbbreviation":"The American journal of medicine","note":"publisher: Elsevier\nPMID: 28238695","page":"629-634","title":"How expert clinicians intuitively recognize a medical diagnosis","volume":"130","author":[{"family":"Brush Jr","given":"John E"},{"family":"Sherbino","given":"Jonathan"},{"family":"Norman","given":"Geoffrey R"}],"issued":{"date-parts":[["2017"]]}}}],"schema":"https://github.com/citation-style-language/schema/raw/master/csl-citation.json"} </w:instrText>
      </w:r>
      <w:r w:rsidR="001C12C5">
        <w:rPr>
          <w:bCs/>
        </w:rPr>
        <w:fldChar w:fldCharType="separate"/>
      </w:r>
      <w:r w:rsidR="001C12C5" w:rsidRPr="001C12C5">
        <w:rPr>
          <w:rFonts w:eastAsiaTheme="minorHAnsi"/>
          <w:vertAlign w:val="superscript"/>
          <w14:ligatures w14:val="standardContextual"/>
        </w:rPr>
        <w:t>7,8</w:t>
      </w:r>
      <w:r w:rsidR="001C12C5">
        <w:rPr>
          <w:bCs/>
        </w:rPr>
        <w:fldChar w:fldCharType="end"/>
      </w:r>
      <w:r w:rsidR="00310D6B" w:rsidRPr="00310D6B">
        <w:rPr>
          <w:bCs/>
        </w:rPr>
        <w:t>. While efficient, gestalt-based reasoning can be biased, inconsistent, and limited by</w:t>
      </w:r>
      <w:ins w:id="65" w:author="Rohlfsen, Cory J" w:date="2025-08-29T19:19:00Z" w16du:dateUtc="2025-08-30T00:19:00Z">
        <w:r w:rsidR="00BA5E73">
          <w:rPr>
            <w:bCs/>
          </w:rPr>
          <w:t xml:space="preserve"> an insufficient scope of</w:t>
        </w:r>
      </w:ins>
      <w:r w:rsidR="00310D6B" w:rsidRPr="00310D6B">
        <w:rPr>
          <w:bCs/>
        </w:rPr>
        <w:t xml:space="preserve"> personal experience</w:t>
      </w:r>
      <w:ins w:id="66" w:author="Rohlfsen, Cory J" w:date="2025-08-29T19:19:00Z" w16du:dateUtc="2025-08-30T00:19:00Z">
        <w:r w:rsidR="00BA5E73">
          <w:rPr>
            <w:bCs/>
          </w:rPr>
          <w:t>s</w:t>
        </w:r>
      </w:ins>
      <w:r w:rsidR="00310D6B" w:rsidRPr="00310D6B">
        <w:rPr>
          <w:bCs/>
        </w:rPr>
        <w:t>. When feasible, quantitative reasoning using likelihood ratios (LRs) provides a normative standard that improves diagnostic accuracy</w:t>
      </w:r>
      <w:r w:rsidR="00516EFB">
        <w:rPr>
          <w:bCs/>
        </w:rPr>
        <w:t xml:space="preserve">, </w:t>
      </w:r>
      <w:r w:rsidR="00516EFB" w:rsidRPr="00310D6B">
        <w:rPr>
          <w:bCs/>
        </w:rPr>
        <w:t>consistency</w:t>
      </w:r>
      <w:r w:rsidR="00516EFB">
        <w:rPr>
          <w:bCs/>
        </w:rPr>
        <w:t xml:space="preserve">, </w:t>
      </w:r>
      <w:r w:rsidR="00516EFB" w:rsidRPr="00310D6B">
        <w:rPr>
          <w:bCs/>
        </w:rPr>
        <w:t>and</w:t>
      </w:r>
      <w:r w:rsidR="00310D6B" w:rsidRPr="00310D6B">
        <w:rPr>
          <w:bCs/>
        </w:rPr>
        <w:t xml:space="preserve"> </w:t>
      </w:r>
      <w:r w:rsidR="005F7168">
        <w:rPr>
          <w:bCs/>
        </w:rPr>
        <w:t>can be used to</w:t>
      </w:r>
      <w:r w:rsidR="00310D6B" w:rsidRPr="00310D6B">
        <w:rPr>
          <w:bCs/>
        </w:rPr>
        <w:t xml:space="preserve"> refine clinical gestalt</w:t>
      </w:r>
      <w:r w:rsidR="001C12C5">
        <w:rPr>
          <w:bCs/>
        </w:rPr>
        <w:fldChar w:fldCharType="begin"/>
      </w:r>
      <w:r w:rsidR="001C12C5">
        <w:rPr>
          <w:bCs/>
        </w:rPr>
        <w:instrText xml:space="preserve"> ADDIN ZOTERO_ITEM CSL_CITATION {"citationID":"2m1XubG3","properties":{"formattedCitation":"\\super 9\\nosupersub{}","plainCitation":"9","noteIndex":0},"citationItems":[{"id":7535,"uris":["http://zotero.org/groups/6032284/items/9MRI3H8G"],"itemData":{"id":7535,"type":"article-journal","abstract":"Clinicians use probability estimates to make a diagnosis. Teaching students to make more accurate probability estimates could improve the diagnostic process and, ultimately, the quality of medical care.To test whether novice clinicians can be taught to make more accurate bayesian revisions of diagnostic probabilities using teaching methods that apply either explicit conceptual instruction or repeated examples.A randomized clinical trial of 2 methods for teaching bayesian updating and diagnostic reasoning was performed. A web-based platform was used for consent, randomization, intervention, and testing of the effect of the intervention. Participants included 61 medical students at McMaster University and Eastern Virginia Medical School recruited from May 1 to September 30, 2018.Students were randomized to (1) receive explicit conceptual instruction regarding diagnostic testing and bayesian revision (concept group), (2) exposure to repeated examples of cases with feedback regarding posttest probability (experience group), or (3) a control condition with no conceptual instruction or repeated examples.Students in all 3 groups were tested on their ability to update the probability of a diagnosis based on either negative or positive test results. Their probability revisions were compared with posttest probability revisions that were calculated using the Bayes rule and known test sensitivity and specificity.Of the 61 participants, 22 were assigned to the concept group, 20 to the experience group, and 19 to the control group. Approximate age was 25 years. Two participants were first-year; 37, second-year; 12, third-year; and 10, fourth-year students. Mean (SE) probability estimates of students in the concept group were statistically significantly closer to calculated bayesian probability than the other 2 groups (concept, 0.4%; [0.7%]; experience, 3.5% [0.7%]; control, 4.3% [0.7%]; P &amp;lt; .001). Although statistically significant, the differences between groups were relatively modest, and students in all groups performed better than expected, based on prior reports in the literature.The study showed a modest advantage for students who received theoretical instruction on bayesian concepts. All participants’ probability estimates were, on average, close to the bayesian calculation. These findings have implications for how to teach diagnostic reasoning to novice clinicians.ClinicalTrials.gov identifier: NCT04130607","container-title":"JAMA Network Open","DOI":"10.1001/jamanetworkopen.2019.18023","ISSN":"2574-3805","issue":"12","journalAbbreviation":"JAMA Network Open","note":"PMID: 31860107\nPMCID: PMC7027434","page":"e1918023-e1918023","title":"Effect of Teaching Bayesian Methods Using Learning by Concept vs Learning by Example on Medical Students’ Ability to Estimate Probability of a Diagnosis: A Randomized Clinical Trial","volume":"2","author":[{"family":"Brush","given":"John E.","suffix":"Jr"},{"family":"Lee","given":"Mark"},{"family":"Sherbino","given":"Jonathan"},{"family":"Taylor-Fishwick","given":"Judith C."},{"family":"Norman","given":"Geoffrey"}],"issued":{"date-parts":[["2019",12,20]]}}}],"schema":"https://github.com/citation-style-language/schema/raw/master/csl-citation.json"} </w:instrText>
      </w:r>
      <w:r w:rsidR="001C12C5">
        <w:rPr>
          <w:bCs/>
        </w:rPr>
        <w:fldChar w:fldCharType="separate"/>
      </w:r>
      <w:r w:rsidR="001C12C5" w:rsidRPr="001C12C5">
        <w:rPr>
          <w:rFonts w:eastAsiaTheme="minorHAnsi"/>
          <w:vertAlign w:val="superscript"/>
          <w14:ligatures w14:val="standardContextual"/>
        </w:rPr>
        <w:t>9</w:t>
      </w:r>
      <w:r w:rsidR="001C12C5">
        <w:rPr>
          <w:bCs/>
        </w:rPr>
        <w:fldChar w:fldCharType="end"/>
      </w:r>
      <w:r w:rsidR="00310D6B" w:rsidRPr="00310D6B">
        <w:rPr>
          <w:bCs/>
        </w:rPr>
        <w:t>.</w:t>
      </w:r>
      <w:ins w:id="67" w:author="Rohlfsen, Cory J" w:date="2025-08-29T19:20:00Z" w16du:dateUtc="2025-08-30T00:20:00Z">
        <w:r w:rsidR="00BA5E73">
          <w:rPr>
            <w:bCs/>
          </w:rPr>
          <w:t xml:space="preserve"> </w:t>
        </w:r>
      </w:ins>
      <w:ins w:id="68" w:author="Rohlfsen, Cory J" w:date="2025-08-29T20:33:00Z" w16du:dateUtc="2025-08-30T01:33:00Z">
        <w:r w:rsidR="00835B09">
          <w:rPr>
            <w:bCs/>
          </w:rPr>
          <w:t xml:space="preserve">This hybrid system </w:t>
        </w:r>
      </w:ins>
      <w:ins w:id="69" w:author="Rohlfsen, Cory J" w:date="2025-08-29T20:34:00Z" w16du:dateUtc="2025-08-30T01:34:00Z">
        <w:r w:rsidR="00835B09">
          <w:rPr>
            <w:bCs/>
          </w:rPr>
          <w:t>in which</w:t>
        </w:r>
      </w:ins>
      <w:ins w:id="70" w:author="Rohlfsen, Cory J" w:date="2025-08-29T20:33:00Z" w16du:dateUtc="2025-08-30T01:33:00Z">
        <w:r w:rsidR="00835B09">
          <w:rPr>
            <w:bCs/>
          </w:rPr>
          <w:t xml:space="preserve"> human</w:t>
        </w:r>
      </w:ins>
      <w:ins w:id="71" w:author="Rohlfsen, Cory J" w:date="2025-08-29T20:34:00Z" w16du:dateUtc="2025-08-30T01:34:00Z">
        <w:r w:rsidR="00835B09">
          <w:rPr>
            <w:bCs/>
          </w:rPr>
          <w:t>s and AI compl</w:t>
        </w:r>
      </w:ins>
      <w:ins w:id="72" w:author="Rohlfsen, Cory J" w:date="2025-08-29T20:35:00Z" w16du:dateUtc="2025-08-30T01:35:00Z">
        <w:r w:rsidR="00835B09">
          <w:rPr>
            <w:bCs/>
          </w:rPr>
          <w:t>e</w:t>
        </w:r>
      </w:ins>
      <w:ins w:id="73" w:author="Rohlfsen, Cory J" w:date="2025-08-29T20:34:00Z" w16du:dateUtc="2025-08-30T01:34:00Z">
        <w:r w:rsidR="00835B09">
          <w:rPr>
            <w:bCs/>
          </w:rPr>
          <w:t xml:space="preserve">ment one another </w:t>
        </w:r>
      </w:ins>
      <w:ins w:id="74" w:author="Rohlfsen, Cory J" w:date="2025-08-29T20:47:00Z" w16du:dateUtc="2025-08-30T01:47:00Z">
        <w:r w:rsidR="00976AD8">
          <w:rPr>
            <w:bCs/>
          </w:rPr>
          <w:t>in classification tasks</w:t>
        </w:r>
      </w:ins>
      <w:ins w:id="75" w:author="Rohlfsen, Cory J" w:date="2025-08-29T21:17:00Z" w16du:dateUtc="2025-08-30T02:17:00Z">
        <w:r w:rsidR="009F3B0A">
          <w:rPr>
            <w:bCs/>
          </w:rPr>
          <w:t xml:space="preserve">, </w:t>
        </w:r>
      </w:ins>
      <w:ins w:id="76" w:author="Rohlfsen, Cory J" w:date="2025-08-29T20:47:00Z" w16du:dateUtc="2025-08-30T01:47:00Z">
        <w:r w:rsidR="00976AD8">
          <w:rPr>
            <w:bCs/>
          </w:rPr>
          <w:t xml:space="preserve">like </w:t>
        </w:r>
      </w:ins>
      <w:ins w:id="77" w:author="Rohlfsen, Cory J" w:date="2025-08-29T21:17:00Z" w16du:dateUtc="2025-08-30T02:17:00Z">
        <w:r w:rsidR="009F3B0A">
          <w:rPr>
            <w:bCs/>
          </w:rPr>
          <w:t xml:space="preserve">clinical </w:t>
        </w:r>
      </w:ins>
      <w:ins w:id="78" w:author="Rohlfsen, Cory J" w:date="2025-08-29T20:47:00Z" w16du:dateUtc="2025-08-30T01:47:00Z">
        <w:r w:rsidR="00976AD8">
          <w:rPr>
            <w:bCs/>
          </w:rPr>
          <w:t>diagnosis</w:t>
        </w:r>
      </w:ins>
      <w:ins w:id="79" w:author="Rohlfsen, Cory J" w:date="2025-08-29T21:17:00Z" w16du:dateUtc="2025-08-30T02:17:00Z">
        <w:r w:rsidR="009F3B0A">
          <w:rPr>
            <w:bCs/>
          </w:rPr>
          <w:t xml:space="preserve">, </w:t>
        </w:r>
      </w:ins>
      <w:ins w:id="80" w:author="Rohlfsen, Cory J" w:date="2025-08-29T20:34:00Z" w16du:dateUtc="2025-08-30T01:34:00Z">
        <w:r w:rsidR="00835B09">
          <w:rPr>
            <w:bCs/>
          </w:rPr>
          <w:t>is not a new ide</w:t>
        </w:r>
      </w:ins>
      <w:ins w:id="81" w:author="Rohlfsen, Cory J" w:date="2025-08-29T20:46:00Z" w16du:dateUtc="2025-08-30T01:46:00Z">
        <w:r w:rsidR="00976AD8">
          <w:rPr>
            <w:bCs/>
          </w:rPr>
          <w:t>a</w:t>
        </w:r>
      </w:ins>
      <w:r w:rsidR="00BA3BA7">
        <w:rPr>
          <w:bCs/>
        </w:rPr>
        <w:fldChar w:fldCharType="begin"/>
      </w:r>
      <w:r w:rsidR="00BA3BA7">
        <w:rPr>
          <w:bCs/>
        </w:rPr>
        <w:instrText xml:space="preserve"> ADDIN ZOTERO_ITEM CSL_CITATION {"citationID":"1PvroYb4","properties":{"formattedCitation":"\\super 10\\nosupersub{}","plainCitation":"10","noteIndex":0},"citationItems":[{"id":7540,"uris":["http://zotero.org/groups/6032284/items/99T6YG6J"],"itemData":{"id":7540,"type":"article-journal","abstract":"Artificial intelligence (AI) and machine learning models are being increasingly deployed in real-world applications. In many of these applications, there is strong motivation to develop hybrid systems in which humans and AI algorithms can work together, leveraging their complementary strengths and weaknesses. We develop a Bayesian framework for combining the predictions and different types of confidence scores from humans and machines. The framework allows us to investigate the factors that influence complementarity, where a hybrid combination of human and machine predictions leads to better performance than combinations of human or machine predictions alone. We apply this framework to a large-scale dataset where humans and a variety of convolutional neural networks perform the same challenging image classification task. We show empirically and theoretically that complementarity can be achieved even if the human and machine classifiers perform at different accuracy levels as long as these accuracy differences fall within a bound determined by the latent correlation between human and machine classifier confidence scores. In addition, we demonstrate that hybrid human–machine performance can be improved by differentiating between the errors that humans and machine classifiers make across different class labels. Finally, our results show that eliciting and including human confidence ratings improve hybrid performance in the Bayesian combination model. Our approach is applicable to a wide variety of classification problems involving human and machine algorithms.","container-title":"Proceedings of the National Academy of Sciences","DOI":"10.1073/pnas.2111547119","issue":"11","note":"publisher: Proceedings of the National Academy of Sciences","page":"e2111547119","source":"pnas.org (Atypon)","title":"Bayesian modeling of human–AI complementarity","volume":"119","author":[{"family":"Steyvers","given":"Mark"},{"family":"Tejeda","given":"Heliodoro"},{"family":"Kerrigan","given":"Gavin"},{"family":"Smyth","given":"Padhraic"}],"issued":{"date-parts":[["2022",3,15]]}}}],"schema":"https://github.com/citation-style-language/schema/raw/master/csl-citation.json"} </w:instrText>
      </w:r>
      <w:r w:rsidR="00BA3BA7">
        <w:rPr>
          <w:bCs/>
        </w:rPr>
        <w:fldChar w:fldCharType="separate"/>
      </w:r>
      <w:r w:rsidR="00BA3BA7" w:rsidRPr="00BA3BA7">
        <w:rPr>
          <w:rFonts w:eastAsiaTheme="minorHAnsi"/>
          <w:vertAlign w:val="superscript"/>
          <w14:ligatures w14:val="standardContextual"/>
        </w:rPr>
        <w:t>10</w:t>
      </w:r>
      <w:r w:rsidR="00BA3BA7">
        <w:rPr>
          <w:bCs/>
        </w:rPr>
        <w:fldChar w:fldCharType="end"/>
      </w:r>
      <w:ins w:id="82" w:author="Rohlfsen, Cory J" w:date="2025-08-29T20:46:00Z" w16du:dateUtc="2025-08-30T01:46:00Z">
        <w:r w:rsidR="00976AD8">
          <w:rPr>
            <w:bCs/>
          </w:rPr>
          <w:t xml:space="preserve">. In fact, </w:t>
        </w:r>
      </w:ins>
      <w:ins w:id="83" w:author="Rohlfsen, Cory J" w:date="2025-08-29T20:47:00Z" w16du:dateUtc="2025-08-30T01:47:00Z">
        <w:r w:rsidR="00976AD8">
          <w:rPr>
            <w:bCs/>
          </w:rPr>
          <w:t>Bayesian modeling</w:t>
        </w:r>
      </w:ins>
      <w:ins w:id="84" w:author="Rohlfsen, Cory J" w:date="2025-08-29T20:46:00Z" w16du:dateUtc="2025-08-30T01:46:00Z">
        <w:r w:rsidR="00976AD8">
          <w:rPr>
            <w:bCs/>
          </w:rPr>
          <w:t xml:space="preserve"> </w:t>
        </w:r>
      </w:ins>
      <w:ins w:id="85" w:author="Rohlfsen, Cory J" w:date="2025-08-29T20:35:00Z" w16du:dateUtc="2025-08-30T01:35:00Z">
        <w:r w:rsidR="00835B09">
          <w:rPr>
            <w:bCs/>
          </w:rPr>
          <w:t>show</w:t>
        </w:r>
      </w:ins>
      <w:ins w:id="86" w:author="Rohlfsen, Cory J" w:date="2025-08-29T20:39:00Z" w16du:dateUtc="2025-08-30T01:39:00Z">
        <w:r w:rsidR="00835B09">
          <w:rPr>
            <w:bCs/>
          </w:rPr>
          <w:t>s prom</w:t>
        </w:r>
      </w:ins>
      <w:ins w:id="87" w:author="Rohlfsen, Cory J" w:date="2025-08-29T20:35:00Z" w16du:dateUtc="2025-08-30T01:35:00Z">
        <w:r w:rsidR="00835B09">
          <w:rPr>
            <w:bCs/>
          </w:rPr>
          <w:t>ise fo</w:t>
        </w:r>
      </w:ins>
      <w:ins w:id="88" w:author="Rohlfsen, Cory J" w:date="2025-08-29T20:36:00Z" w16du:dateUtc="2025-08-30T01:36:00Z">
        <w:r w:rsidR="00835B09">
          <w:rPr>
            <w:bCs/>
          </w:rPr>
          <w:t xml:space="preserve">r </w:t>
        </w:r>
      </w:ins>
      <w:ins w:id="89" w:author="Rohlfsen, Cory J" w:date="2025-08-29T20:44:00Z" w16du:dateUtc="2025-08-30T01:44:00Z">
        <w:r w:rsidR="00976AD8">
          <w:rPr>
            <w:bCs/>
          </w:rPr>
          <w:t xml:space="preserve">more </w:t>
        </w:r>
      </w:ins>
      <w:ins w:id="90" w:author="Rohlfsen, Cory J" w:date="2025-08-29T20:42:00Z" w16du:dateUtc="2025-08-30T01:42:00Z">
        <w:r w:rsidR="00835B09">
          <w:rPr>
            <w:bCs/>
          </w:rPr>
          <w:t xml:space="preserve">generalized </w:t>
        </w:r>
      </w:ins>
      <w:ins w:id="91" w:author="Rohlfsen, Cory J" w:date="2025-08-29T20:36:00Z" w16du:dateUtc="2025-08-30T01:36:00Z">
        <w:r w:rsidR="00835B09">
          <w:rPr>
            <w:bCs/>
          </w:rPr>
          <w:t>classification problems</w:t>
        </w:r>
      </w:ins>
      <w:ins w:id="92" w:author="Rohlfsen, Cory J" w:date="2025-08-29T20:46:00Z" w16du:dateUtc="2025-08-30T01:46:00Z">
        <w:r w:rsidR="00976AD8">
          <w:rPr>
            <w:bCs/>
          </w:rPr>
          <w:t xml:space="preserve"> because of the diverse </w:t>
        </w:r>
      </w:ins>
      <w:ins w:id="93" w:author="Rohlfsen, Cory J" w:date="2025-08-29T21:18:00Z" w16du:dateUtc="2025-08-30T02:18:00Z">
        <w:r w:rsidR="009F3B0A">
          <w:rPr>
            <w:bCs/>
          </w:rPr>
          <w:t xml:space="preserve">data </w:t>
        </w:r>
      </w:ins>
      <w:ins w:id="94" w:author="Rohlfsen, Cory J" w:date="2025-08-29T20:46:00Z" w16du:dateUtc="2025-08-30T01:46:00Z">
        <w:r w:rsidR="00976AD8">
          <w:rPr>
            <w:bCs/>
          </w:rPr>
          <w:t>proce</w:t>
        </w:r>
      </w:ins>
      <w:ins w:id="95" w:author="Rohlfsen, Cory J" w:date="2025-08-29T20:48:00Z" w16du:dateUtc="2025-08-30T01:48:00Z">
        <w:r w:rsidR="00976AD8">
          <w:rPr>
            <w:bCs/>
          </w:rPr>
          <w:t xml:space="preserve">ssing strategies </w:t>
        </w:r>
      </w:ins>
      <w:ins w:id="96" w:author="Rohlfsen, Cory J" w:date="2025-08-29T20:49:00Z" w16du:dateUtc="2025-08-30T01:49:00Z">
        <w:r w:rsidR="00976AD8">
          <w:rPr>
            <w:bCs/>
          </w:rPr>
          <w:t xml:space="preserve">by which </w:t>
        </w:r>
      </w:ins>
      <w:ins w:id="97" w:author="Rohlfsen, Cory J" w:date="2025-08-29T20:50:00Z" w16du:dateUtc="2025-08-30T01:50:00Z">
        <w:r w:rsidR="00976AD8">
          <w:rPr>
            <w:bCs/>
          </w:rPr>
          <w:t>h</w:t>
        </w:r>
      </w:ins>
      <w:ins w:id="98" w:author="Rohlfsen, Cory J" w:date="2025-08-29T20:48:00Z" w16du:dateUtc="2025-08-30T01:48:00Z">
        <w:r w:rsidR="00976AD8">
          <w:rPr>
            <w:bCs/>
          </w:rPr>
          <w:t>uman and</w:t>
        </w:r>
      </w:ins>
      <w:ins w:id="99" w:author="Rohlfsen, Cory J" w:date="2025-08-29T21:18:00Z" w16du:dateUtc="2025-08-30T02:18:00Z">
        <w:r w:rsidR="009F3B0A">
          <w:rPr>
            <w:bCs/>
          </w:rPr>
          <w:t xml:space="preserve"> AI</w:t>
        </w:r>
      </w:ins>
      <w:ins w:id="100" w:author="Rohlfsen, Cory J" w:date="2025-08-29T20:48:00Z" w16du:dateUtc="2025-08-30T01:48:00Z">
        <w:r w:rsidR="00976AD8">
          <w:rPr>
            <w:bCs/>
          </w:rPr>
          <w:t xml:space="preserve"> classifiers</w:t>
        </w:r>
      </w:ins>
      <w:r w:rsidR="00BA3BA7">
        <w:rPr>
          <w:bCs/>
        </w:rPr>
        <w:t xml:space="preserve"> o</w:t>
      </w:r>
      <w:ins w:id="101" w:author="Rohlfsen, Cory J" w:date="2025-08-29T20:50:00Z" w16du:dateUtc="2025-08-30T01:50:00Z">
        <w:r w:rsidR="00976AD8">
          <w:rPr>
            <w:bCs/>
          </w:rPr>
          <w:t>perate</w:t>
        </w:r>
      </w:ins>
      <w:ins w:id="102" w:author="Rohlfsen, Cory J" w:date="2025-08-29T20:39:00Z" w16du:dateUtc="2025-08-30T01:39:00Z">
        <w:r w:rsidR="00835B09">
          <w:rPr>
            <w:bCs/>
          </w:rPr>
          <w:t xml:space="preserve">. </w:t>
        </w:r>
      </w:ins>
      <w:ins w:id="103" w:author="Rohlfsen, Cory J" w:date="2025-08-29T20:42:00Z" w16du:dateUtc="2025-08-30T01:42:00Z">
        <w:r w:rsidR="00835B09">
          <w:rPr>
            <w:bCs/>
          </w:rPr>
          <w:t xml:space="preserve">Whether </w:t>
        </w:r>
      </w:ins>
      <w:ins w:id="104" w:author="Rohlfsen, Cory J" w:date="2025-08-29T20:50:00Z" w16du:dateUtc="2025-08-30T01:50:00Z">
        <w:r w:rsidR="00976AD8">
          <w:rPr>
            <w:bCs/>
          </w:rPr>
          <w:t>large language models (LLM</w:t>
        </w:r>
      </w:ins>
      <w:ins w:id="105" w:author="Rohlfsen, Cory J" w:date="2025-08-29T20:51:00Z" w16du:dateUtc="2025-08-30T01:51:00Z">
        <w:r w:rsidR="00976AD8">
          <w:rPr>
            <w:bCs/>
          </w:rPr>
          <w:t>s</w:t>
        </w:r>
      </w:ins>
      <w:ins w:id="106" w:author="Rohlfsen, Cory J" w:date="2025-08-29T20:50:00Z" w16du:dateUtc="2025-08-30T01:50:00Z">
        <w:r w:rsidR="00976AD8">
          <w:rPr>
            <w:bCs/>
          </w:rPr>
          <w:t xml:space="preserve">) can generate </w:t>
        </w:r>
      </w:ins>
      <w:ins w:id="107" w:author="Rohlfsen, Cory J" w:date="2025-08-29T20:42:00Z" w16du:dateUtc="2025-08-30T01:42:00Z">
        <w:r w:rsidR="00835B09">
          <w:rPr>
            <w:bCs/>
          </w:rPr>
          <w:t xml:space="preserve">LRs </w:t>
        </w:r>
      </w:ins>
      <w:ins w:id="108" w:author="Rohlfsen, Cory J" w:date="2025-08-29T20:43:00Z" w16du:dateUtc="2025-08-30T01:43:00Z">
        <w:r w:rsidR="00976AD8">
          <w:rPr>
            <w:bCs/>
          </w:rPr>
          <w:t xml:space="preserve">to </w:t>
        </w:r>
      </w:ins>
      <w:ins w:id="109" w:author="Rohlfsen, Cory J" w:date="2025-08-29T20:50:00Z" w16du:dateUtc="2025-08-30T01:50:00Z">
        <w:r w:rsidR="00976AD8">
          <w:rPr>
            <w:bCs/>
          </w:rPr>
          <w:t xml:space="preserve">specifically </w:t>
        </w:r>
      </w:ins>
      <w:ins w:id="110" w:author="Rohlfsen, Cory J" w:date="2025-08-29T20:42:00Z" w16du:dateUtc="2025-08-30T01:42:00Z">
        <w:r w:rsidR="00835B09">
          <w:rPr>
            <w:bCs/>
          </w:rPr>
          <w:t xml:space="preserve">improve </w:t>
        </w:r>
      </w:ins>
      <w:ins w:id="111" w:author="Rohlfsen, Cory J" w:date="2025-08-29T20:50:00Z" w16du:dateUtc="2025-08-30T01:50:00Z">
        <w:r w:rsidR="00976AD8">
          <w:rPr>
            <w:bCs/>
          </w:rPr>
          <w:t xml:space="preserve">upon </w:t>
        </w:r>
      </w:ins>
      <w:ins w:id="112" w:author="Rohlfsen, Cory J" w:date="2025-08-29T20:43:00Z" w16du:dateUtc="2025-08-30T01:43:00Z">
        <w:r w:rsidR="00976AD8">
          <w:rPr>
            <w:bCs/>
          </w:rPr>
          <w:t xml:space="preserve">human </w:t>
        </w:r>
      </w:ins>
      <w:ins w:id="113" w:author="Rohlfsen, Cory J" w:date="2025-08-29T20:42:00Z" w16du:dateUtc="2025-08-30T01:42:00Z">
        <w:r w:rsidR="00835B09">
          <w:rPr>
            <w:bCs/>
          </w:rPr>
          <w:t xml:space="preserve">diagnostic accuracy </w:t>
        </w:r>
      </w:ins>
      <w:ins w:id="114" w:author="Rohlfsen, Cory J" w:date="2025-08-29T21:19:00Z" w16du:dateUtc="2025-08-30T02:19:00Z">
        <w:r w:rsidR="009F3B0A">
          <w:rPr>
            <w:bCs/>
          </w:rPr>
          <w:t>with</w:t>
        </w:r>
      </w:ins>
      <w:ins w:id="115" w:author="Rohlfsen, Cory J" w:date="2025-08-29T20:52:00Z" w16du:dateUtc="2025-08-30T01:52:00Z">
        <w:r w:rsidR="00976AD8">
          <w:rPr>
            <w:bCs/>
          </w:rPr>
          <w:t>in a Bayesian inferen</w:t>
        </w:r>
      </w:ins>
      <w:ins w:id="116" w:author="Rohlfsen, Cory J" w:date="2025-08-29T21:19:00Z" w16du:dateUtc="2025-08-30T02:19:00Z">
        <w:r w:rsidR="009F3B0A">
          <w:rPr>
            <w:bCs/>
          </w:rPr>
          <w:t>tial reasoning</w:t>
        </w:r>
      </w:ins>
      <w:ins w:id="117" w:author="Rohlfsen, Cory J" w:date="2025-08-29T20:52:00Z" w16du:dateUtc="2025-08-30T01:52:00Z">
        <w:r w:rsidR="00976AD8">
          <w:rPr>
            <w:bCs/>
          </w:rPr>
          <w:t xml:space="preserve"> framework </w:t>
        </w:r>
      </w:ins>
      <w:ins w:id="118" w:author="Rohlfsen, Cory J" w:date="2025-08-29T20:42:00Z" w16du:dateUtc="2025-08-30T01:42:00Z">
        <w:r w:rsidR="00835B09">
          <w:rPr>
            <w:bCs/>
          </w:rPr>
          <w:t>is</w:t>
        </w:r>
      </w:ins>
      <w:ins w:id="119" w:author="Rohlfsen, Cory J" w:date="2025-08-29T20:43:00Z" w16du:dateUtc="2025-08-30T01:43:00Z">
        <w:r w:rsidR="00976AD8">
          <w:rPr>
            <w:bCs/>
          </w:rPr>
          <w:t xml:space="preserve"> not yet known</w:t>
        </w:r>
      </w:ins>
      <w:ins w:id="120" w:author="Rohlfsen, Cory J" w:date="2025-08-29T19:24:00Z" w16du:dateUtc="2025-08-30T00:24:00Z">
        <w:r w:rsidR="00BA5E73">
          <w:rPr>
            <w:bCs/>
          </w:rPr>
          <w:t>.</w:t>
        </w:r>
      </w:ins>
    </w:p>
    <w:p w14:paraId="14382407" w14:textId="77777777" w:rsidR="00C77138" w:rsidRPr="00054773" w:rsidRDefault="00C77138" w:rsidP="00AE1451">
      <w:pPr>
        <w:rPr>
          <w:bCs/>
        </w:rPr>
      </w:pPr>
    </w:p>
    <w:p w14:paraId="374CA43D" w14:textId="51B55E27" w:rsidR="00C61E8A" w:rsidRDefault="00AE1451" w:rsidP="00D40828">
      <w:pPr>
        <w:rPr>
          <w:bCs/>
        </w:rPr>
      </w:pPr>
      <w:r w:rsidRPr="00054773">
        <w:rPr>
          <w:bCs/>
        </w:rPr>
        <w:t>Recent advances in</w:t>
      </w:r>
      <w:r w:rsidRPr="009F3B0A">
        <w:rPr>
          <w:bCs/>
          <w:i/>
          <w:iCs/>
          <w:rPrChange w:id="121" w:author="Rohlfsen, Cory J" w:date="2025-08-29T21:21:00Z" w16du:dateUtc="2025-08-30T02:21:00Z">
            <w:rPr>
              <w:bCs/>
            </w:rPr>
          </w:rPrChange>
        </w:rPr>
        <w:t xml:space="preserve"> </w:t>
      </w:r>
      <w:ins w:id="122" w:author="Rohlfsen, Cory J" w:date="2025-08-29T21:21:00Z" w16du:dateUtc="2025-08-30T02:21:00Z">
        <w:r w:rsidR="009F3B0A" w:rsidRPr="009F3B0A">
          <w:rPr>
            <w:bCs/>
            <w:i/>
            <w:iCs/>
            <w:rPrChange w:id="123" w:author="Rohlfsen, Cory J" w:date="2025-08-29T21:21:00Z" w16du:dateUtc="2025-08-30T02:21:00Z">
              <w:rPr>
                <w:bCs/>
              </w:rPr>
            </w:rPrChange>
          </w:rPr>
          <w:t>generative</w:t>
        </w:r>
        <w:r w:rsidR="009F3B0A">
          <w:rPr>
            <w:bCs/>
          </w:rPr>
          <w:t xml:space="preserve"> </w:t>
        </w:r>
      </w:ins>
      <w:r w:rsidRPr="00054773">
        <w:rPr>
          <w:bCs/>
        </w:rPr>
        <w:t xml:space="preserve">artificial intelligence, </w:t>
      </w:r>
      <w:r w:rsidR="00D700A2">
        <w:rPr>
          <w:bCs/>
        </w:rPr>
        <w:t xml:space="preserve">particularly </w:t>
      </w:r>
      <w:del w:id="124" w:author="Rohlfsen, Cory J" w:date="2025-08-29T20:51:00Z" w16du:dateUtc="2025-08-30T01:51:00Z">
        <w:r w:rsidRPr="00054773" w:rsidDel="00976AD8">
          <w:rPr>
            <w:bCs/>
          </w:rPr>
          <w:delText>large language models (</w:delText>
        </w:r>
      </w:del>
      <w:r w:rsidRPr="00054773">
        <w:rPr>
          <w:bCs/>
        </w:rPr>
        <w:t>LLMs</w:t>
      </w:r>
      <w:del w:id="125" w:author="Rohlfsen, Cory J" w:date="2025-08-29T20:52:00Z" w16du:dateUtc="2025-08-30T01:52:00Z">
        <w:r w:rsidRPr="00054773" w:rsidDel="00976AD8">
          <w:rPr>
            <w:bCs/>
          </w:rPr>
          <w:delText>)</w:delText>
        </w:r>
      </w:del>
      <w:r w:rsidRPr="00054773">
        <w:rPr>
          <w:bCs/>
        </w:rPr>
        <w:t xml:space="preserve">, </w:t>
      </w:r>
      <w:r w:rsidR="00D700A2">
        <w:rPr>
          <w:bCs/>
        </w:rPr>
        <w:t>offer</w:t>
      </w:r>
      <w:r w:rsidRPr="00054773">
        <w:rPr>
          <w:bCs/>
        </w:rPr>
        <w:t xml:space="preserve"> new</w:t>
      </w:r>
      <w:r w:rsidR="00D700A2">
        <w:rPr>
          <w:bCs/>
        </w:rPr>
        <w:t xml:space="preserve"> opportunities to</w:t>
      </w:r>
      <w:r w:rsidRPr="00054773">
        <w:rPr>
          <w:bCs/>
        </w:rPr>
        <w:t xml:space="preserve"> enhanc</w:t>
      </w:r>
      <w:r w:rsidR="00D700A2">
        <w:rPr>
          <w:bCs/>
        </w:rPr>
        <w:t>e</w:t>
      </w:r>
      <w:r w:rsidRPr="00054773">
        <w:rPr>
          <w:bCs/>
        </w:rPr>
        <w:t xml:space="preserve"> clinical decision-making</w:t>
      </w:r>
      <w:r w:rsidR="00010A99">
        <w:rPr>
          <w:bCs/>
        </w:rPr>
        <w:t xml:space="preserve"> and medical education</w:t>
      </w:r>
      <w:r w:rsidR="001C12C5">
        <w:rPr>
          <w:bCs/>
        </w:rPr>
        <w:fldChar w:fldCharType="begin"/>
      </w:r>
      <w:r w:rsidR="00BA3BA7">
        <w:rPr>
          <w:bCs/>
        </w:rPr>
        <w:instrText xml:space="preserve"> ADDIN ZOTERO_ITEM CSL_CITATION {"citationID":"X5Xy31ZG","properties":{"formattedCitation":"\\super 11\\nosupersub{}","plainCitation":"11","noteIndex":0},"citationItems":[{"id":7494,"uris":["http://zotero.org/groups/6032284/items/SX4RQSTS"],"itemData":{"id":7494,"type":"article-journal","abstract":"OBJECTIVES: Generative large language models (LLMs) are a subset of transformers-based neural network architecture models. LLMs have successfully leveraged a combination of an increased number of parameters, improvements in computational efficiency, and large pre-training datasets to perform a wide spectrum of natural language processing (NLP) tasks. Using a few examples (few-shot) or no examples (zero-shot) for prompt-tuning has enabled LLMs to achieve state-of-the-art performance in a broad range of NLP applications. This article by the American Medical Informatics Association (AMIA) NLP Working Group characterizes the opportunities, challenges, and best practices for our community to leverage and advance the integration of LLMs in downstream NLP applications effectively. This can be accomplished through a variety of approaches, including augmented prompting, instruction prompt tuning, and reinforcement learning from human feedback (RLHF).\nTARGET AUDIENCE: Our focus is on making LLMs accessible to the broader biomedical informatics community, including clinicians and researchers who may be unfamiliar with NLP. Additionally, NLP practitioners may gain insight from the described best practices.\nSCOPE: We focus on 3 broad categories of NLP tasks, namely natural language understanding, natural language inferencing, and natural language generation. We review the emerging trends in prompt tuning, instruction fine-tuning, and evaluation metrics used for LLMs while drawing attention to several issues that impact biomedical NLP applications, including falsehoods in generated text (confabulation/hallucinations), toxicity, and dataset contamination leading to overfitting. We also review potential approaches to address some of these current challenges in LLMs, such as chain of thought prompting, and the phenomena of emergent capabilities observed in LLMs that can be leveraged to address complex NLP challenge in biomedical applications.","container-title":"Journal of the American Medical Informatics Association: JAMIA","DOI":"10.1093/jamia/ocae074","ISSN":"1527-974X","issue":"9","journalAbbreviation":"J Am Med Inform Assoc","language":"eng","note":"PMID: 38657567\nPMCID: PMC11339493","page":"2114-2124","source":"PubMed","title":"Large language models for biomedicine: foundations, opportunities, challenges, and best practices","title-short":"Large language models for biomedicine","volume":"31","author":[{"family":"Sahoo","given":"Satya S."},{"family":"Plasek","given":"Joseph M."},{"family":"Xu","given":"Hua"},{"family":"Uzuner","given":"Özlem"},{"family":"Cohen","given":"Trevor"},{"family":"Yetisgen","given":"Meliha"},{"family":"Liu","given":"Hongfang"},{"family":"Meystre","given":"Stéphane"},{"family":"Wang","given":"Yanshan"}],"issued":{"date-parts":[["2024",9,1]]}}}],"schema":"https://github.com/citation-style-language/schema/raw/master/csl-citation.json"} </w:instrText>
      </w:r>
      <w:r w:rsidR="001C12C5">
        <w:rPr>
          <w:bCs/>
        </w:rPr>
        <w:fldChar w:fldCharType="separate"/>
      </w:r>
      <w:r w:rsidR="00BA3BA7" w:rsidRPr="00BA3BA7">
        <w:rPr>
          <w:rFonts w:eastAsiaTheme="minorHAnsi"/>
          <w:vertAlign w:val="superscript"/>
          <w14:ligatures w14:val="standardContextual"/>
        </w:rPr>
        <w:t>11</w:t>
      </w:r>
      <w:r w:rsidR="001C12C5">
        <w:rPr>
          <w:bCs/>
        </w:rPr>
        <w:fldChar w:fldCharType="end"/>
      </w:r>
      <w:r w:rsidRPr="00054773">
        <w:rPr>
          <w:bCs/>
        </w:rPr>
        <w:t xml:space="preserve">. </w:t>
      </w:r>
      <w:r w:rsidR="00D700A2">
        <w:rPr>
          <w:bCs/>
        </w:rPr>
        <w:t xml:space="preserve">Unlike traditional </w:t>
      </w:r>
      <w:r w:rsidR="00010A99">
        <w:rPr>
          <w:bCs/>
        </w:rPr>
        <w:t>machine learning</w:t>
      </w:r>
      <w:r w:rsidR="00D700A2">
        <w:rPr>
          <w:bCs/>
        </w:rPr>
        <w:t xml:space="preserve"> approaches, which</w:t>
      </w:r>
      <w:r w:rsidR="00010A99">
        <w:rPr>
          <w:bCs/>
        </w:rPr>
        <w:t xml:space="preserve"> require</w:t>
      </w:r>
      <w:r w:rsidR="00D700A2">
        <w:rPr>
          <w:bCs/>
        </w:rPr>
        <w:t xml:space="preserve"> task-specific training data, </w:t>
      </w:r>
      <w:r w:rsidR="00010A99">
        <w:rPr>
          <w:bCs/>
        </w:rPr>
        <w:t xml:space="preserve">large language models </w:t>
      </w:r>
      <w:r w:rsidR="00C61E8A" w:rsidRPr="005F7168">
        <w:rPr>
          <w:bCs/>
        </w:rPr>
        <w:t xml:space="preserve">show emergent abilities, referring to their ability to perform </w:t>
      </w:r>
      <w:r w:rsidR="00C61E8A">
        <w:rPr>
          <w:bCs/>
        </w:rPr>
        <w:t>tasks</w:t>
      </w:r>
      <w:r w:rsidR="00C61E8A" w:rsidRPr="005F7168">
        <w:rPr>
          <w:bCs/>
        </w:rPr>
        <w:t xml:space="preserve"> not in the training set (either with no examples, zero-shot generalization, or with prompted examples</w:t>
      </w:r>
      <w:r w:rsidR="00C61E8A">
        <w:rPr>
          <w:bCs/>
        </w:rPr>
        <w:t xml:space="preserve">, </w:t>
      </w:r>
      <w:r w:rsidR="00C61E8A" w:rsidRPr="005F7168">
        <w:rPr>
          <w:bCs/>
        </w:rPr>
        <w:t>in-context learning)</w:t>
      </w:r>
      <w:r w:rsidR="009F0D1E">
        <w:rPr>
          <w:bCs/>
        </w:rPr>
        <w:fldChar w:fldCharType="begin"/>
      </w:r>
      <w:r w:rsidR="00BA3BA7">
        <w:rPr>
          <w:bCs/>
        </w:rPr>
        <w:instrText xml:space="preserve"> ADDIN ZOTERO_ITEM CSL_CITATION {"citationID":"Mif9Gcov","properties":{"formattedCitation":"\\super 12\\nosupersub{}","plainCitation":"12","noteIndex":0},"citationItems":[{"id":7497,"uris":["http://zotero.org/groups/6032284/items/DDIKKCWN"],"itemData":{"id":7497,"type":"article-journal","abstract":"Interest in artificial intelligence (AI) has reached an all-time high, and health care leaders across the ecosystem are faced with questions about where, when, and how to deploy AI and how to understand its risks, problems, and possibilities.While AI as a concept has existed since the 1950s, all AI is not the same. Capabilities and risks of various kinds of AI differ markedly, and on examination 3 epochs of AI emerge. AI 1.0 includes symbolic AI, which attempts to encode human knowledge into computational rules, as well as probabilistic models. The era of AI 2.0 began with deep learning, in which models learn from examples labeled with ground truth. This era brought about many advances both in people’s daily lives and in health care. Deep learning models are task-specific, meaning they do one thing at a time, and they primarily focus on classification and prediction. AI 3.0 is the era of foundation models and generative AI. Models in AI 3.0 have fundamentally new (and potentially transformative) capabilities, as well as new kinds of risks, such as hallucinations. These models can do many different kinds of tasks without being retrained on a new dataset. For example, a simple text instruction will change the model’s behavior. Prompts such as “Write this note for a specialist consultant” and “Write this note for the patient’s mother” will produce markedly different content.Foundation models and generative AI represent a major revolution in AI’s capabilities, ffering tremendous potential to improve care. Health care leaders are making decisions about AI today. While any heuristic omits details and loses nuance, the framework of AI 1.0, 2.0, and 3.0 may be helpful to decision-makers because each epoch has fundamentally different capabilities and risks.","container-title":"JAMA","DOI":"10.1001/jama.2023.25057","ISSN":"0098-7484","issue":"3","journalAbbreviation":"JAMA","note":"PMID: 38227029","page":"242-244","source":"Silverchair","title":"Three Epochs of Artificial Intelligence in Health Care","volume":"331","author":[{"family":"Howell","given":"Michael D."},{"family":"Corrado","given":"Greg S."},{"family":"DeSalvo","given":"Karen B."}],"issued":{"date-parts":[["2024",1,16]]}}}],"schema":"https://github.com/citation-style-language/schema/raw/master/csl-citation.json"} </w:instrText>
      </w:r>
      <w:r w:rsidR="009F0D1E">
        <w:rPr>
          <w:bCs/>
        </w:rPr>
        <w:fldChar w:fldCharType="separate"/>
      </w:r>
      <w:r w:rsidR="00BA3BA7" w:rsidRPr="00BA3BA7">
        <w:rPr>
          <w:rFonts w:eastAsiaTheme="minorHAnsi"/>
          <w:vertAlign w:val="superscript"/>
          <w14:ligatures w14:val="standardContextual"/>
        </w:rPr>
        <w:t>12</w:t>
      </w:r>
      <w:r w:rsidR="009F0D1E">
        <w:rPr>
          <w:bCs/>
        </w:rPr>
        <w:fldChar w:fldCharType="end"/>
      </w:r>
      <w:r w:rsidR="00C61E8A" w:rsidRPr="005F7168">
        <w:rPr>
          <w:bCs/>
        </w:rPr>
        <w:t>.</w:t>
      </w:r>
      <w:r w:rsidR="00310D6B">
        <w:rPr>
          <w:bCs/>
        </w:rPr>
        <w:t xml:space="preserve"> </w:t>
      </w:r>
      <w:r w:rsidR="00C61E8A">
        <w:rPr>
          <w:bCs/>
        </w:rPr>
        <w:t xml:space="preserve"> </w:t>
      </w:r>
    </w:p>
    <w:p w14:paraId="13690B61" w14:textId="77777777" w:rsidR="00C61E8A" w:rsidRDefault="00C61E8A" w:rsidP="00D40828">
      <w:pPr>
        <w:rPr>
          <w:bCs/>
        </w:rPr>
      </w:pPr>
    </w:p>
    <w:p w14:paraId="02993611" w14:textId="77777777" w:rsidR="008C0D59" w:rsidRDefault="00D700A2" w:rsidP="00AE1451">
      <w:pPr>
        <w:rPr>
          <w:ins w:id="126" w:author="Rohlfsen, Cory J" w:date="2025-08-29T23:28:00Z" w16du:dateUtc="2025-08-30T04:28:00Z"/>
          <w:bCs/>
        </w:rPr>
      </w:pPr>
      <w:r>
        <w:rPr>
          <w:bCs/>
        </w:rPr>
        <w:t xml:space="preserve">This capability raises the possibility that LLMs could reliably estimate diagnostic </w:t>
      </w:r>
      <w:ins w:id="127" w:author="Rohlfsen, Cory J" w:date="2025-08-29T21:23:00Z" w16du:dateUtc="2025-08-30T02:23:00Z">
        <w:r w:rsidR="009F3B0A">
          <w:rPr>
            <w:bCs/>
          </w:rPr>
          <w:t>LRs</w:t>
        </w:r>
      </w:ins>
      <w:del w:id="128" w:author="Rohlfsen, Cory J" w:date="2025-08-29T21:23:00Z" w16du:dateUtc="2025-08-30T02:23:00Z">
        <w:r w:rsidDel="009F3B0A">
          <w:rPr>
            <w:bCs/>
          </w:rPr>
          <w:delText>likelihood ratios</w:delText>
        </w:r>
      </w:del>
      <w:r>
        <w:rPr>
          <w:bCs/>
        </w:rPr>
        <w:t>, potentially overcoming a key barrier to broader application of quantitative reasoning in clinical practice</w:t>
      </w:r>
      <w:del w:id="129" w:author="Rohlfsen, Cory J" w:date="2025-08-29T21:22:00Z" w16du:dateUtc="2025-08-30T02:22:00Z">
        <w:r w:rsidDel="009F3B0A">
          <w:rPr>
            <w:bCs/>
          </w:rPr>
          <w:delText xml:space="preserve"> and education</w:delText>
        </w:r>
      </w:del>
      <w:r>
        <w:rPr>
          <w:bCs/>
        </w:rPr>
        <w:t>.</w:t>
      </w:r>
      <w:del w:id="130" w:author="Rohlfsen, Cory J" w:date="2025-08-29T21:22:00Z" w16du:dateUtc="2025-08-30T02:22:00Z">
        <w:r w:rsidDel="009F3B0A">
          <w:rPr>
            <w:bCs/>
          </w:rPr>
          <w:delText xml:space="preserve"> However</w:delText>
        </w:r>
      </w:del>
      <w:ins w:id="131" w:author="Rohlfsen, Cory J" w:date="2025-08-29T21:22:00Z" w16du:dateUtc="2025-08-30T02:22:00Z">
        <w:r w:rsidR="009F3B0A">
          <w:rPr>
            <w:bCs/>
          </w:rPr>
          <w:t xml:space="preserve"> Notably</w:t>
        </w:r>
      </w:ins>
      <w:r w:rsidR="00AE1451" w:rsidRPr="00054773">
        <w:rPr>
          <w:bCs/>
        </w:rPr>
        <w:t xml:space="preserve">, the </w:t>
      </w:r>
      <w:r w:rsidR="00D40828">
        <w:rPr>
          <w:bCs/>
        </w:rPr>
        <w:t xml:space="preserve">accuracy </w:t>
      </w:r>
      <w:r w:rsidR="00AE1451" w:rsidRPr="00054773">
        <w:rPr>
          <w:bCs/>
        </w:rPr>
        <w:t>of LLM</w:t>
      </w:r>
      <w:r>
        <w:rPr>
          <w:bCs/>
        </w:rPr>
        <w:t xml:space="preserve">-estimated </w:t>
      </w:r>
      <w:r w:rsidR="007C3520">
        <w:rPr>
          <w:bCs/>
        </w:rPr>
        <w:t xml:space="preserve">LRs </w:t>
      </w:r>
      <w:r w:rsidR="00AE1451" w:rsidRPr="00054773">
        <w:rPr>
          <w:bCs/>
        </w:rPr>
        <w:t xml:space="preserve">has not been </w:t>
      </w:r>
      <w:r>
        <w:rPr>
          <w:bCs/>
        </w:rPr>
        <w:t>previously</w:t>
      </w:r>
      <w:r w:rsidR="00AE1451" w:rsidRPr="00054773">
        <w:rPr>
          <w:bCs/>
        </w:rPr>
        <w:t xml:space="preserve"> explored.</w:t>
      </w:r>
      <w:r w:rsidR="00C61E8A">
        <w:rPr>
          <w:bCs/>
        </w:rPr>
        <w:t xml:space="preserve"> </w:t>
      </w:r>
      <w:r w:rsidR="00AE1451" w:rsidRPr="00054773">
        <w:rPr>
          <w:bCs/>
        </w:rPr>
        <w:t xml:space="preserve">In this study, we aimed to evaluate the capacity of contemporary </w:t>
      </w:r>
      <w:ins w:id="132" w:author="Rohlfsen, Cory J" w:date="2025-08-29T21:23:00Z" w16du:dateUtc="2025-08-30T02:23:00Z">
        <w:r w:rsidR="009F3B0A">
          <w:rPr>
            <w:bCs/>
          </w:rPr>
          <w:t>LLMs</w:t>
        </w:r>
      </w:ins>
      <w:del w:id="133" w:author="Rohlfsen, Cory J" w:date="2025-08-29T21:23:00Z" w16du:dateUtc="2025-08-30T02:23:00Z">
        <w:r w:rsidR="00AE1451" w:rsidRPr="00054773" w:rsidDel="009F3B0A">
          <w:rPr>
            <w:bCs/>
          </w:rPr>
          <w:delText>large language models</w:delText>
        </w:r>
      </w:del>
      <w:r w:rsidR="00AE1451" w:rsidRPr="00054773">
        <w:rPr>
          <w:bCs/>
        </w:rPr>
        <w:t xml:space="preserve"> to accurately estimate diagnostic </w:t>
      </w:r>
      <w:ins w:id="134" w:author="Rohlfsen, Cory J" w:date="2025-08-29T21:23:00Z" w16du:dateUtc="2025-08-30T02:23:00Z">
        <w:r w:rsidR="009F3B0A">
          <w:rPr>
            <w:bCs/>
          </w:rPr>
          <w:t>LRs</w:t>
        </w:r>
      </w:ins>
      <w:del w:id="135" w:author="Rohlfsen, Cory J" w:date="2025-08-29T21:23:00Z" w16du:dateUtc="2025-08-30T02:23:00Z">
        <w:r w:rsidR="00AE1451" w:rsidRPr="00054773" w:rsidDel="009F3B0A">
          <w:rPr>
            <w:bCs/>
          </w:rPr>
          <w:delText>likelihood ratios</w:delText>
        </w:r>
      </w:del>
      <w:r w:rsidR="00AE1451" w:rsidRPr="00054773">
        <w:rPr>
          <w:bCs/>
        </w:rPr>
        <w:t xml:space="preserve">. Specifically, we compared LLM-generated </w:t>
      </w:r>
      <w:ins w:id="136" w:author="Rohlfsen, Cory J" w:date="2025-08-29T21:25:00Z" w16du:dateUtc="2025-08-30T02:25:00Z">
        <w:r w:rsidR="009F3B0A">
          <w:rPr>
            <w:bCs/>
          </w:rPr>
          <w:t>LRs</w:t>
        </w:r>
      </w:ins>
      <w:del w:id="137" w:author="Rohlfsen, Cory J" w:date="2025-08-29T21:25:00Z" w16du:dateUtc="2025-08-30T02:25:00Z">
        <w:r w:rsidR="00AE1451" w:rsidRPr="00054773" w:rsidDel="009F3B0A">
          <w:rPr>
            <w:bCs/>
          </w:rPr>
          <w:delText>likelihood ratios</w:delText>
        </w:r>
      </w:del>
      <w:r w:rsidR="00AE1451" w:rsidRPr="00054773">
        <w:rPr>
          <w:bCs/>
        </w:rPr>
        <w:t xml:space="preserve"> with empirically reported </w:t>
      </w:r>
      <w:r w:rsidR="00E519AE">
        <w:rPr>
          <w:bCs/>
        </w:rPr>
        <w:t>values</w:t>
      </w:r>
      <w:r w:rsidR="00E519AE" w:rsidRPr="00054773">
        <w:rPr>
          <w:bCs/>
        </w:rPr>
        <w:t xml:space="preserve"> </w:t>
      </w:r>
      <w:r w:rsidR="00AE1451" w:rsidRPr="00054773">
        <w:rPr>
          <w:bCs/>
        </w:rPr>
        <w:t xml:space="preserve">from </w:t>
      </w:r>
      <w:ins w:id="138" w:author="Rohlfsen, Cory J" w:date="2025-08-29T21:25:00Z" w16du:dateUtc="2025-08-30T02:25:00Z">
        <w:r w:rsidR="009F3B0A">
          <w:rPr>
            <w:bCs/>
          </w:rPr>
          <w:t xml:space="preserve">the </w:t>
        </w:r>
      </w:ins>
      <w:r w:rsidR="00AE1451" w:rsidRPr="00054773">
        <w:rPr>
          <w:bCs/>
        </w:rPr>
        <w:t xml:space="preserve">existing literature. </w:t>
      </w:r>
      <w:ins w:id="139" w:author="Rohlfsen, Cory J" w:date="2025-08-29T21:29:00Z" w16du:dateUtc="2025-08-30T02:29:00Z">
        <w:r w:rsidR="00B47C2D">
          <w:rPr>
            <w:bCs/>
          </w:rPr>
          <w:t xml:space="preserve">If the </w:t>
        </w:r>
      </w:ins>
      <w:del w:id="140" w:author="Rohlfsen, Cory J" w:date="2025-08-29T21:29:00Z" w16du:dateUtc="2025-08-30T02:29:00Z">
        <w:r w:rsidR="00AE1451" w:rsidRPr="00054773" w:rsidDel="00B47C2D">
          <w:rPr>
            <w:bCs/>
          </w:rPr>
          <w:delText xml:space="preserve">Understanding the </w:delText>
        </w:r>
      </w:del>
      <w:r w:rsidR="00AE1451" w:rsidRPr="00054773">
        <w:rPr>
          <w:bCs/>
        </w:rPr>
        <w:t xml:space="preserve">accuracy </w:t>
      </w:r>
      <w:del w:id="141" w:author="Rohlfsen, Cory J" w:date="2025-08-29T21:29:00Z" w16du:dateUtc="2025-08-30T02:29:00Z">
        <w:r w:rsidR="00AE1451" w:rsidRPr="00054773" w:rsidDel="00B47C2D">
          <w:rPr>
            <w:bCs/>
          </w:rPr>
          <w:delText xml:space="preserve">and applicability </w:delText>
        </w:r>
      </w:del>
      <w:r w:rsidR="00AE1451" w:rsidRPr="00054773">
        <w:rPr>
          <w:bCs/>
        </w:rPr>
        <w:t xml:space="preserve">of these models in estimating </w:t>
      </w:r>
      <w:ins w:id="142" w:author="Rohlfsen, Cory J" w:date="2025-08-29T21:31:00Z" w16du:dateUtc="2025-08-30T02:31:00Z">
        <w:r w:rsidR="00B47C2D">
          <w:rPr>
            <w:bCs/>
          </w:rPr>
          <w:t xml:space="preserve">known </w:t>
        </w:r>
      </w:ins>
      <w:ins w:id="143" w:author="Rohlfsen, Cory J" w:date="2025-08-29T21:26:00Z" w16du:dateUtc="2025-08-30T02:26:00Z">
        <w:r w:rsidR="009F3B0A">
          <w:rPr>
            <w:bCs/>
          </w:rPr>
          <w:t>LRs</w:t>
        </w:r>
      </w:ins>
      <w:del w:id="144" w:author="Rohlfsen, Cory J" w:date="2025-08-29T21:26:00Z" w16du:dateUtc="2025-08-30T02:26:00Z">
        <w:r w:rsidR="00AE1451" w:rsidRPr="00054773" w:rsidDel="009F3B0A">
          <w:rPr>
            <w:bCs/>
          </w:rPr>
          <w:delText>likelihood ratios</w:delText>
        </w:r>
      </w:del>
      <w:r w:rsidR="00AE1451" w:rsidRPr="00054773">
        <w:rPr>
          <w:bCs/>
        </w:rPr>
        <w:t xml:space="preserve"> </w:t>
      </w:r>
      <w:ins w:id="145" w:author="Rohlfsen, Cory J" w:date="2025-08-29T21:29:00Z" w16du:dateUtc="2025-08-30T02:29:00Z">
        <w:r w:rsidR="00B47C2D">
          <w:rPr>
            <w:bCs/>
          </w:rPr>
          <w:t>was found to be acceptable</w:t>
        </w:r>
      </w:ins>
      <w:ins w:id="146" w:author="Rohlfsen, Cory J" w:date="2025-08-29T21:30:00Z" w16du:dateUtc="2025-08-30T02:30:00Z">
        <w:r w:rsidR="00B47C2D">
          <w:rPr>
            <w:bCs/>
          </w:rPr>
          <w:t xml:space="preserve">, </w:t>
        </w:r>
      </w:ins>
      <w:ins w:id="147" w:author="Rohlfsen, Cory J" w:date="2025-08-29T21:31:00Z" w16du:dateUtc="2025-08-30T02:31:00Z">
        <w:r w:rsidR="00B47C2D">
          <w:rPr>
            <w:bCs/>
          </w:rPr>
          <w:t xml:space="preserve">the natural next step would be to consider situations in which </w:t>
        </w:r>
      </w:ins>
      <w:del w:id="148" w:author="Rohlfsen, Cory J" w:date="2025-08-29T21:31:00Z" w16du:dateUtc="2025-08-30T02:31:00Z">
        <w:r w:rsidR="00AE1451" w:rsidRPr="00054773" w:rsidDel="00B47C2D">
          <w:rPr>
            <w:bCs/>
          </w:rPr>
          <w:delText>could help clinicians leverage</w:delText>
        </w:r>
      </w:del>
      <w:r w:rsidR="00AE1451" w:rsidRPr="00054773">
        <w:rPr>
          <w:bCs/>
        </w:rPr>
        <w:t xml:space="preserve"> under-investigated clinical findings </w:t>
      </w:r>
      <w:ins w:id="149" w:author="Rohlfsen, Cory J" w:date="2025-08-29T21:32:00Z" w16du:dateUtc="2025-08-30T02:32:00Z">
        <w:r w:rsidR="00B47C2D">
          <w:rPr>
            <w:bCs/>
          </w:rPr>
          <w:t xml:space="preserve">(e.g. unknown LRs) could be tested in simulated </w:t>
        </w:r>
      </w:ins>
      <w:ins w:id="150" w:author="Rohlfsen, Cory J" w:date="2025-08-29T23:26:00Z" w16du:dateUtc="2025-08-30T04:26:00Z">
        <w:r w:rsidR="00864C74">
          <w:rPr>
            <w:bCs/>
          </w:rPr>
          <w:t>(</w:t>
        </w:r>
      </w:ins>
      <w:ins w:id="151" w:author="Rohlfsen, Cory J" w:date="2025-08-29T21:32:00Z" w16du:dateUtc="2025-08-30T02:32:00Z">
        <w:r w:rsidR="00B47C2D">
          <w:rPr>
            <w:bCs/>
          </w:rPr>
          <w:t>or real</w:t>
        </w:r>
      </w:ins>
      <w:ins w:id="152" w:author="Rohlfsen, Cory J" w:date="2025-08-29T23:26:00Z" w16du:dateUtc="2025-08-30T04:26:00Z">
        <w:r w:rsidR="00864C74">
          <w:rPr>
            <w:bCs/>
          </w:rPr>
          <w:t>)</w:t>
        </w:r>
      </w:ins>
      <w:ins w:id="153" w:author="Rohlfsen, Cory J" w:date="2025-08-29T21:32:00Z" w16du:dateUtc="2025-08-30T02:32:00Z">
        <w:r w:rsidR="00B47C2D">
          <w:rPr>
            <w:bCs/>
          </w:rPr>
          <w:t xml:space="preserve"> clinical </w:t>
        </w:r>
      </w:ins>
      <w:ins w:id="154" w:author="Rohlfsen, Cory J" w:date="2025-08-29T23:23:00Z" w16du:dateUtc="2025-08-30T04:23:00Z">
        <w:r w:rsidR="00864C74">
          <w:rPr>
            <w:bCs/>
          </w:rPr>
          <w:t xml:space="preserve">and training </w:t>
        </w:r>
      </w:ins>
      <w:ins w:id="155" w:author="Rohlfsen, Cory J" w:date="2025-08-29T21:32:00Z" w16du:dateUtc="2025-08-30T02:32:00Z">
        <w:r w:rsidR="00B47C2D">
          <w:rPr>
            <w:bCs/>
          </w:rPr>
          <w:t xml:space="preserve">contexts. </w:t>
        </w:r>
      </w:ins>
    </w:p>
    <w:p w14:paraId="14BFD085" w14:textId="77777777" w:rsidR="008C0D59" w:rsidRDefault="008C0D59" w:rsidP="00AE1451">
      <w:pPr>
        <w:rPr>
          <w:ins w:id="156" w:author="Rohlfsen, Cory J" w:date="2025-08-29T23:28:00Z" w16du:dateUtc="2025-08-30T04:28:00Z"/>
          <w:bCs/>
        </w:rPr>
      </w:pPr>
    </w:p>
    <w:p w14:paraId="0A86D4FE" w14:textId="4CF7BEE5" w:rsidR="006100A4" w:rsidRDefault="00B47C2D" w:rsidP="006100A4">
      <w:pPr>
        <w:rPr>
          <w:ins w:id="157" w:author="Chong, Paul C" w:date="2025-09-05T17:39:00Z" w16du:dateUtc="2025-09-05T21:39:00Z"/>
          <w:bCs/>
        </w:rPr>
      </w:pPr>
      <w:ins w:id="158" w:author="Rohlfsen, Cory J" w:date="2025-08-29T21:33:00Z" w16du:dateUtc="2025-08-30T02:33:00Z">
        <w:r>
          <w:rPr>
            <w:bCs/>
          </w:rPr>
          <w:t>C</w:t>
        </w:r>
      </w:ins>
      <w:ins w:id="159" w:author="Rohlfsen, Cory J" w:date="2025-08-29T23:24:00Z" w16du:dateUtc="2025-08-30T04:24:00Z">
        <w:r w:rsidR="00864C74">
          <w:rPr>
            <w:bCs/>
          </w:rPr>
          <w:t>an</w:t>
        </w:r>
      </w:ins>
      <w:ins w:id="160" w:author="Rohlfsen, Cory J" w:date="2025-08-29T21:33:00Z" w16du:dateUtc="2025-08-30T02:33:00Z">
        <w:r>
          <w:rPr>
            <w:bCs/>
          </w:rPr>
          <w:t xml:space="preserve"> </w:t>
        </w:r>
      </w:ins>
      <w:ins w:id="161" w:author="Rohlfsen, Cory J" w:date="2025-08-29T23:25:00Z" w16du:dateUtc="2025-08-30T04:25:00Z">
        <w:r w:rsidR="00864C74">
          <w:rPr>
            <w:bCs/>
          </w:rPr>
          <w:t>key</w:t>
        </w:r>
      </w:ins>
      <w:ins w:id="162" w:author="Rohlfsen, Cory J" w:date="2025-08-29T23:27:00Z" w16du:dateUtc="2025-08-30T04:27:00Z">
        <w:r w:rsidR="00864C74">
          <w:rPr>
            <w:bCs/>
          </w:rPr>
          <w:t xml:space="preserve"> clinical</w:t>
        </w:r>
      </w:ins>
      <w:ins w:id="163" w:author="Rohlfsen, Cory J" w:date="2025-08-29T23:25:00Z" w16du:dateUtc="2025-08-30T04:25:00Z">
        <w:r w:rsidR="00864C74">
          <w:rPr>
            <w:bCs/>
          </w:rPr>
          <w:t xml:space="preserve"> features </w:t>
        </w:r>
      </w:ins>
      <w:ins w:id="164" w:author="Rohlfsen, Cory J" w:date="2025-08-29T21:33:00Z" w16du:dateUtc="2025-08-30T02:33:00Z">
        <w:r>
          <w:rPr>
            <w:bCs/>
          </w:rPr>
          <w:t xml:space="preserve">be </w:t>
        </w:r>
      </w:ins>
      <w:ins w:id="165" w:author="Rohlfsen, Cory J" w:date="2025-08-29T23:24:00Z" w16du:dateUtc="2025-08-30T04:24:00Z">
        <w:r w:rsidR="00864C74">
          <w:rPr>
            <w:bCs/>
          </w:rPr>
          <w:t>“</w:t>
        </w:r>
      </w:ins>
      <w:ins w:id="166" w:author="Rohlfsen, Cory J" w:date="2025-08-29T21:33:00Z" w16du:dateUtc="2025-08-30T02:33:00Z">
        <w:r>
          <w:rPr>
            <w:bCs/>
          </w:rPr>
          <w:t>digitalized</w:t>
        </w:r>
      </w:ins>
      <w:ins w:id="167" w:author="Rohlfsen, Cory J" w:date="2025-08-29T23:24:00Z" w16du:dateUtc="2025-08-30T04:24:00Z">
        <w:r w:rsidR="00864C74">
          <w:rPr>
            <w:bCs/>
          </w:rPr>
          <w:t>”</w:t>
        </w:r>
      </w:ins>
      <w:ins w:id="168" w:author="Rohlfsen, Cory J" w:date="2025-08-29T21:33:00Z" w16du:dateUtc="2025-08-30T02:33:00Z">
        <w:r>
          <w:rPr>
            <w:bCs/>
          </w:rPr>
          <w:t xml:space="preserve"> </w:t>
        </w:r>
      </w:ins>
      <w:ins w:id="169" w:author="Rohlfsen, Cory J" w:date="2025-08-29T21:34:00Z" w16du:dateUtc="2025-08-30T02:34:00Z">
        <w:r>
          <w:rPr>
            <w:bCs/>
          </w:rPr>
          <w:t>with</w:t>
        </w:r>
      </w:ins>
      <w:ins w:id="170" w:author="Rohlfsen, Cory J" w:date="2025-08-29T23:24:00Z" w16du:dateUtc="2025-08-30T04:24:00Z">
        <w:r w:rsidR="00864C74">
          <w:rPr>
            <w:bCs/>
          </w:rPr>
          <w:t xml:space="preserve">in a </w:t>
        </w:r>
      </w:ins>
      <w:ins w:id="171" w:author="Rohlfsen, Cory J" w:date="2025-08-29T23:29:00Z" w16du:dateUtc="2025-08-30T04:29:00Z">
        <w:r w:rsidR="008C0D59">
          <w:rPr>
            <w:bCs/>
          </w:rPr>
          <w:t xml:space="preserve">Bayesian </w:t>
        </w:r>
      </w:ins>
      <w:ins w:id="172" w:author="Rohlfsen, Cory J" w:date="2025-08-29T23:24:00Z" w16du:dateUtc="2025-08-30T04:24:00Z">
        <w:r w:rsidR="00864C74">
          <w:rPr>
            <w:bCs/>
          </w:rPr>
          <w:t>analytical</w:t>
        </w:r>
      </w:ins>
      <w:ins w:id="173" w:author="Rohlfsen, Cory J" w:date="2025-08-29T21:35:00Z" w16du:dateUtc="2025-08-30T02:35:00Z">
        <w:r>
          <w:rPr>
            <w:bCs/>
          </w:rPr>
          <w:t xml:space="preserve"> reasoning </w:t>
        </w:r>
      </w:ins>
      <w:ins w:id="174" w:author="Rohlfsen, Cory J" w:date="2025-08-29T23:25:00Z" w16du:dateUtc="2025-08-30T04:25:00Z">
        <w:r w:rsidR="00864C74">
          <w:rPr>
            <w:bCs/>
          </w:rPr>
          <w:t xml:space="preserve">framework to augment our current approach to </w:t>
        </w:r>
      </w:ins>
      <w:ins w:id="175" w:author="Rohlfsen, Cory J" w:date="2025-08-29T23:26:00Z" w16du:dateUtc="2025-08-30T04:26:00Z">
        <w:r w:rsidR="00864C74">
          <w:rPr>
            <w:bCs/>
          </w:rPr>
          <w:t xml:space="preserve">clinical diagnosis? </w:t>
        </w:r>
      </w:ins>
      <w:ins w:id="176" w:author="Rohlfsen, Cory J" w:date="2025-08-29T23:24:00Z" w16du:dateUtc="2025-08-30T04:24:00Z">
        <w:r w:rsidR="00864C74">
          <w:rPr>
            <w:bCs/>
          </w:rPr>
          <w:t xml:space="preserve">How will this affect </w:t>
        </w:r>
      </w:ins>
      <w:ins w:id="177" w:author="Rohlfsen, Cory J" w:date="2025-08-29T23:27:00Z" w16du:dateUtc="2025-08-30T04:27:00Z">
        <w:r w:rsidR="00864C74">
          <w:rPr>
            <w:bCs/>
          </w:rPr>
          <w:t>medical education and skill development</w:t>
        </w:r>
      </w:ins>
      <w:ins w:id="178" w:author="Rohlfsen, Cory J" w:date="2025-08-29T23:30:00Z" w16du:dateUtc="2025-08-30T04:30:00Z">
        <w:r w:rsidR="008C0D59">
          <w:rPr>
            <w:bCs/>
          </w:rPr>
          <w:t xml:space="preserve"> of learners</w:t>
        </w:r>
      </w:ins>
      <w:ins w:id="179" w:author="Rohlfsen, Cory J" w:date="2025-08-29T23:27:00Z" w16du:dateUtc="2025-08-30T04:27:00Z">
        <w:r w:rsidR="00864C74">
          <w:rPr>
            <w:bCs/>
          </w:rPr>
          <w:t xml:space="preserve">? </w:t>
        </w:r>
      </w:ins>
      <w:ins w:id="180" w:author="Rohlfsen, Cory J" w:date="2025-08-29T21:34:00Z" w16du:dateUtc="2025-08-30T02:34:00Z">
        <w:r>
          <w:rPr>
            <w:bCs/>
          </w:rPr>
          <w:t xml:space="preserve">We </w:t>
        </w:r>
      </w:ins>
      <w:ins w:id="181" w:author="Rohlfsen, Cory J" w:date="2025-08-29T23:29:00Z" w16du:dateUtc="2025-08-30T04:29:00Z">
        <w:r w:rsidR="008C0D59">
          <w:rPr>
            <w:bCs/>
          </w:rPr>
          <w:t>explore these questions</w:t>
        </w:r>
      </w:ins>
      <w:ins w:id="182" w:author="Rohlfsen, Cory J" w:date="2025-08-29T23:30:00Z" w16du:dateUtc="2025-08-30T04:30:00Z">
        <w:r w:rsidR="008C0D59">
          <w:rPr>
            <w:bCs/>
          </w:rPr>
          <w:t xml:space="preserve"> after testing current LLM capabilities.</w:t>
        </w:r>
      </w:ins>
      <w:ins w:id="183" w:author="Rohlfsen, Cory J" w:date="2025-08-29T23:29:00Z" w16du:dateUtc="2025-08-30T04:29:00Z">
        <w:r w:rsidR="008C0D59">
          <w:rPr>
            <w:bCs/>
          </w:rPr>
          <w:t xml:space="preserve"> </w:t>
        </w:r>
      </w:ins>
      <w:ins w:id="184" w:author="Rohlfsen, Cory J" w:date="2025-08-29T21:34:00Z" w16du:dateUtc="2025-08-30T02:34:00Z">
        <w:r>
          <w:rPr>
            <w:bCs/>
          </w:rPr>
          <w:t xml:space="preserve"> </w:t>
        </w:r>
      </w:ins>
      <w:del w:id="185" w:author="Rohlfsen, Cory J" w:date="2025-08-29T21:35:00Z" w16du:dateUtc="2025-08-30T02:35:00Z">
        <w:r w:rsidR="00AE1451" w:rsidRPr="00054773" w:rsidDel="00B47C2D">
          <w:rPr>
            <w:bCs/>
          </w:rPr>
          <w:delText xml:space="preserve">and potentially integrate robust quantitative reasoning into everyday </w:delText>
        </w:r>
      </w:del>
      <w:del w:id="186" w:author="Rohlfsen, Cory J" w:date="2025-08-29T21:28:00Z" w16du:dateUtc="2025-08-30T02:28:00Z">
        <w:r w:rsidR="00AE1451" w:rsidRPr="00054773" w:rsidDel="00B47C2D">
          <w:rPr>
            <w:bCs/>
          </w:rPr>
          <w:delText>diagnostic</w:delText>
        </w:r>
      </w:del>
      <w:del w:id="187" w:author="Rohlfsen, Cory J" w:date="2025-08-29T21:35:00Z" w16du:dateUtc="2025-08-30T02:35:00Z">
        <w:r w:rsidR="00AE1451" w:rsidRPr="00054773" w:rsidDel="00B47C2D">
          <w:rPr>
            <w:bCs/>
          </w:rPr>
          <w:delText xml:space="preserve"> practice</w:delText>
        </w:r>
      </w:del>
      <w:del w:id="188" w:author="Rohlfsen, Cory J" w:date="2025-08-29T21:27:00Z" w16du:dateUtc="2025-08-30T02:27:00Z">
        <w:r w:rsidR="001776EC" w:rsidDel="00B47C2D">
          <w:rPr>
            <w:bCs/>
          </w:rPr>
          <w:delText xml:space="preserve"> and medical education</w:delText>
        </w:r>
      </w:del>
      <w:del w:id="189" w:author="Rohlfsen, Cory J" w:date="2025-08-29T21:35:00Z" w16du:dateUtc="2025-08-30T02:35:00Z">
        <w:r w:rsidR="00AE1451" w:rsidRPr="00054773" w:rsidDel="00B47C2D">
          <w:rPr>
            <w:bCs/>
          </w:rPr>
          <w:delText>.</w:delText>
        </w:r>
      </w:del>
      <w:ins w:id="190" w:author="Chong, Paul C" w:date="2025-09-05T17:39:00Z" w16du:dateUtc="2025-09-05T21:39:00Z">
        <w:r w:rsidR="006100A4">
          <w:rPr>
            <w:bCs/>
          </w:rPr>
          <w:t xml:space="preserve"> Our work adds to the work of Goh et al</w:t>
        </w:r>
      </w:ins>
      <w:r w:rsidR="00BA3BA7">
        <w:rPr>
          <w:bCs/>
        </w:rPr>
        <w:fldChar w:fldCharType="begin"/>
      </w:r>
      <w:r w:rsidR="00BA3BA7">
        <w:rPr>
          <w:bCs/>
        </w:rPr>
        <w:instrText xml:space="preserve"> ADDIN ZOTERO_ITEM CSL_CITATION {"citationID":"DS0mCP3t","properties":{"formattedCitation":"\\super 13\\nosupersub{}","plainCitation":"13","noteIndex":0},"citationItems":[{"id":7542,"uris":["http://zotero.org/groups/6032284/items/PVN8HWXX"],"itemData":{"id":7542,"type":"article-journal","abstract":"Large language models (LLMs) have shown promise in their performance on both multiple-choice and open-ended medical reasoning examinations, but it remains unknown whether the use of such tools improves physician diagnostic reasoning.To assess the effect of an LLM on physicians’ diagnostic reasoning compared with conventional resources.A single-blind randomized clinical trial was conducted from November 29 to December 29, 2023. Using remote video conferencing and in-person participation across multiple academic medical institutions, physicians with training in family medicine, internal medicine, or emergency medicine were recruited.Participants were randomized to either access the LLM in addition to conventional diagnostic resources or conventional resources only, stratified by career stage. Participants were allocated 60 minutes to review up to 6 clinical vignettes.The primary outcome was performance on a standardized rubric of diagnostic performance based on differential diagnosis accuracy, appropriateness of supporting and opposing factors, and next diagnostic evaluation steps, validated and graded via blinded expert consensus. Secondary outcomes included time spent per case (in seconds) and final diagnosis accuracy. All analyses followed the intention-to-treat principle. A secondary exploratory analysis evaluated the standalone performance of the LLM by comparing the primary outcomes between the LLM alone group and the conventional resource group.Fifty physicians (26 attendings, 24 residents; median years in practice, 3 [IQR, 2-8]) participated virtually as well as at 1 in-person site. The median diagnostic reasoning score per case was 76% (IQR, 66%-87%) for the LLM group and 74% (IQR, 63%-84%) for the conventional resources-only group, with an adjusted difference of 2 percentage points (95% CI, −4 to 8 percentage points; P = .60). The median time spent per case for the LLM group was 519 (IQR, 371-668) seconds, compared with 565 (IQR, 456-788) seconds for the conventional resources group, with a time difference of −82 (95% CI, −195 to 31; P = .20) seconds.  The LLM alone scored 16 percentage points (95% CI, 2-30 percentage points; P = .03) higher than the conventional resources group.In this trial, the availability of an LLM to physicians as a diagnostic aid did not significantly improve clinical reasoning compared with conventional resources. The LLM alone demonstrated higher performance than both physician groups, indicating the need for technology and workforce development to realize the potential of physician-artificial intelligence collaboration in clinical practice.ClinicalTrials.gov Identifier: NCT06157944","container-title":"JAMA Network Open","DOI":"10.1001/jamanetworkopen.2024.40969","ISSN":"2574-3805","issue":"10","journalAbbreviation":"JAMA Netw Open","page":"e2440969","source":"Silverchair","title":"Large Language Model Influence on Diagnostic Reasoning: A Randomized Clinical Trial","title-short":"Large Language Model Influence on Diagnostic Reasoning","volume":"7","author":[{"family":"Goh","given":"Ethan"},{"family":"Gallo","given":"Robert"},{"family":"Hom","given":"Jason"},{"family":"Strong","given":"Eric"},{"family":"Weng","given":"Yingjie"},{"family":"Kerman","given":"Hannah"},{"family":"Cool","given":"Joséphine A."},{"family":"Kanjee","given":"Zahir"},{"family":"Parsons","given":"Andrew S."},{"family":"Ahuja","given":"Neera"},{"family":"Horvitz","given":"Eric"},{"family":"Yang","given":"Daniel"},{"family":"Milstein","given":"Arnold"},{"family":"Olson","given":"Andrew P. J."},{"family":"Rodman","given":"Adam"},{"family":"Chen","given":"Jonathan H."}],"issued":{"date-parts":[["2024",10,28]]}}}],"schema":"https://github.com/citation-style-language/schema/raw/master/csl-citation.json"} </w:instrText>
      </w:r>
      <w:r w:rsidR="00BA3BA7">
        <w:rPr>
          <w:bCs/>
        </w:rPr>
        <w:fldChar w:fldCharType="separate"/>
      </w:r>
      <w:r w:rsidR="00BA3BA7" w:rsidRPr="00BA3BA7">
        <w:rPr>
          <w:rFonts w:eastAsiaTheme="minorHAnsi"/>
          <w:vertAlign w:val="superscript"/>
          <w14:ligatures w14:val="standardContextual"/>
        </w:rPr>
        <w:t>13</w:t>
      </w:r>
      <w:r w:rsidR="00BA3BA7">
        <w:rPr>
          <w:bCs/>
        </w:rPr>
        <w:fldChar w:fldCharType="end"/>
      </w:r>
      <w:ins w:id="191" w:author="Chong, Paul C" w:date="2025-09-05T17:39:00Z" w16du:dateUtc="2025-09-05T21:39:00Z">
        <w:r w:rsidR="006100A4">
          <w:rPr>
            <w:bCs/>
          </w:rPr>
          <w:t xml:space="preserve"> and others</w:t>
        </w:r>
      </w:ins>
      <w:r w:rsidR="004C5DE3">
        <w:rPr>
          <w:bCs/>
        </w:rPr>
        <w:fldChar w:fldCharType="begin"/>
      </w:r>
      <w:r w:rsidR="004C5DE3">
        <w:rPr>
          <w:bCs/>
        </w:rPr>
        <w:instrText xml:space="preserve"> ADDIN ZOTERO_ITEM CSL_CITATION {"citationID":"FxXHTQcg","properties":{"formattedCitation":"\\super 14\\nosupersub{}","plainCitation":"14","noteIndex":0},"citationItems":[{"id":7543,"uris":["http://zotero.org/groups/6032284/items/A9F468XB"],"itemData":{"id":7543,"type":"article-journal","abstract":"The impressive performance of modern Large Language Models (LLMs) across a wide range of tasks, along with their often non-trivial errors, has garnered unprecedented attention regarding the potential of AI and its impact on everyday life. While considerable effort has been and continues to be dedicated to overcoming the limitations of current models, the potentials and risks of human-LLM collaboration remain largely underexplored. In this perspective, we argue that enhancing the focus on human-LLM interaction should be a primary target for future LLM research. Specifically, we will briefly examine some of the biases that may hinder effective collaboration between humans and machines, explore potential solutions, and discuss two broader goals—mutual understanding and complementary team performance—that, in our view, future research should address to enhance effective human-LLM reasoning and decision-making.","container-title":"Frontiers in Artificial Intelligence","DOI":"10.3389/frai.2024.1464690","ISSN":"2624-8212","journalAbbreviation":"Front. Artif. Intell.","language":"English","note":"publisher: Frontiers","source":"Frontiers","title":"Fostering effective hybrid human-LLM reasoning and decision making","URL":"https://www.frontiersin.org/journals/artificial-intelligence/articles/10.3389/frai.2024.1464690/full","volume":"7","author":[{"family":"Passerini","given":"Andrea"},{"family":"Gema","given":"Aryo"},{"family":"Minervini","given":"Pasquale"},{"family":"Sayin","given":"Burcu"},{"family":"Tentori","given":"Katya"}],"accessed":{"date-parts":[["2025",9,16]]},"issued":{"date-parts":[["2025",1,8]]}}}],"schema":"https://github.com/citation-style-language/schema/raw/master/csl-citation.json"} </w:instrText>
      </w:r>
      <w:r w:rsidR="004C5DE3">
        <w:rPr>
          <w:bCs/>
        </w:rPr>
        <w:fldChar w:fldCharType="separate"/>
      </w:r>
      <w:r w:rsidR="004C5DE3" w:rsidRPr="004C5DE3">
        <w:rPr>
          <w:rFonts w:eastAsiaTheme="minorHAnsi"/>
          <w:vertAlign w:val="superscript"/>
          <w14:ligatures w14:val="standardContextual"/>
        </w:rPr>
        <w:t>14</w:t>
      </w:r>
      <w:r w:rsidR="004C5DE3">
        <w:rPr>
          <w:bCs/>
        </w:rPr>
        <w:fldChar w:fldCharType="end"/>
      </w:r>
      <w:ins w:id="192" w:author="Chong, Paul C" w:date="2025-09-05T17:39:00Z" w16du:dateUtc="2025-09-05T21:39:00Z">
        <w:r w:rsidR="006100A4">
          <w:rPr>
            <w:bCs/>
          </w:rPr>
          <w:t>, who found that the reasoning of LLMs is of merit and deserves further exploration with respect to physician-LLM collaboration in clinical decision-making. By incorporating cutting-edge models, we address limitations of past works</w:t>
        </w:r>
      </w:ins>
      <w:r w:rsidR="004C5DE3">
        <w:rPr>
          <w:bCs/>
        </w:rPr>
        <w:fldChar w:fldCharType="begin"/>
      </w:r>
      <w:r w:rsidR="004C5DE3">
        <w:rPr>
          <w:bCs/>
        </w:rPr>
        <w:instrText xml:space="preserve"> ADDIN ZOTERO_ITEM CSL_CITATION {"citationID":"ErWP7jlB","properties":{"formattedCitation":"\\super 15\\nosupersub{}","plainCitation":"15","noteIndex":0},"citationItems":[{"id":7544,"uris":["http://zotero.org/groups/6032284/items/ZEXNTGGL"],"itemData":{"id":7544,"type":"article-journal","abstract":"Large language models (LLMs) have demonstrated impressive capabilities, but the bar for clinical applications is high. Attempts to assess the clinical knowledge of models typically rely on automated evaluations based on limited benchmarks. Here, to address these limitations, we present MultiMedQA, a benchmark combining six existing medical question answering datasets spanning professional medicine, research and consumer queries and a new dataset of medical questions searched online, HealthSearchQA. We propose a human evaluation framework for model answers along multiple axes including factuality, comprehension, reasoning, possible harm and bias. In addition, we evaluate Pathways Language Model1 (PaLM, a 540-billion parameter LLM) and its instruction-tuned variant, Flan-PaLM2 on MultiMedQA. Using a combination of prompting strategies, Flan-PaLM achieves state-of-the-art accuracy on every MultiMedQA multiple-choice dataset (MedQA3, MedMCQA4, PubMedQA5 and Measuring Massive Multitask Language Understanding (MMLU) clinical topics6), including 67.6% accuracy on MedQA (US Medical Licensing Exam-style questions), surpassing the prior state of the art by more than 17%. However, human evaluation reveals key gaps. To resolve this, we introduce instruction prompt tuning, a parameter-efficient approach for aligning LLMs to new domains using a few exemplars. The resulting model, Med-PaLM, performs encouragingly, but remains inferior to clinicians. We show that comprehension, knowledge recall and reasoning improve with model scale and instruction prompt tuning, suggesting the potential utility of LLMs in medicine. Our human evaluations reveal limitations of today's models, reinforcing the importance of both evaluation frameworks and method development in creating safe, helpful LLMs for clinical applications.","container-title":"Nature","DOI":"10.1038/s41586-023-06291-2","ISSN":"1476-4687","issue":"7972","journalAbbreviation":"Nature","language":"eng","note":"PMID: 37438534\nPMCID: PMC10396962","page":"172-180","source":"PubMed","title":"Large language models encode clinical knowledge","volume":"620","author":[{"family":"Singhal","given":"Karan"},{"family":"Azizi","given":"Shekoofeh"},{"family":"Tu","given":"Tao"},{"family":"Mahdavi","given":"S. Sara"},{"family":"Wei","given":"Jason"},{"family":"Chung","given":"Hyung Won"},{"family":"Scales","given":"Nathan"},{"family":"Tanwani","given":"Ajay"},{"family":"Cole-Lewis","given":"Heather"},{"family":"Pfohl","given":"Stephen"},{"family":"Payne","given":"Perry"},{"family":"Seneviratne","given":"Martin"},{"family":"Gamble","given":"Paul"},{"family":"Kelly","given":"Chris"},{"family":"Babiker","given":"Abubakr"},{"family":"Schärli","given":"Nathanael"},{"family":"Chowdhery","given":"Aakanksha"},{"family":"Mansfield","given":"Philip"},{"family":"Demner-Fushman","given":"Dina"},{"family":"Agüera Y Arcas","given":"Blaise"},{"family":"Webster","given":"Dale"},{"family":"Corrado","given":"Greg S."},{"family":"Matias","given":"Yossi"},{"family":"Chou","given":"Katherine"},{"family":"Gottweis","given":"Juraj"},{"family":"Tomasev","given":"Nenad"},{"family":"Liu","given":"Yun"},{"family":"Rajkomar","given":"Alvin"},{"family":"Barral","given":"Joelle"},{"family":"Semturs","given":"Christopher"},{"family":"Karthikesalingam","given":"Alan"},{"family":"Natarajan","given":"Vivek"}],"issued":{"date-parts":[["2023",8]]}}}],"schema":"https://github.com/citation-style-language/schema/raw/master/csl-citation.json"} </w:instrText>
      </w:r>
      <w:r w:rsidR="004C5DE3">
        <w:rPr>
          <w:bCs/>
        </w:rPr>
        <w:fldChar w:fldCharType="separate"/>
      </w:r>
      <w:r w:rsidR="004C5DE3" w:rsidRPr="004C5DE3">
        <w:rPr>
          <w:rFonts w:eastAsiaTheme="minorHAnsi"/>
          <w:vertAlign w:val="superscript"/>
          <w14:ligatures w14:val="standardContextual"/>
        </w:rPr>
        <w:t>15</w:t>
      </w:r>
      <w:r w:rsidR="004C5DE3">
        <w:rPr>
          <w:bCs/>
        </w:rPr>
        <w:fldChar w:fldCharType="end"/>
      </w:r>
      <w:ins w:id="193" w:author="Chong, Paul C" w:date="2025-09-05T17:39:00Z" w16du:dateUtc="2025-09-05T21:39:00Z">
        <w:r w:rsidR="006100A4">
          <w:rPr>
            <w:bCs/>
          </w:rPr>
          <w:t xml:space="preserve"> and examine the interface of such models with clinician decision-making. </w:t>
        </w:r>
      </w:ins>
    </w:p>
    <w:p w14:paraId="3D79C46A" w14:textId="71A5D948" w:rsidR="00AE1451" w:rsidRDefault="00AE1451" w:rsidP="00AE1451">
      <w:pPr>
        <w:rPr>
          <w:bCs/>
        </w:rPr>
      </w:pPr>
    </w:p>
    <w:p w14:paraId="08F65DD8" w14:textId="77777777" w:rsidR="000371AD" w:rsidRDefault="000371AD" w:rsidP="00AE1451">
      <w:pPr>
        <w:rPr>
          <w:b/>
        </w:rPr>
      </w:pPr>
    </w:p>
    <w:p w14:paraId="7720C214" w14:textId="77777777" w:rsidR="00573BE1" w:rsidRDefault="00573BE1">
      <w:pPr>
        <w:spacing w:after="160" w:line="278" w:lineRule="auto"/>
        <w:rPr>
          <w:b/>
        </w:rPr>
      </w:pPr>
      <w:r>
        <w:rPr>
          <w:b/>
        </w:rPr>
        <w:br w:type="page"/>
      </w:r>
    </w:p>
    <w:p w14:paraId="212D027B" w14:textId="17AA30D9" w:rsidR="00FE0466" w:rsidRDefault="00AE1451" w:rsidP="00AE1451">
      <w:pPr>
        <w:rPr>
          <w:bCs/>
          <w:iCs/>
        </w:rPr>
      </w:pPr>
      <w:r>
        <w:rPr>
          <w:b/>
        </w:rPr>
        <w:t>Methods:</w:t>
      </w:r>
    </w:p>
    <w:p w14:paraId="40B0C924" w14:textId="6280B721" w:rsidR="00FC1DCB" w:rsidRPr="00E519AE" w:rsidRDefault="00FC1DCB" w:rsidP="00E519AE">
      <w:pPr>
        <w:pStyle w:val="p1"/>
      </w:pPr>
      <w:r>
        <w:t>We conducted a comparative study assessing the agreement between diagnostic LRs generated by LLMs and empirically derived LRs reported by theNNT.com (© The NNT Group, 2010–2022). This study utilized publicly available data and did not involve human subjects, thus exempting it from institutional review board oversight.</w:t>
      </w:r>
    </w:p>
    <w:p w14:paraId="65C0DF19" w14:textId="2D5550A2" w:rsidR="00FC1DCB" w:rsidRPr="00631A74" w:rsidRDefault="00AE1451" w:rsidP="00631A74">
      <w:pPr>
        <w:pStyle w:val="Heading3"/>
        <w:rPr>
          <w:iCs/>
        </w:rPr>
      </w:pPr>
      <w:r w:rsidRPr="00054773">
        <w:t>Reference Standard Likelihood Ratios</w:t>
      </w:r>
    </w:p>
    <w:p w14:paraId="1166F6BF" w14:textId="42EDB189" w:rsidR="00AE1451" w:rsidRDefault="00AE1451" w:rsidP="00AE1451">
      <w:pPr>
        <w:rPr>
          <w:bCs/>
        </w:rPr>
      </w:pPr>
      <w:r w:rsidRPr="00054773">
        <w:rPr>
          <w:bCs/>
        </w:rPr>
        <w:t xml:space="preserve">On April 1, 2025, </w:t>
      </w:r>
      <w:r w:rsidR="00FC1DCB">
        <w:rPr>
          <w:bCs/>
        </w:rPr>
        <w:t xml:space="preserve">we compiled </w:t>
      </w:r>
      <w:r w:rsidRPr="00054773">
        <w:rPr>
          <w:bCs/>
        </w:rPr>
        <w:t xml:space="preserve">a reference-standard </w:t>
      </w:r>
      <w:r w:rsidR="00FC1DCB">
        <w:rPr>
          <w:bCs/>
        </w:rPr>
        <w:t>dataset</w:t>
      </w:r>
      <w:r w:rsidR="00FC1DCB" w:rsidRPr="00054773">
        <w:rPr>
          <w:bCs/>
        </w:rPr>
        <w:t xml:space="preserve"> </w:t>
      </w:r>
      <w:r w:rsidRPr="00054773">
        <w:rPr>
          <w:bCs/>
        </w:rPr>
        <w:t>of likelihood ratios (</w:t>
      </w:r>
      <w:proofErr w:type="spellStart"/>
      <w:r w:rsidRPr="00054773">
        <w:rPr>
          <w:bCs/>
        </w:rPr>
        <w:t>LR</w:t>
      </w:r>
      <w:r w:rsidRPr="00054773">
        <w:rPr>
          <w:bCs/>
          <w:vertAlign w:val="subscript"/>
        </w:rPr>
        <w:t>Reported</w:t>
      </w:r>
      <w:proofErr w:type="spellEnd"/>
      <w:r w:rsidRPr="00054773">
        <w:rPr>
          <w:bCs/>
        </w:rPr>
        <w:t>) from the</w:t>
      </w:r>
      <w:r w:rsidR="00FC1DCB" w:rsidRPr="00E519AE">
        <w:rPr>
          <w:bCs/>
        </w:rPr>
        <w:t>NNT.com</w:t>
      </w:r>
      <w:r w:rsidRPr="00054773">
        <w:rPr>
          <w:bCs/>
        </w:rPr>
        <w:t xml:space="preserve"> a </w:t>
      </w:r>
      <w:r w:rsidR="00FC1DCB">
        <w:rPr>
          <w:bCs/>
        </w:rPr>
        <w:t>resource aggregating diagnostic</w:t>
      </w:r>
      <w:r w:rsidRPr="00054773">
        <w:rPr>
          <w:bCs/>
        </w:rPr>
        <w:t xml:space="preserve"> likelihood ratios </w:t>
      </w:r>
      <w:r w:rsidR="00885C0C">
        <w:rPr>
          <w:bCs/>
        </w:rPr>
        <w:t>from published medical</w:t>
      </w:r>
      <w:r w:rsidRPr="00054773">
        <w:rPr>
          <w:bCs/>
        </w:rPr>
        <w:t xml:space="preserve"> literature to assist with diagnostic reasoning. All </w:t>
      </w:r>
      <w:r w:rsidR="00885C0C">
        <w:rPr>
          <w:bCs/>
        </w:rPr>
        <w:t>positive and negative LRs</w:t>
      </w:r>
      <w:r w:rsidRPr="00054773">
        <w:rPr>
          <w:bCs/>
        </w:rPr>
        <w:t xml:space="preserve"> from all conditions listed on theNNT.com were included. </w:t>
      </w:r>
      <w:r w:rsidR="00885C0C">
        <w:rPr>
          <w:bCs/>
        </w:rPr>
        <w:t>For LRs</w:t>
      </w:r>
      <w:r w:rsidR="00516EFB">
        <w:rPr>
          <w:bCs/>
        </w:rPr>
        <w:t xml:space="preserve"> that</w:t>
      </w:r>
      <w:r w:rsidRPr="00054773">
        <w:rPr>
          <w:bCs/>
        </w:rPr>
        <w:t xml:space="preserve"> </w:t>
      </w:r>
      <w:proofErr w:type="spellStart"/>
      <w:r w:rsidR="00885C0C">
        <w:rPr>
          <w:bCs/>
        </w:rPr>
        <w:t>the</w:t>
      </w:r>
      <w:r w:rsidRPr="00054773">
        <w:rPr>
          <w:bCs/>
        </w:rPr>
        <w:t>NNT</w:t>
      </w:r>
      <w:proofErr w:type="spellEnd"/>
      <w:r w:rsidRPr="00054773">
        <w:rPr>
          <w:bCs/>
        </w:rPr>
        <w:t xml:space="preserve"> </w:t>
      </w:r>
      <w:r w:rsidR="00885C0C">
        <w:rPr>
          <w:bCs/>
        </w:rPr>
        <w:t>reported with</w:t>
      </w:r>
      <w:r w:rsidR="00885C0C" w:rsidRPr="00054773">
        <w:rPr>
          <w:bCs/>
        </w:rPr>
        <w:t xml:space="preserve"> </w:t>
      </w:r>
      <w:r w:rsidRPr="00054773">
        <w:rPr>
          <w:bCs/>
        </w:rPr>
        <w:t>a point estimate</w:t>
      </w:r>
      <w:r w:rsidR="00885C0C">
        <w:rPr>
          <w:bCs/>
        </w:rPr>
        <w:t>,</w:t>
      </w:r>
      <w:r w:rsidRPr="00054773">
        <w:rPr>
          <w:bCs/>
        </w:rPr>
        <w:t xml:space="preserve"> </w:t>
      </w:r>
      <w:r w:rsidR="00885C0C">
        <w:rPr>
          <w:bCs/>
        </w:rPr>
        <w:t>we recorded the provided estimate directly</w:t>
      </w:r>
      <w:r w:rsidRPr="00054773">
        <w:rPr>
          <w:bCs/>
        </w:rPr>
        <w:t xml:space="preserve"> (e.g. 1.5, 95% CI 1 - 2 was coded as 1.5). </w:t>
      </w:r>
      <w:r w:rsidR="00885C0C">
        <w:rPr>
          <w:bCs/>
        </w:rPr>
        <w:t xml:space="preserve">When </w:t>
      </w:r>
      <w:r w:rsidRPr="00054773">
        <w:rPr>
          <w:bCs/>
        </w:rPr>
        <w:t xml:space="preserve">only a range was presented, the geometric mean of the </w:t>
      </w:r>
      <w:r w:rsidR="00FC1DCB">
        <w:rPr>
          <w:bCs/>
        </w:rPr>
        <w:t xml:space="preserve">reported </w:t>
      </w:r>
      <w:r w:rsidRPr="00054773">
        <w:rPr>
          <w:bCs/>
        </w:rPr>
        <w:t xml:space="preserve">range was utilized. </w:t>
      </w:r>
      <w:r w:rsidR="00FC1DCB">
        <w:rPr>
          <w:bCs/>
        </w:rPr>
        <w:t xml:space="preserve">LRs were </w:t>
      </w:r>
      <w:r w:rsidR="00885C0C">
        <w:rPr>
          <w:bCs/>
        </w:rPr>
        <w:t xml:space="preserve">initially extracted using an automated </w:t>
      </w:r>
      <w:r w:rsidR="00FC1DCB">
        <w:rPr>
          <w:bCs/>
        </w:rPr>
        <w:t>script</w:t>
      </w:r>
      <w:r w:rsidR="00885C0C">
        <w:rPr>
          <w:bCs/>
        </w:rPr>
        <w:t xml:space="preserve"> and</w:t>
      </w:r>
      <w:r w:rsidR="00FC1DCB">
        <w:rPr>
          <w:bCs/>
        </w:rPr>
        <w:t xml:space="preserve"> then </w:t>
      </w:r>
      <w:r w:rsidRPr="00054773">
        <w:rPr>
          <w:bCs/>
        </w:rPr>
        <w:t xml:space="preserve">manually </w:t>
      </w:r>
      <w:r w:rsidR="00885C0C">
        <w:rPr>
          <w:bCs/>
        </w:rPr>
        <w:t>validated</w:t>
      </w:r>
      <w:r w:rsidRPr="00054773">
        <w:rPr>
          <w:bCs/>
        </w:rPr>
        <w:t xml:space="preserve"> </w:t>
      </w:r>
      <w:r w:rsidR="00E95A18">
        <w:rPr>
          <w:bCs/>
        </w:rPr>
        <w:t>with duplicate independent</w:t>
      </w:r>
      <w:r w:rsidR="00FC1DCB">
        <w:rPr>
          <w:bCs/>
        </w:rPr>
        <w:t xml:space="preserve"> review (PC</w:t>
      </w:r>
      <w:r w:rsidR="00E95A18">
        <w:rPr>
          <w:bCs/>
        </w:rPr>
        <w:t xml:space="preserve"> and BWL</w:t>
      </w:r>
      <w:r w:rsidR="00FC1DCB">
        <w:rPr>
          <w:bCs/>
        </w:rPr>
        <w:t xml:space="preserve">). </w:t>
      </w:r>
      <w:r w:rsidR="00885C0C">
        <w:rPr>
          <w:bCs/>
        </w:rPr>
        <w:t xml:space="preserve">Each LR was categorized as a patient </w:t>
      </w:r>
      <w:r w:rsidRPr="00054773">
        <w:rPr>
          <w:bCs/>
        </w:rPr>
        <w:t>histo</w:t>
      </w:r>
      <w:r w:rsidR="00F826A8">
        <w:rPr>
          <w:bCs/>
        </w:rPr>
        <w:t>rical element</w:t>
      </w:r>
      <w:r w:rsidRPr="00054773">
        <w:rPr>
          <w:bCs/>
        </w:rPr>
        <w:t>,</w:t>
      </w:r>
      <w:r w:rsidR="00885C0C">
        <w:rPr>
          <w:bCs/>
        </w:rPr>
        <w:t xml:space="preserve"> a</w:t>
      </w:r>
      <w:r w:rsidRPr="00054773">
        <w:rPr>
          <w:bCs/>
        </w:rPr>
        <w:t xml:space="preserve"> sign/symptom, </w:t>
      </w:r>
      <w:r w:rsidR="00885C0C">
        <w:rPr>
          <w:bCs/>
        </w:rPr>
        <w:t xml:space="preserve">a </w:t>
      </w:r>
      <w:r w:rsidRPr="00054773">
        <w:rPr>
          <w:bCs/>
        </w:rPr>
        <w:t xml:space="preserve">test </w:t>
      </w:r>
      <w:r w:rsidR="00B531A9">
        <w:rPr>
          <w:bCs/>
        </w:rPr>
        <w:t>result</w:t>
      </w:r>
      <w:r w:rsidRPr="00054773">
        <w:rPr>
          <w:bCs/>
        </w:rPr>
        <w:t>,</w:t>
      </w:r>
      <w:r w:rsidR="0073774E">
        <w:rPr>
          <w:bCs/>
        </w:rPr>
        <w:t xml:space="preserve"> an </w:t>
      </w:r>
      <w:r w:rsidR="0073774E" w:rsidRPr="00054773">
        <w:rPr>
          <w:bCs/>
        </w:rPr>
        <w:t>imaging finding</w:t>
      </w:r>
      <w:r w:rsidR="0073774E">
        <w:rPr>
          <w:bCs/>
        </w:rPr>
        <w:t>,</w:t>
      </w:r>
      <w:r w:rsidRPr="00054773">
        <w:rPr>
          <w:bCs/>
        </w:rPr>
        <w:t xml:space="preserve"> and</w:t>
      </w:r>
      <w:r w:rsidR="0073774E">
        <w:rPr>
          <w:bCs/>
        </w:rPr>
        <w:t>/or</w:t>
      </w:r>
      <w:r w:rsidR="00885C0C">
        <w:rPr>
          <w:bCs/>
        </w:rPr>
        <w:t xml:space="preserve"> a</w:t>
      </w:r>
      <w:r w:rsidRPr="00054773">
        <w:rPr>
          <w:bCs/>
        </w:rPr>
        <w:t xml:space="preserve"> </w:t>
      </w:r>
      <w:r w:rsidR="00B531A9">
        <w:rPr>
          <w:bCs/>
        </w:rPr>
        <w:t>diagnostic adjudication (e.g. “diagnosis based on ultrasound”)</w:t>
      </w:r>
      <w:r w:rsidR="002F0A34">
        <w:rPr>
          <w:bCs/>
        </w:rPr>
        <w:t>.</w:t>
      </w:r>
      <w:r w:rsidR="0080499F">
        <w:rPr>
          <w:bCs/>
        </w:rPr>
        <w:t xml:space="preserve"> Scores (e.g. </w:t>
      </w:r>
      <w:proofErr w:type="spellStart"/>
      <w:r w:rsidR="0080499F">
        <w:rPr>
          <w:bCs/>
        </w:rPr>
        <w:t>Centor</w:t>
      </w:r>
      <w:proofErr w:type="spellEnd"/>
      <w:r w:rsidR="0080499F">
        <w:rPr>
          <w:bCs/>
        </w:rPr>
        <w:t xml:space="preserve"> criteria) were </w:t>
      </w:r>
      <w:r w:rsidR="00233D7E">
        <w:rPr>
          <w:bCs/>
        </w:rPr>
        <w:t>counted as each of the constituent findings.</w:t>
      </w:r>
      <w:r w:rsidR="002F0A34">
        <w:rPr>
          <w:bCs/>
        </w:rPr>
        <w:t xml:space="preserve"> </w:t>
      </w:r>
      <w:r w:rsidR="001776EC">
        <w:rPr>
          <w:bCs/>
        </w:rPr>
        <w:t xml:space="preserve">We qualitatively describe the strength of findings as </w:t>
      </w:r>
      <w:r w:rsidR="006263F0" w:rsidRPr="006263F0">
        <w:rPr>
          <w:bCs/>
        </w:rPr>
        <w:t>strong (LR- ≤ 0.10 or LR+ ≥ 10), moderate ( 0.1 &lt; LR- ≤ 0.2 or  5 ≤ LR+ &lt; 10), weak (0.2 ≤ LR- &lt; 0.5 or 2 ≤ LR+ &lt; 5), or negligible (0.5 &lt; LR &lt; 2)</w:t>
      </w:r>
      <w:r w:rsidR="00B531A9">
        <w:rPr>
          <w:bCs/>
        </w:rPr>
        <w:t>,</w:t>
      </w:r>
      <w:r w:rsidR="00E95A18">
        <w:rPr>
          <w:bCs/>
        </w:rPr>
        <w:t xml:space="preserve"> consistent with prior literature</w:t>
      </w:r>
      <w:r w:rsidR="00E95A18">
        <w:rPr>
          <w:bCs/>
        </w:rPr>
        <w:fldChar w:fldCharType="begin"/>
      </w:r>
      <w:r w:rsidR="004C5DE3">
        <w:rPr>
          <w:bCs/>
        </w:rPr>
        <w:instrText xml:space="preserve"> ADDIN ZOTERO_ITEM CSL_CITATION {"citationID":"puU21urD","properties":{"formattedCitation":"\\super 2,16\\nosupersub{}","plainCitation":"2,16","noteIndex":0},"citationItems":[{"id":7492,"uris":["http://zotero.org/groups/6032284/items/8UTH5NHI"],"itemData":{"id":7492,"type":"article-journal","abstract":"CLINICAL SCENARIOYou are back where we put you in the previous article1 on diagnostic tests in this series on how to use the medical literature: in the library studying an article that will guide you in interpreting ventilation-perfusion (V/Q) lung scans. Using the criteria in Table 1, you have decided that the Prospective Investigation of Pulmonary Diagnosis (PIOPED) study2 will provide you with valid information. Just then, another physician comes looking for an article to help with the interpretation of V/Q scanning. Her patient is a 28-year-old man whose acute onset of shortness of breath and vague chest pain began shortly after completing a 10-hour auto trip. He experienced several episodes of similar discomfort in the past, but none this severe, and is very apprehensive about his symptoms. After a normal physical examination, electrocardiogram and chest radiograph, and blood gas measurements that show a Pco2 of","container-title":"JAMA","DOI":"10.1001/jama.1994.03510330081039","ISSN":"0098-7484","issue":"9","journalAbbreviation":"JAMA","page":"703-707","title":"Users' Guides to the Medical Literature: III. How to Use an Article About a Diagnostic Test B. What Are the Results and Will They Help Me in Caring for My Patients?","volume":"271","author":[{"family":"Jaeschke","given":"Roman"},{"family":"Guyatt","given":"Gordon H."},{"family":"Sackett","given":"David L."},{"family":"Guyatt","given":"Gordon"},{"family":"Bass","given":"Eric"},{"family":"Brill-Edwards","given":"Patrick"},{"family":"Browman","given":"George"},{"family":"Cook","given":"Deborah"},{"family":"Farkouh","given":"Michael"},{"family":"Gerstein","given":"Hertzel"},{"family":"Haynes","given":"Brian"},{"family":"Hayward","given":"Robert"},{"family":"Holbrook","given":"Anne"},{"family":"Juniper","given":"Elizabeth"},{"family":"Lee","given":"Hui"},{"family":"Levine","given":"Mitchell"},{"family":"Moyer","given":"Virginia"},{"family":"Nishikawa","given":"Jim"},{"family":"Oxman","given":"Andrew"},{"family":"Patel","given":"Ameen"},{"family":"Philbrick","given":"John"},{"family":"Richardson","given":"W. Scott"},{"family":"Sauve","given":"Stephane"},{"family":"Sackett","given":"David"},{"family":"Sinclair","given":"Jack"},{"family":"Trout","given":"K.S."},{"family":"Tugwell","given":"Peter"},{"family":"Tunis","given":"Sean"},{"family":"Walter","given":"Stephen"},{"family":"Wilson","given":"Mark"}],"issued":{"date-parts":[["1994",3,2]]}}},{"id":7530,"uris":["http://zotero.org/groups/6032284/items/6A8PJYX2"],"itemData":{"id":7530,"type":"article-journal","abstract":"Summary\nLikelihood ratios can refine clinical diagnosis on the basis of signs and symptoms; however, they are underused for patients' care. A likelihood ratio is the percentage of ill people with a given test result divided by the percentage of well individuals with the same result. Ideally, abnormal test results should be much more typical in ill individuals than in those who are well (high likelihood ratio) and normal test results should be most frequent in well people than in sick people (low likelihood ratio). Likelihood ratios near unity have little effect on decision-making; by contrast, high or low ratios can greatly shift the clinician's estimate of the probability of disease. Likelihood ratios can be calculated not only for dichotomous (positive or negative) tests but also for tests with multiple levels of results, such as creatine kinase or ventilation-perfusion scans. When combined with an accurate clinical diagnosis, likelihood ratios from ancillary tests improve diagnostic accuracy in a synergistic manner.","container-title":"The Lancet","DOI":"10.1016/S0140-6736(05)66422-7","ISSN":"0140-6736","issue":"9469","journalAbbreviation":"The Lancet","note":"PMID: 15850636","page":"1500-1505","title":"Refining clinical diagnosis with likelihood ratios","volume":"365","author":[{"family":"Grimes","given":"David A"},{"family":"Schulz","given":"Kenneth F"}],"issued":{"date-parts":[["2005",4,23]]}}}],"schema":"https://github.com/citation-style-language/schema/raw/master/csl-citation.json"} </w:instrText>
      </w:r>
      <w:r w:rsidR="00E95A18">
        <w:rPr>
          <w:bCs/>
        </w:rPr>
        <w:fldChar w:fldCharType="separate"/>
      </w:r>
      <w:r w:rsidR="004C5DE3" w:rsidRPr="004C5DE3">
        <w:rPr>
          <w:rFonts w:eastAsiaTheme="minorHAnsi"/>
          <w:vertAlign w:val="superscript"/>
          <w14:ligatures w14:val="standardContextual"/>
        </w:rPr>
        <w:t>2,16</w:t>
      </w:r>
      <w:r w:rsidR="00E95A18">
        <w:rPr>
          <w:bCs/>
        </w:rPr>
        <w:fldChar w:fldCharType="end"/>
      </w:r>
      <w:r w:rsidR="006263F0">
        <w:rPr>
          <w:bCs/>
        </w:rPr>
        <w:t>.</w:t>
      </w:r>
    </w:p>
    <w:p w14:paraId="375D67BD" w14:textId="77777777" w:rsidR="006263F0" w:rsidRPr="00054773" w:rsidRDefault="006263F0" w:rsidP="00AE1451">
      <w:pPr>
        <w:rPr>
          <w:bCs/>
        </w:rPr>
      </w:pPr>
    </w:p>
    <w:p w14:paraId="3614B79B" w14:textId="3EEB6269" w:rsidR="00AE1451" w:rsidRPr="00054773" w:rsidRDefault="00AE1451" w:rsidP="00631A74">
      <w:pPr>
        <w:pStyle w:val="Heading3"/>
      </w:pPr>
      <w:r w:rsidRPr="00054773">
        <w:t>Comparator Likelihood Ratios</w:t>
      </w:r>
    </w:p>
    <w:p w14:paraId="53D49451" w14:textId="647BD578" w:rsidR="00AE1451" w:rsidRPr="00E519AE" w:rsidRDefault="004001E8" w:rsidP="00021E32">
      <w:pPr>
        <w:rPr>
          <w:bCs/>
        </w:rPr>
      </w:pPr>
      <w:r>
        <w:rPr>
          <w:bCs/>
        </w:rPr>
        <w:t>O</w:t>
      </w:r>
      <w:r w:rsidRPr="00054773">
        <w:rPr>
          <w:bCs/>
        </w:rPr>
        <w:t>n A</w:t>
      </w:r>
      <w:r w:rsidR="00E95A18">
        <w:rPr>
          <w:bCs/>
        </w:rPr>
        <w:t>ugust</w:t>
      </w:r>
      <w:r w:rsidRPr="00054773">
        <w:rPr>
          <w:bCs/>
        </w:rPr>
        <w:t xml:space="preserve"> </w:t>
      </w:r>
      <w:r w:rsidR="00E95A18">
        <w:rPr>
          <w:bCs/>
        </w:rPr>
        <w:t>25</w:t>
      </w:r>
      <w:r w:rsidRPr="00054773">
        <w:rPr>
          <w:bCs/>
        </w:rPr>
        <w:t>, 2025</w:t>
      </w:r>
      <w:r>
        <w:rPr>
          <w:bCs/>
        </w:rPr>
        <w:t>, we generated c</w:t>
      </w:r>
      <w:r w:rsidRPr="00054773">
        <w:rPr>
          <w:bCs/>
        </w:rPr>
        <w:t xml:space="preserve">omparator </w:t>
      </w:r>
      <w:r w:rsidR="00AE1451" w:rsidRPr="00054773">
        <w:rPr>
          <w:bCs/>
        </w:rPr>
        <w:t>likelihood ratios (LR</w:t>
      </w:r>
      <w:r w:rsidR="00AE1451" w:rsidRPr="00054773">
        <w:rPr>
          <w:bCs/>
          <w:vertAlign w:val="subscript"/>
        </w:rPr>
        <w:t>LLM</w:t>
      </w:r>
      <w:r w:rsidR="00AE1451" w:rsidRPr="00054773">
        <w:rPr>
          <w:bCs/>
        </w:rPr>
        <w:t xml:space="preserve">) for </w:t>
      </w:r>
      <w:r>
        <w:rPr>
          <w:bCs/>
        </w:rPr>
        <w:t>all</w:t>
      </w:r>
      <w:r w:rsidR="00AE1451" w:rsidRPr="00054773">
        <w:rPr>
          <w:bCs/>
        </w:rPr>
        <w:t xml:space="preserve"> findings </w:t>
      </w:r>
      <w:r>
        <w:rPr>
          <w:bCs/>
        </w:rPr>
        <w:t>listed</w:t>
      </w:r>
      <w:r w:rsidRPr="00054773">
        <w:rPr>
          <w:bCs/>
        </w:rPr>
        <w:t xml:space="preserve"> </w:t>
      </w:r>
      <w:r w:rsidR="00AE1451" w:rsidRPr="00054773">
        <w:rPr>
          <w:bCs/>
        </w:rPr>
        <w:t xml:space="preserve">on </w:t>
      </w:r>
      <w:proofErr w:type="spellStart"/>
      <w:r w:rsidR="00AE1451" w:rsidRPr="00054773">
        <w:rPr>
          <w:bCs/>
        </w:rPr>
        <w:t>theNNT</w:t>
      </w:r>
      <w:proofErr w:type="spellEnd"/>
      <w:r w:rsidR="00AE1451" w:rsidRPr="00054773">
        <w:rPr>
          <w:bCs/>
        </w:rPr>
        <w:t xml:space="preserve"> using</w:t>
      </w:r>
      <w:r w:rsidR="00A84CE4">
        <w:rPr>
          <w:bCs/>
        </w:rPr>
        <w:t xml:space="preserve"> a constrained, few-shot prompting procedure. T</w:t>
      </w:r>
      <w:r w:rsidR="00A84CE4" w:rsidRPr="00054773">
        <w:rPr>
          <w:bCs/>
        </w:rPr>
        <w:t xml:space="preserve">o represent a range of </w:t>
      </w:r>
      <w:r w:rsidR="00A84CE4">
        <w:rPr>
          <w:bCs/>
        </w:rPr>
        <w:t xml:space="preserve">model ages, complexity, and </w:t>
      </w:r>
      <w:r w:rsidR="00A84CE4" w:rsidRPr="00054773">
        <w:rPr>
          <w:bCs/>
        </w:rPr>
        <w:t>inference costs</w:t>
      </w:r>
      <w:r w:rsidR="00A84CE4">
        <w:rPr>
          <w:bCs/>
        </w:rPr>
        <w:t>, we queried</w:t>
      </w:r>
      <w:r w:rsidR="00AE1451" w:rsidRPr="00054773">
        <w:rPr>
          <w:bCs/>
        </w:rPr>
        <w:t xml:space="preserve"> </w:t>
      </w:r>
      <w:r>
        <w:rPr>
          <w:bCs/>
        </w:rPr>
        <w:t>three</w:t>
      </w:r>
      <w:r w:rsidR="00AE1451" w:rsidRPr="00054773">
        <w:rPr>
          <w:bCs/>
        </w:rPr>
        <w:t xml:space="preserve"> </w:t>
      </w:r>
      <w:r>
        <w:rPr>
          <w:bCs/>
        </w:rPr>
        <w:t xml:space="preserve">OpenAI </w:t>
      </w:r>
      <w:r w:rsidR="00AE1451" w:rsidRPr="00054773">
        <w:rPr>
          <w:bCs/>
        </w:rPr>
        <w:t xml:space="preserve">LLMs </w:t>
      </w:r>
      <w:r w:rsidR="00885C0C">
        <w:rPr>
          <w:bCs/>
        </w:rPr>
        <w:t>(</w:t>
      </w:r>
      <w:r w:rsidR="00885C0C" w:rsidRPr="00885C0C">
        <w:rPr>
          <w:bCs/>
        </w:rPr>
        <w:t>OpenAI, LP; San Francisco, California, USA</w:t>
      </w:r>
      <w:r w:rsidR="00885C0C">
        <w:rPr>
          <w:bCs/>
        </w:rPr>
        <w:t>)</w:t>
      </w:r>
      <w:r w:rsidR="00A84CE4">
        <w:rPr>
          <w:bCs/>
        </w:rPr>
        <w:t xml:space="preserve"> using the OpenAI API</w:t>
      </w:r>
      <w:r w:rsidR="00AE1451" w:rsidRPr="00054773">
        <w:rPr>
          <w:bCs/>
        </w:rPr>
        <w:t xml:space="preserve">: </w:t>
      </w:r>
      <w:r w:rsidR="00E95A18">
        <w:rPr>
          <w:bCs/>
        </w:rPr>
        <w:t>GPT-</w:t>
      </w:r>
      <w:r w:rsidR="00AE1451" w:rsidRPr="00054773">
        <w:rPr>
          <w:bCs/>
        </w:rPr>
        <w:t>4o (</w:t>
      </w:r>
      <w:r w:rsidR="00885C0C" w:rsidRPr="00885C0C">
        <w:rPr>
          <w:bCs/>
        </w:rPr>
        <w:t>model release</w:t>
      </w:r>
      <w:r w:rsidR="00885C0C">
        <w:rPr>
          <w:bCs/>
        </w:rPr>
        <w:t xml:space="preserve"> </w:t>
      </w:r>
      <w:r w:rsidR="00B531A9">
        <w:rPr>
          <w:bCs/>
        </w:rPr>
        <w:t>Nov</w:t>
      </w:r>
      <w:r w:rsidR="00AE1451" w:rsidRPr="00054773">
        <w:rPr>
          <w:bCs/>
        </w:rPr>
        <w:t xml:space="preserve"> </w:t>
      </w:r>
      <w:r w:rsidR="00B531A9">
        <w:rPr>
          <w:bCs/>
        </w:rPr>
        <w:t>20</w:t>
      </w:r>
      <w:r w:rsidR="00AE1451" w:rsidRPr="00054773">
        <w:rPr>
          <w:bCs/>
        </w:rPr>
        <w:t xml:space="preserve">, 2024), </w:t>
      </w:r>
      <w:r w:rsidR="00B531A9">
        <w:rPr>
          <w:bCs/>
        </w:rPr>
        <w:t>o3</w:t>
      </w:r>
      <w:r w:rsidR="00AE1451" w:rsidRPr="00054773">
        <w:rPr>
          <w:bCs/>
        </w:rPr>
        <w:t xml:space="preserve"> (</w:t>
      </w:r>
      <w:r w:rsidR="00885C0C" w:rsidRPr="00885C0C">
        <w:rPr>
          <w:bCs/>
        </w:rPr>
        <w:t>release</w:t>
      </w:r>
      <w:r w:rsidR="00885C0C">
        <w:rPr>
          <w:bCs/>
        </w:rPr>
        <w:t xml:space="preserve"> </w:t>
      </w:r>
      <w:r w:rsidR="00B531A9">
        <w:rPr>
          <w:bCs/>
        </w:rPr>
        <w:t>Apr</w:t>
      </w:r>
      <w:r w:rsidR="00AE1451" w:rsidRPr="00054773">
        <w:rPr>
          <w:bCs/>
        </w:rPr>
        <w:t xml:space="preserve"> </w:t>
      </w:r>
      <w:r w:rsidR="00B531A9">
        <w:rPr>
          <w:bCs/>
        </w:rPr>
        <w:t>1</w:t>
      </w:r>
      <w:r w:rsidR="00AE1451" w:rsidRPr="00054773">
        <w:rPr>
          <w:bCs/>
        </w:rPr>
        <w:t>6, 202</w:t>
      </w:r>
      <w:r w:rsidR="00B531A9">
        <w:rPr>
          <w:bCs/>
        </w:rPr>
        <w:t>5</w:t>
      </w:r>
      <w:r w:rsidR="00AE1451" w:rsidRPr="00054773">
        <w:rPr>
          <w:bCs/>
        </w:rPr>
        <w:t xml:space="preserve">), and </w:t>
      </w:r>
      <w:r w:rsidR="00B531A9">
        <w:rPr>
          <w:bCs/>
        </w:rPr>
        <w:t>GPT-5</w:t>
      </w:r>
      <w:r w:rsidR="00AE1451" w:rsidRPr="00054773">
        <w:rPr>
          <w:bCs/>
        </w:rPr>
        <w:t xml:space="preserve"> (</w:t>
      </w:r>
      <w:r w:rsidR="00885C0C" w:rsidRPr="00885C0C">
        <w:rPr>
          <w:bCs/>
        </w:rPr>
        <w:t>release</w:t>
      </w:r>
      <w:r w:rsidR="00885C0C">
        <w:rPr>
          <w:bCs/>
        </w:rPr>
        <w:t xml:space="preserve"> </w:t>
      </w:r>
      <w:r w:rsidR="00B531A9">
        <w:rPr>
          <w:bCs/>
        </w:rPr>
        <w:t>Aug</w:t>
      </w:r>
      <w:r w:rsidR="00AE1451" w:rsidRPr="00054773">
        <w:rPr>
          <w:bCs/>
        </w:rPr>
        <w:t xml:space="preserve"> </w:t>
      </w:r>
      <w:r w:rsidR="00B531A9">
        <w:rPr>
          <w:bCs/>
        </w:rPr>
        <w:t>7</w:t>
      </w:r>
      <w:r w:rsidR="00AE1451" w:rsidRPr="00054773">
        <w:rPr>
          <w:bCs/>
        </w:rPr>
        <w:t xml:space="preserve">, 2025). </w:t>
      </w:r>
      <w:r w:rsidR="00A84CE4">
        <w:rPr>
          <w:bCs/>
        </w:rPr>
        <w:t>A full description of the prompting strategy is included in the supplement. In brief, the system prompted defined the LR as ‘</w:t>
      </w:r>
      <w:r w:rsidR="00A84CE4" w:rsidRPr="00A84CE4">
        <w:rPr>
          <w:bCs/>
        </w:rPr>
        <w:t>P(finding | diagnosis) / P(finding | not diagnosis)</w:t>
      </w:r>
      <w:r w:rsidR="00A84CE4">
        <w:rPr>
          <w:bCs/>
        </w:rPr>
        <w:t>’, gave qualitative LR strength descriptions</w:t>
      </w:r>
      <w:r w:rsidR="00A84CE4">
        <w:rPr>
          <w:bCs/>
        </w:rPr>
        <w:fldChar w:fldCharType="begin"/>
      </w:r>
      <w:r w:rsidR="004C5DE3">
        <w:rPr>
          <w:bCs/>
        </w:rPr>
        <w:instrText xml:space="preserve"> ADDIN ZOTERO_ITEM CSL_CITATION {"citationID":"38xqfYyt","properties":{"formattedCitation":"\\super 16\\nosupersub{}","plainCitation":"16","noteIndex":0},"citationItems":[{"id":7492,"uris":["http://zotero.org/groups/6032284/items/8UTH5NHI"],"itemData":{"id":7492,"type":"article-journal","abstract":"CLINICAL SCENARIOYou are back where we put you in the previous article1 on diagnostic tests in this series on how to use the medical literature: in the library studying an article that will guide you in interpreting ventilation-perfusion (V/Q) lung scans. Using the criteria in Table 1, you have decided that the Prospective Investigation of Pulmonary Diagnosis (PIOPED) study2 will provide you with valid information. Just then, another physician comes looking for an article to help with the interpretation of V/Q scanning. Her patient is a 28-year-old man whose acute onset of shortness of breath and vague chest pain began shortly after completing a 10-hour auto trip. He experienced several episodes of similar discomfort in the past, but none this severe, and is very apprehensive about his symptoms. After a normal physical examination, electrocardiogram and chest radiograph, and blood gas measurements that show a Pco2 of","container-title":"JAMA","DOI":"10.1001/jama.1994.03510330081039","ISSN":"0098-7484","issue":"9","journalAbbreviation":"JAMA","page":"703-707","title":"Users' Guides to the Medical Literature: III. How to Use an Article About a Diagnostic Test B. What Are the Results and Will They Help Me in Caring for My Patients?","volume":"271","author":[{"family":"Jaeschke","given":"Roman"},{"family":"Guyatt","given":"Gordon H."},{"family":"Sackett","given":"David L."},{"family":"Guyatt","given":"Gordon"},{"family":"Bass","given":"Eric"},{"family":"Brill-Edwards","given":"Patrick"},{"family":"Browman","given":"George"},{"family":"Cook","given":"Deborah"},{"family":"Farkouh","given":"Michael"},{"family":"Gerstein","given":"Hertzel"},{"family":"Haynes","given":"Brian"},{"family":"Hayward","given":"Robert"},{"family":"Holbrook","given":"Anne"},{"family":"Juniper","given":"Elizabeth"},{"family":"Lee","given":"Hui"},{"family":"Levine","given":"Mitchell"},{"family":"Moyer","given":"Virginia"},{"family":"Nishikawa","given":"Jim"},{"family":"Oxman","given":"Andrew"},{"family":"Patel","given":"Ameen"},{"family":"Philbrick","given":"John"},{"family":"Richardson","given":"W. Scott"},{"family":"Sauve","given":"Stephane"},{"family":"Sackett","given":"David"},{"family":"Sinclair","given":"Jack"},{"family":"Trout","given":"K.S."},{"family":"Tugwell","given":"Peter"},{"family":"Tunis","given":"Sean"},{"family":"Walter","given":"Stephen"},{"family":"Wilson","given":"Mark"}],"issued":{"date-parts":[["1994",3,2]]}}}],"schema":"https://github.com/citation-style-language/schema/raw/master/csl-citation.json"} </w:instrText>
      </w:r>
      <w:r w:rsidR="00A84CE4">
        <w:rPr>
          <w:bCs/>
        </w:rPr>
        <w:fldChar w:fldCharType="separate"/>
      </w:r>
      <w:r w:rsidR="004C5DE3" w:rsidRPr="004C5DE3">
        <w:rPr>
          <w:rFonts w:eastAsiaTheme="minorHAnsi"/>
          <w:vertAlign w:val="superscript"/>
          <w14:ligatures w14:val="standardContextual"/>
        </w:rPr>
        <w:t>16</w:t>
      </w:r>
      <w:r w:rsidR="00A84CE4">
        <w:rPr>
          <w:bCs/>
        </w:rPr>
        <w:fldChar w:fldCharType="end"/>
      </w:r>
      <w:r w:rsidR="00A84CE4">
        <w:rPr>
          <w:bCs/>
        </w:rPr>
        <w:t>, and required a</w:t>
      </w:r>
      <w:r w:rsidR="001C12C5">
        <w:rPr>
          <w:bCs/>
        </w:rPr>
        <w:t>n only-</w:t>
      </w:r>
      <w:r w:rsidR="00A84CE4">
        <w:rPr>
          <w:bCs/>
        </w:rPr>
        <w:t>numerical response. We used 8 (non-reasoning model, GPT-4o) or 2 (reasoning models, o3 and GPT-5) clinician-estimated few-shot example</w:t>
      </w:r>
      <w:r w:rsidR="008452D5">
        <w:rPr>
          <w:bCs/>
        </w:rPr>
        <w:t>s. These were</w:t>
      </w:r>
      <w:r w:rsidR="001C12C5">
        <w:rPr>
          <w:bCs/>
        </w:rPr>
        <w:t xml:space="preserve"> clinician-estimated</w:t>
      </w:r>
      <w:r w:rsidR="00A84CE4">
        <w:rPr>
          <w:bCs/>
        </w:rPr>
        <w:t xml:space="preserve"> finding-</w:t>
      </w:r>
      <w:r w:rsidR="008452D5">
        <w:rPr>
          <w:bCs/>
        </w:rPr>
        <w:t>clinical state-</w:t>
      </w:r>
      <w:r w:rsidR="00A84CE4">
        <w:rPr>
          <w:bCs/>
        </w:rPr>
        <w:t xml:space="preserve">LR </w:t>
      </w:r>
      <w:r w:rsidR="008452D5">
        <w:rPr>
          <w:bCs/>
        </w:rPr>
        <w:t xml:space="preserve">groups </w:t>
      </w:r>
      <w:r w:rsidR="00A84CE4">
        <w:rPr>
          <w:bCs/>
        </w:rPr>
        <w:t xml:space="preserve">that were not in the evaluation set. </w:t>
      </w:r>
      <w:r w:rsidR="00A84CE4">
        <w:t xml:space="preserve">Inference settings were </w:t>
      </w:r>
      <w:r w:rsidR="00A84CE4">
        <w:rPr>
          <w:rStyle w:val="s2"/>
          <w:rFonts w:eastAsiaTheme="majorEastAsia"/>
        </w:rPr>
        <w:t>temperature = 0.2</w:t>
      </w:r>
      <w:r w:rsidR="00A84CE4">
        <w:t xml:space="preserve"> (non</w:t>
      </w:r>
      <w:r w:rsidR="00A84CE4">
        <w:noBreakHyphen/>
        <w:t>reasoning</w:t>
      </w:r>
      <w:r w:rsidR="008452D5">
        <w:t xml:space="preserve"> model</w:t>
      </w:r>
      <w:r w:rsidR="00A84CE4">
        <w:t>) and ‘</w:t>
      </w:r>
      <w:r w:rsidR="00A84CE4">
        <w:rPr>
          <w:rStyle w:val="s2"/>
          <w:rFonts w:eastAsiaTheme="majorEastAsia"/>
        </w:rPr>
        <w:t>reasoning effort’ = "medium"</w:t>
      </w:r>
      <w:r w:rsidR="00A84CE4">
        <w:t xml:space="preserve"> (reasoning</w:t>
      </w:r>
      <w:r w:rsidR="008452D5">
        <w:t xml:space="preserve"> models</w:t>
      </w:r>
      <w:r w:rsidR="00A84CE4">
        <w:t xml:space="preserve">); </w:t>
      </w:r>
      <w:proofErr w:type="spellStart"/>
      <w:proofErr w:type="gramStart"/>
      <w:r w:rsidR="00A84CE4">
        <w:rPr>
          <w:rStyle w:val="s2"/>
          <w:rFonts w:eastAsiaTheme="majorEastAsia"/>
        </w:rPr>
        <w:t>text.verbosity</w:t>
      </w:r>
      <w:proofErr w:type="spellEnd"/>
      <w:proofErr w:type="gramEnd"/>
      <w:r w:rsidR="00A84CE4">
        <w:rPr>
          <w:rStyle w:val="s2"/>
          <w:rFonts w:eastAsiaTheme="majorEastAsia"/>
        </w:rPr>
        <w:t xml:space="preserve"> = "low"</w:t>
      </w:r>
      <w:r w:rsidR="00A84CE4">
        <w:t xml:space="preserve"> was applied where supported (GPT</w:t>
      </w:r>
      <w:r w:rsidR="00A84CE4">
        <w:noBreakHyphen/>
        <w:t>5 only).</w:t>
      </w:r>
      <w:r w:rsidR="008452D5">
        <w:t xml:space="preserve"> </w:t>
      </w:r>
      <w:r w:rsidR="00631A74">
        <w:rPr>
          <w:bCs/>
        </w:rPr>
        <w:t xml:space="preserve">Internet search was not enabled for </w:t>
      </w:r>
      <w:r w:rsidR="008452D5">
        <w:rPr>
          <w:bCs/>
        </w:rPr>
        <w:t>any</w:t>
      </w:r>
      <w:r w:rsidR="00631A74">
        <w:rPr>
          <w:bCs/>
        </w:rPr>
        <w:t xml:space="preserve"> models. No </w:t>
      </w:r>
      <w:r w:rsidR="00F84296">
        <w:rPr>
          <w:bCs/>
        </w:rPr>
        <w:t xml:space="preserve">model </w:t>
      </w:r>
      <w:r w:rsidR="00631A74">
        <w:rPr>
          <w:bCs/>
        </w:rPr>
        <w:t xml:space="preserve">fine-tuning was </w:t>
      </w:r>
      <w:r w:rsidR="00F84296">
        <w:rPr>
          <w:bCs/>
        </w:rPr>
        <w:t>performed</w:t>
      </w:r>
      <w:r w:rsidR="00631A74">
        <w:rPr>
          <w:bCs/>
        </w:rPr>
        <w:t xml:space="preserve">. </w:t>
      </w:r>
    </w:p>
    <w:p w14:paraId="728918C5" w14:textId="77777777" w:rsidR="00A84CE4" w:rsidRPr="00054773" w:rsidRDefault="00A84CE4" w:rsidP="00AE1451">
      <w:pPr>
        <w:rPr>
          <w:bCs/>
        </w:rPr>
      </w:pPr>
    </w:p>
    <w:p w14:paraId="59BC8A2A" w14:textId="77777777" w:rsidR="00AE1451" w:rsidRPr="00054773" w:rsidRDefault="00AE1451" w:rsidP="00631A74">
      <w:pPr>
        <w:pStyle w:val="Heading3"/>
      </w:pPr>
      <w:r w:rsidRPr="00054773">
        <w:t>Statistical Analysis</w:t>
      </w:r>
    </w:p>
    <w:p w14:paraId="236A3C07" w14:textId="5F324043" w:rsidR="0073774E" w:rsidRDefault="002F0A34" w:rsidP="00AE1451">
      <w:pPr>
        <w:rPr>
          <w:bCs/>
        </w:rPr>
      </w:pPr>
      <w:r>
        <w:rPr>
          <w:bCs/>
        </w:rPr>
        <w:t>We assessed</w:t>
      </w:r>
      <w:r w:rsidR="00631A74">
        <w:rPr>
          <w:bCs/>
        </w:rPr>
        <w:t xml:space="preserve"> the</w:t>
      </w:r>
      <w:r>
        <w:rPr>
          <w:bCs/>
        </w:rPr>
        <w:t xml:space="preserve"> agreement between </w:t>
      </w:r>
      <w:r w:rsidR="008452D5">
        <w:rPr>
          <w:bCs/>
        </w:rPr>
        <w:t>reported likelihood ratios (</w:t>
      </w:r>
      <w:proofErr w:type="spellStart"/>
      <w:r w:rsidRPr="00054773">
        <w:rPr>
          <w:bCs/>
        </w:rPr>
        <w:t>LR</w:t>
      </w:r>
      <w:r w:rsidRPr="00054773">
        <w:rPr>
          <w:bCs/>
          <w:vertAlign w:val="subscript"/>
        </w:rPr>
        <w:t>Reported</w:t>
      </w:r>
      <w:proofErr w:type="spellEnd"/>
      <w:r w:rsidR="008452D5">
        <w:rPr>
          <w:bCs/>
        </w:rPr>
        <w:t xml:space="preserve">) </w:t>
      </w:r>
      <w:r w:rsidRPr="00054773">
        <w:rPr>
          <w:bCs/>
        </w:rPr>
        <w:t>and</w:t>
      </w:r>
      <w:r w:rsidR="008452D5">
        <w:rPr>
          <w:bCs/>
        </w:rPr>
        <w:t xml:space="preserve"> LLM-estimated likelihood ratios (</w:t>
      </w:r>
      <w:r w:rsidRPr="00054773">
        <w:rPr>
          <w:bCs/>
        </w:rPr>
        <w:t>LR</w:t>
      </w:r>
      <w:r w:rsidRPr="00054773">
        <w:rPr>
          <w:bCs/>
          <w:vertAlign w:val="subscript"/>
        </w:rPr>
        <w:t>LLM</w:t>
      </w:r>
      <w:r w:rsidR="008452D5">
        <w:rPr>
          <w:bCs/>
        </w:rPr>
        <w:t xml:space="preserve">) </w:t>
      </w:r>
      <w:r>
        <w:rPr>
          <w:bCs/>
        </w:rPr>
        <w:t xml:space="preserve">using </w:t>
      </w:r>
      <w:r w:rsidR="00021E32">
        <w:rPr>
          <w:bCs/>
        </w:rPr>
        <w:t>Bland</w:t>
      </w:r>
      <w:r>
        <w:rPr>
          <w:bCs/>
        </w:rPr>
        <w:t>-</w:t>
      </w:r>
      <w:r w:rsidR="00021E32">
        <w:rPr>
          <w:bCs/>
        </w:rPr>
        <w:t xml:space="preserve">Altman analysis on log-transformed </w:t>
      </w:r>
      <w:r w:rsidR="008452D5">
        <w:rPr>
          <w:bCs/>
        </w:rPr>
        <w:t>values, as strength of evidence is additive on the log scale</w:t>
      </w:r>
      <w:r w:rsidR="003A7106">
        <w:rPr>
          <w:bCs/>
        </w:rPr>
        <w:fldChar w:fldCharType="begin"/>
      </w:r>
      <w:r w:rsidR="004C5DE3">
        <w:rPr>
          <w:bCs/>
        </w:rPr>
        <w:instrText xml:space="preserve"> ADDIN ZOTERO_ITEM CSL_CITATION {"citationID":"CVXc6kaF","properties":{"formattedCitation":"\\super 2,17\\nosupersub{}","plainCitation":"2,17","noteIndex":0},"citationItems":[{"id":7530,"uris":["http://zotero.org/groups/6032284/items/6A8PJYX2"],"itemData":{"id":7530,"type":"article-journal","abstract":"Summary\nLikelihood ratios can refine clinical diagnosis on the basis of signs and symptoms; however, they are underused for patients' care. A likelihood ratio is the percentage of ill people with a given test result divided by the percentage of well individuals with the same result. Ideally, abnormal test results should be much more typical in ill individuals than in those who are well (high likelihood ratio) and normal test results should be most frequent in well people than in sick people (low likelihood ratio). Likelihood ratios near unity have little effect on decision-making; by contrast, high or low ratios can greatly shift the clinician's estimate of the probability of disease. Likelihood ratios can be calculated not only for dichotomous (positive or negative) tests but also for tests with multiple levels of results, such as creatine kinase or ventilation-perfusion scans. When combined with an accurate clinical diagnosis, likelihood ratios from ancillary tests improve diagnostic accuracy in a synergistic manner.","container-title":"The Lancet","DOI":"10.1016/S0140-6736(05)66422-7","ISSN":"0140-6736","issue":"9469","journalAbbreviation":"The Lancet","note":"PMID: 15850636","page":"1500-1505","title":"Refining clinical diagnosis with likelihood ratios","volume":"365","author":[{"family":"Grimes","given":"David A"},{"family":"Schulz","given":"Kenneth F"}],"issued":{"date-parts":[["2005",4,23]]}}},{"id":7529,"uris":["http://zotero.org/groups/6032284/items/MWIA6KVL"],"itemData":{"id":7529,"type":"chapter","container-title":"Bayesian Statistics 2","event-place":"North-Holland","page":"249-270","publisher":"Elsevier Science Publishers","publisher-place":"North-Holland","title":"Weight of Evidence: A Brief Survey","author":[{"family":"Good","given":"Isidore Jacob"}],"issued":{"date-parts":[["1985"]]}}}],"schema":"https://github.com/citation-style-language/schema/raw/master/csl-citation.json"} </w:instrText>
      </w:r>
      <w:r w:rsidR="003A7106">
        <w:rPr>
          <w:bCs/>
        </w:rPr>
        <w:fldChar w:fldCharType="separate"/>
      </w:r>
      <w:r w:rsidR="004C5DE3" w:rsidRPr="004C5DE3">
        <w:rPr>
          <w:rFonts w:eastAsiaTheme="minorHAnsi"/>
          <w:vertAlign w:val="superscript"/>
          <w14:ligatures w14:val="standardContextual"/>
        </w:rPr>
        <w:t>2,17</w:t>
      </w:r>
      <w:r w:rsidR="003A7106">
        <w:rPr>
          <w:bCs/>
        </w:rPr>
        <w:fldChar w:fldCharType="end"/>
      </w:r>
      <w:r w:rsidR="00021E32">
        <w:rPr>
          <w:bCs/>
        </w:rPr>
        <w:t xml:space="preserve">. </w:t>
      </w:r>
      <w:r w:rsidR="00631A74">
        <w:rPr>
          <w:bCs/>
        </w:rPr>
        <w:t>We</w:t>
      </w:r>
      <w:r w:rsidR="006E0680">
        <w:rPr>
          <w:bCs/>
        </w:rPr>
        <w:t xml:space="preserve"> calculated</w:t>
      </w:r>
      <w:r w:rsidR="00631A74">
        <w:rPr>
          <w:bCs/>
        </w:rPr>
        <w:t xml:space="preserve"> multiplicative (ratio)</w:t>
      </w:r>
      <w:r w:rsidR="006E0680">
        <w:rPr>
          <w:bCs/>
        </w:rPr>
        <w:t xml:space="preserve"> </w:t>
      </w:r>
      <w:r w:rsidR="0092442B">
        <w:rPr>
          <w:bCs/>
        </w:rPr>
        <w:t>limits of agreement</w:t>
      </w:r>
      <w:r w:rsidR="00631A74">
        <w:rPr>
          <w:bCs/>
        </w:rPr>
        <w:t xml:space="preserve">, which </w:t>
      </w:r>
      <w:r w:rsidR="0073774E">
        <w:rPr>
          <w:bCs/>
        </w:rPr>
        <w:t>indicate</w:t>
      </w:r>
      <w:r w:rsidR="00631A74">
        <w:rPr>
          <w:bCs/>
        </w:rPr>
        <w:t xml:space="preserve"> the range </w:t>
      </w:r>
      <w:r w:rsidR="0073774E">
        <w:rPr>
          <w:bCs/>
        </w:rPr>
        <w:t xml:space="preserve">within which </w:t>
      </w:r>
      <w:r w:rsidR="00631A74">
        <w:rPr>
          <w:bCs/>
        </w:rPr>
        <w:t>LR</w:t>
      </w:r>
      <w:r w:rsidR="00631A74" w:rsidRPr="00631A74">
        <w:rPr>
          <w:bCs/>
          <w:vertAlign w:val="subscript"/>
        </w:rPr>
        <w:t>LLM</w:t>
      </w:r>
      <w:r w:rsidR="00631A74">
        <w:rPr>
          <w:bCs/>
        </w:rPr>
        <w:t xml:space="preserve"> </w:t>
      </w:r>
      <w:r w:rsidR="0073774E">
        <w:rPr>
          <w:bCs/>
        </w:rPr>
        <w:t xml:space="preserve">is expected to lie within an x-fold difference </w:t>
      </w:r>
      <w:r w:rsidR="00631A74">
        <w:rPr>
          <w:bCs/>
        </w:rPr>
        <w:t xml:space="preserve">of the </w:t>
      </w:r>
      <w:proofErr w:type="spellStart"/>
      <w:r w:rsidR="00631A74">
        <w:rPr>
          <w:bCs/>
        </w:rPr>
        <w:t>LR</w:t>
      </w:r>
      <w:r w:rsidR="00631A74" w:rsidRPr="00631A74">
        <w:rPr>
          <w:bCs/>
          <w:vertAlign w:val="subscript"/>
        </w:rPr>
        <w:t>Reported</w:t>
      </w:r>
      <w:proofErr w:type="spellEnd"/>
      <w:r w:rsidR="00631A74">
        <w:rPr>
          <w:bCs/>
        </w:rPr>
        <w:t xml:space="preserve"> </w:t>
      </w:r>
      <w:r w:rsidR="0073774E">
        <w:rPr>
          <w:bCs/>
        </w:rPr>
        <w:t xml:space="preserve">in </w:t>
      </w:r>
      <w:r w:rsidR="00631A74">
        <w:rPr>
          <w:bCs/>
        </w:rPr>
        <w:t xml:space="preserve">95% </w:t>
      </w:r>
      <w:r w:rsidR="0073774E">
        <w:rPr>
          <w:bCs/>
        </w:rPr>
        <w:t>of cases. 50%, 75%, 90%, and 99% limits of agreement are also tabulated in the supplemental materials.</w:t>
      </w:r>
      <w:r>
        <w:rPr>
          <w:bCs/>
        </w:rPr>
        <w:t xml:space="preserve"> </w:t>
      </w:r>
    </w:p>
    <w:p w14:paraId="7CBF90C6" w14:textId="77777777" w:rsidR="0073774E" w:rsidRDefault="0073774E" w:rsidP="00AE1451">
      <w:pPr>
        <w:rPr>
          <w:bCs/>
        </w:rPr>
      </w:pPr>
    </w:p>
    <w:p w14:paraId="6339AD9D" w14:textId="7C1864AB" w:rsidR="00AE1451" w:rsidRDefault="0073774E" w:rsidP="00AE1451">
      <w:pPr>
        <w:rPr>
          <w:bCs/>
          <w:vertAlign w:val="superscript"/>
        </w:rPr>
      </w:pPr>
      <w:r>
        <w:rPr>
          <w:bCs/>
        </w:rPr>
        <w:t xml:space="preserve">We compared models </w:t>
      </w:r>
      <w:r w:rsidR="00AE1451" w:rsidRPr="00054773">
        <w:rPr>
          <w:bCs/>
        </w:rPr>
        <w:t>using</w:t>
      </w:r>
      <w:r w:rsidR="002D1638">
        <w:rPr>
          <w:bCs/>
        </w:rPr>
        <w:t xml:space="preserve"> paired t-test for mean differences </w:t>
      </w:r>
      <w:r>
        <w:rPr>
          <w:bCs/>
        </w:rPr>
        <w:t xml:space="preserve">(bias) </w:t>
      </w:r>
      <w:r w:rsidR="002D1638">
        <w:rPr>
          <w:bCs/>
        </w:rPr>
        <w:t>and the Morgan-Pittman test for differences in</w:t>
      </w:r>
      <w:r w:rsidR="005C4F23">
        <w:rPr>
          <w:bCs/>
        </w:rPr>
        <w:t xml:space="preserve"> the width (variance) of the</w:t>
      </w:r>
      <w:r w:rsidR="002D1638">
        <w:rPr>
          <w:bCs/>
        </w:rPr>
        <w:t xml:space="preserve"> </w:t>
      </w:r>
      <w:r w:rsidR="00A642A6">
        <w:rPr>
          <w:bCs/>
        </w:rPr>
        <w:t>limits of agreement</w:t>
      </w:r>
      <w:r w:rsidR="002D1638">
        <w:rPr>
          <w:bCs/>
        </w:rPr>
        <w:t>.</w:t>
      </w:r>
      <w:r w:rsidR="00AE1451" w:rsidRPr="00054773">
        <w:rPr>
          <w:bCs/>
        </w:rPr>
        <w:t xml:space="preserve"> </w:t>
      </w:r>
      <w:r w:rsidR="00A642A6">
        <w:rPr>
          <w:bCs/>
        </w:rPr>
        <w:t>Subgroup analy</w:t>
      </w:r>
      <w:r w:rsidR="007117B2">
        <w:rPr>
          <w:bCs/>
        </w:rPr>
        <w:t>s</w:t>
      </w:r>
      <w:r w:rsidR="00A642A6">
        <w:rPr>
          <w:bCs/>
        </w:rPr>
        <w:t>e</w:t>
      </w:r>
      <w:r>
        <w:rPr>
          <w:bCs/>
        </w:rPr>
        <w:t xml:space="preserve">s were conducted by information </w:t>
      </w:r>
      <w:r w:rsidR="00A642A6">
        <w:rPr>
          <w:bCs/>
        </w:rPr>
        <w:t>type</w:t>
      </w:r>
      <w:r w:rsidR="00A642A6" w:rsidRPr="00054773">
        <w:rPr>
          <w:bCs/>
        </w:rPr>
        <w:t xml:space="preserve"> (histor</w:t>
      </w:r>
      <w:r>
        <w:rPr>
          <w:bCs/>
        </w:rPr>
        <w:t>ical element</w:t>
      </w:r>
      <w:r w:rsidR="00A642A6" w:rsidRPr="00054773">
        <w:rPr>
          <w:bCs/>
        </w:rPr>
        <w:t xml:space="preserve">, </w:t>
      </w:r>
      <w:r>
        <w:rPr>
          <w:bCs/>
        </w:rPr>
        <w:t>symptom/</w:t>
      </w:r>
      <w:r w:rsidR="00A642A6" w:rsidRPr="00054773">
        <w:rPr>
          <w:bCs/>
        </w:rPr>
        <w:t>sign, exam finding, test result</w:t>
      </w:r>
      <w:r>
        <w:rPr>
          <w:bCs/>
        </w:rPr>
        <w:t>, or diagnostic adjudication</w:t>
      </w:r>
      <w:r w:rsidR="00A642A6" w:rsidRPr="00054773">
        <w:rPr>
          <w:bCs/>
        </w:rPr>
        <w:t xml:space="preserve">), and </w:t>
      </w:r>
      <w:r>
        <w:rPr>
          <w:bCs/>
        </w:rPr>
        <w:t xml:space="preserve">by direction of </w:t>
      </w:r>
      <w:r w:rsidR="005C4F23">
        <w:rPr>
          <w:bCs/>
        </w:rPr>
        <w:t>evidence (</w:t>
      </w:r>
      <w:r>
        <w:rPr>
          <w:bCs/>
        </w:rPr>
        <w:t xml:space="preserve">positive: </w:t>
      </w:r>
      <w:r w:rsidR="00A642A6" w:rsidRPr="00310D6B">
        <w:rPr>
          <w:bCs/>
        </w:rPr>
        <w:t>LR</w:t>
      </w:r>
      <w:r w:rsidR="005C4F23">
        <w:rPr>
          <w:bCs/>
        </w:rPr>
        <w:t xml:space="preserve"> </w:t>
      </w:r>
      <w:r>
        <w:rPr>
          <w:bCs/>
        </w:rPr>
        <w:t xml:space="preserve">&gt;1; negative: LR &lt; </w:t>
      </w:r>
      <w:r w:rsidR="005C4F23">
        <w:rPr>
          <w:bCs/>
        </w:rPr>
        <w:t>1)</w:t>
      </w:r>
      <w:r w:rsidR="00A642A6">
        <w:rPr>
          <w:bCs/>
        </w:rPr>
        <w:t xml:space="preserve"> using</w:t>
      </w:r>
      <w:r>
        <w:rPr>
          <w:bCs/>
        </w:rPr>
        <w:t xml:space="preserve"> </w:t>
      </w:r>
      <w:r w:rsidR="00FC46F8" w:rsidRPr="005C4F23">
        <w:rPr>
          <w:bCs/>
        </w:rPr>
        <w:t>Welch’s</w:t>
      </w:r>
      <w:r w:rsidR="00A642A6" w:rsidRPr="005C4F23">
        <w:rPr>
          <w:bCs/>
        </w:rPr>
        <w:t xml:space="preserve"> t-test</w:t>
      </w:r>
      <w:r w:rsidR="00AE1451" w:rsidRPr="005C4F23">
        <w:rPr>
          <w:bCs/>
        </w:rPr>
        <w:t xml:space="preserve"> </w:t>
      </w:r>
      <w:r w:rsidR="00393D1C" w:rsidRPr="005C4F23">
        <w:rPr>
          <w:bCs/>
        </w:rPr>
        <w:t xml:space="preserve">for </w:t>
      </w:r>
      <w:r>
        <w:rPr>
          <w:bCs/>
        </w:rPr>
        <w:t>b</w:t>
      </w:r>
      <w:r w:rsidR="00393D1C" w:rsidRPr="005C4F23">
        <w:rPr>
          <w:bCs/>
        </w:rPr>
        <w:t xml:space="preserve">ias </w:t>
      </w:r>
      <w:r w:rsidR="00AE1451" w:rsidRPr="005C4F23">
        <w:rPr>
          <w:bCs/>
        </w:rPr>
        <w:t xml:space="preserve">and </w:t>
      </w:r>
      <w:r w:rsidR="00393D1C" w:rsidRPr="005C4F23">
        <w:rPr>
          <w:bCs/>
        </w:rPr>
        <w:t xml:space="preserve">Levene’s test for </w:t>
      </w:r>
      <w:r>
        <w:rPr>
          <w:bCs/>
        </w:rPr>
        <w:t xml:space="preserve">differences in </w:t>
      </w:r>
      <w:r w:rsidR="00393D1C" w:rsidRPr="005C4F23">
        <w:rPr>
          <w:bCs/>
        </w:rPr>
        <w:t>width</w:t>
      </w:r>
      <w:r w:rsidR="00FC46F8">
        <w:rPr>
          <w:bCs/>
        </w:rPr>
        <w:t xml:space="preserve">. </w:t>
      </w:r>
      <w:r w:rsidR="005C4F23">
        <w:rPr>
          <w:bCs/>
        </w:rPr>
        <w:t>Agreement between qualitative</w:t>
      </w:r>
      <w:r>
        <w:rPr>
          <w:bCs/>
        </w:rPr>
        <w:t xml:space="preserve"> LR strength</w:t>
      </w:r>
      <w:r w:rsidR="005C4F23">
        <w:rPr>
          <w:bCs/>
        </w:rPr>
        <w:t xml:space="preserve"> categories</w:t>
      </w:r>
      <w:r w:rsidR="007117B2">
        <w:rPr>
          <w:bCs/>
        </w:rPr>
        <w:t xml:space="preserve"> (e.g. strong, moderate, weak)</w:t>
      </w:r>
      <w:r>
        <w:rPr>
          <w:bCs/>
        </w:rPr>
        <w:fldChar w:fldCharType="begin"/>
      </w:r>
      <w:r w:rsidR="004C5DE3">
        <w:rPr>
          <w:bCs/>
        </w:rPr>
        <w:instrText xml:space="preserve"> ADDIN ZOTERO_ITEM CSL_CITATION {"citationID":"DfDoJ2Dg","properties":{"formattedCitation":"\\super 2,16\\nosupersub{}","plainCitation":"2,16","noteIndex":0},"citationItems":[{"id":7530,"uris":["http://zotero.org/groups/6032284/items/6A8PJYX2"],"itemData":{"id":7530,"type":"article-journal","abstract":"Summary\nLikelihood ratios can refine clinical diagnosis on the basis of signs and symptoms; however, they are underused for patients' care. A likelihood ratio is the percentage of ill people with a given test result divided by the percentage of well individuals with the same result. Ideally, abnormal test results should be much more typical in ill individuals than in those who are well (high likelihood ratio) and normal test results should be most frequent in well people than in sick people (low likelihood ratio). Likelihood ratios near unity have little effect on decision-making; by contrast, high or low ratios can greatly shift the clinician's estimate of the probability of disease. Likelihood ratios can be calculated not only for dichotomous (positive or negative) tests but also for tests with multiple levels of results, such as creatine kinase or ventilation-perfusion scans. When combined with an accurate clinical diagnosis, likelihood ratios from ancillary tests improve diagnostic accuracy in a synergistic manner.","container-title":"The Lancet","DOI":"10.1016/S0140-6736(05)66422-7","ISSN":"0140-6736","issue":"9469","journalAbbreviation":"The Lancet","note":"PMID: 15850636","page":"1500-1505","title":"Refining clinical diagnosis with likelihood ratios","volume":"365","author":[{"family":"Grimes","given":"David A"},{"family":"Schulz","given":"Kenneth F"}],"issued":{"date-parts":[["2005",4,23]]}}},{"id":7492,"uris":["http://zotero.org/groups/6032284/items/8UTH5NHI"],"itemData":{"id":7492,"type":"article-journal","abstract":"CLINICAL SCENARIOYou are back where we put you in the previous article1 on diagnostic tests in this series on how to use the medical literature: in the library studying an article that will guide you in interpreting ventilation-perfusion (V/Q) lung scans. Using the criteria in Table 1, you have decided that the Prospective Investigation of Pulmonary Diagnosis (PIOPED) study2 will provide you with valid information. Just then, another physician comes looking for an article to help with the interpretation of V/Q scanning. Her patient is a 28-year-old man whose acute onset of shortness of breath and vague chest pain began shortly after completing a 10-hour auto trip. He experienced several episodes of similar discomfort in the past, but none this severe, and is very apprehensive about his symptoms. After a normal physical examination, electrocardiogram and chest radiograph, and blood gas measurements that show a Pco2 of","container-title":"JAMA","DOI":"10.1001/jama.1994.03510330081039","ISSN":"0098-7484","issue":"9","journalAbbreviation":"JAMA","page":"703-707","title":"Users' Guides to the Medical Literature: III. How to Use an Article About a Diagnostic Test B. What Are the Results and Will They Help Me in Caring for My Patients?","volume":"271","author":[{"family":"Jaeschke","given":"Roman"},{"family":"Guyatt","given":"Gordon H."},{"family":"Sackett","given":"David L."},{"family":"Guyatt","given":"Gordon"},{"family":"Bass","given":"Eric"},{"family":"Brill-Edwards","given":"Patrick"},{"family":"Browman","given":"George"},{"family":"Cook","given":"Deborah"},{"family":"Farkouh","given":"Michael"},{"family":"Gerstein","given":"Hertzel"},{"family":"Haynes","given":"Brian"},{"family":"Hayward","given":"Robert"},{"family":"Holbrook","given":"Anne"},{"family":"Juniper","given":"Elizabeth"},{"family":"Lee","given":"Hui"},{"family":"Levine","given":"Mitchell"},{"family":"Moyer","given":"Virginia"},{"family":"Nishikawa","given":"Jim"},{"family":"Oxman","given":"Andrew"},{"family":"Patel","given":"Ameen"},{"family":"Philbrick","given":"John"},{"family":"Richardson","given":"W. Scott"},{"family":"Sauve","given":"Stephane"},{"family":"Sackett","given":"David"},{"family":"Sinclair","given":"Jack"},{"family":"Trout","given":"K.S."},{"family":"Tugwell","given":"Peter"},{"family":"Tunis","given":"Sean"},{"family":"Walter","given":"Stephen"},{"family":"Wilson","given":"Mark"}],"issued":{"date-parts":[["1994",3,2]]}}}],"schema":"https://github.com/citation-style-language/schema/raw/master/csl-citation.json"} </w:instrText>
      </w:r>
      <w:r>
        <w:rPr>
          <w:bCs/>
        </w:rPr>
        <w:fldChar w:fldCharType="separate"/>
      </w:r>
      <w:r w:rsidR="004C5DE3" w:rsidRPr="004C5DE3">
        <w:rPr>
          <w:rFonts w:eastAsiaTheme="minorHAnsi"/>
          <w:vertAlign w:val="superscript"/>
          <w14:ligatures w14:val="standardContextual"/>
        </w:rPr>
        <w:t>2,16</w:t>
      </w:r>
      <w:r>
        <w:rPr>
          <w:bCs/>
        </w:rPr>
        <w:fldChar w:fldCharType="end"/>
      </w:r>
      <w:r>
        <w:rPr>
          <w:bCs/>
        </w:rPr>
        <w:t xml:space="preserve"> </w:t>
      </w:r>
      <w:r w:rsidR="005C4F23">
        <w:rPr>
          <w:bCs/>
        </w:rPr>
        <w:t>was assessed using Cohen’s Kappa with quadratic weight</w:t>
      </w:r>
      <w:r w:rsidR="007117B2">
        <w:rPr>
          <w:bCs/>
        </w:rPr>
        <w:t>s</w:t>
      </w:r>
      <w:r w:rsidR="005C4F23">
        <w:rPr>
          <w:bCs/>
        </w:rPr>
        <w:t>, which penalizes large disagreements more h</w:t>
      </w:r>
      <w:r w:rsidR="007117B2">
        <w:rPr>
          <w:bCs/>
        </w:rPr>
        <w:t>eavily</w:t>
      </w:r>
      <w:r w:rsidR="005C4F23">
        <w:rPr>
          <w:bCs/>
        </w:rPr>
        <w:t xml:space="preserve"> and approximates squared-error on </w:t>
      </w:r>
      <w:r w:rsidR="007117B2">
        <w:rPr>
          <w:bCs/>
        </w:rPr>
        <w:t>the underlying</w:t>
      </w:r>
      <w:r w:rsidR="005C4F23">
        <w:rPr>
          <w:bCs/>
        </w:rPr>
        <w:t xml:space="preserve"> likelihood ratio</w:t>
      </w:r>
      <w:r w:rsidR="007117B2">
        <w:rPr>
          <w:bCs/>
        </w:rPr>
        <w:t xml:space="preserve"> scale</w:t>
      </w:r>
      <w:r w:rsidR="00A6592C">
        <w:rPr>
          <w:bCs/>
        </w:rPr>
        <w:fldChar w:fldCharType="begin"/>
      </w:r>
      <w:r w:rsidR="004C5DE3">
        <w:rPr>
          <w:bCs/>
        </w:rPr>
        <w:instrText xml:space="preserve"> ADDIN ZOTERO_ITEM CSL_CITATION {"citationID":"i8gydlwq","properties":{"formattedCitation":"\\super 18,19\\nosupersub{}","plainCitation":"18,19","noteIndex":0},"citationItems":[{"id":88,"uris":["http://zotero.org/users/10706980/items/3WGV4SR6"],"itemData":{"id":88,"type":"article-journal","container-title":"Psychological bulletin","DOI":"10.1037/h0028106","ISSN":"1939-1455","issue":"5","journalAbbreviation":"Psychological bulletin","note":"publisher: American Psychological Association","page":"323","title":"Large sample standard errors of kappa and weighted kappa.","volume":"72","author":[{"family":"Fleiss","given":"Joseph L"},{"family":"Cohen","given":"Jacob"},{"family":"Everitt","given":"Brian S"}],"issued":{"date-parts":[["1969"]]}}},{"id":7537,"uris":["http://zotero.org/groups/6032284/items/T6A2RBYE"],"itemData":{"id":7537,"type":"article-journal","container-title":"Educational and Psychological Measurement","DOI":"10.1177/001316447303300309","ISSN":"0013-1644","issue":"3","note":"publisher: SAGE Publications Inc","page":"613-619","title":"The Equivalence of Weighted Kappa and the Intraclass Correlation Coefficient as Measures of Reliability","volume":"33","author":[{"family":"Fleiss","given":"Joseph L."},{"family":"Cohen","given":"Jacob"}],"issued":{"date-parts":[["1973",10,1]]}}}],"schema":"https://github.com/citation-style-language/schema/raw/master/csl-citation.json"} </w:instrText>
      </w:r>
      <w:r w:rsidR="00A6592C">
        <w:rPr>
          <w:bCs/>
        </w:rPr>
        <w:fldChar w:fldCharType="separate"/>
      </w:r>
      <w:r w:rsidR="004C5DE3" w:rsidRPr="004C5DE3">
        <w:rPr>
          <w:rFonts w:eastAsiaTheme="minorHAnsi"/>
          <w:vertAlign w:val="superscript"/>
          <w14:ligatures w14:val="standardContextual"/>
        </w:rPr>
        <w:t>18,19</w:t>
      </w:r>
      <w:r w:rsidR="00A6592C">
        <w:rPr>
          <w:bCs/>
        </w:rPr>
        <w:fldChar w:fldCharType="end"/>
      </w:r>
      <w:r w:rsidR="005C4F23">
        <w:rPr>
          <w:bCs/>
        </w:rPr>
        <w:t xml:space="preserve">. </w:t>
      </w:r>
      <w:r w:rsidR="007117B2">
        <w:rPr>
          <w:bCs/>
        </w:rPr>
        <w:t xml:space="preserve">Statistical significance was set at </w:t>
      </w:r>
      <w:r w:rsidR="007117B2" w:rsidRPr="007117B2">
        <w:rPr>
          <w:bCs/>
        </w:rPr>
        <w:t>α</w:t>
      </w:r>
      <w:r w:rsidR="007117B2">
        <w:rPr>
          <w:bCs/>
        </w:rPr>
        <w:t xml:space="preserve"> =</w:t>
      </w:r>
      <w:r w:rsidR="002F0A34">
        <w:rPr>
          <w:bCs/>
        </w:rPr>
        <w:t xml:space="preserve"> 0.05</w:t>
      </w:r>
      <w:r w:rsidR="00FC46F8">
        <w:rPr>
          <w:bCs/>
        </w:rPr>
        <w:t xml:space="preserve"> with</w:t>
      </w:r>
      <w:r w:rsidR="007117B2">
        <w:rPr>
          <w:bCs/>
        </w:rPr>
        <w:t>out</w:t>
      </w:r>
      <w:r w:rsidR="002F0A34">
        <w:rPr>
          <w:bCs/>
        </w:rPr>
        <w:t xml:space="preserve"> adjustment for multiple testing</w:t>
      </w:r>
      <w:r w:rsidR="00FC46F8">
        <w:rPr>
          <w:bCs/>
        </w:rPr>
        <w:t>.</w:t>
      </w:r>
      <w:r w:rsidR="002F0A34">
        <w:rPr>
          <w:b/>
          <w:bCs/>
        </w:rPr>
        <w:t xml:space="preserve"> </w:t>
      </w:r>
      <w:r w:rsidR="00AE1451" w:rsidRPr="00054773">
        <w:rPr>
          <w:bCs/>
        </w:rPr>
        <w:t xml:space="preserve">Analyses were </w:t>
      </w:r>
      <w:r w:rsidR="007117B2">
        <w:rPr>
          <w:bCs/>
        </w:rPr>
        <w:t>conducted in</w:t>
      </w:r>
      <w:r w:rsidR="00AE1451" w:rsidRPr="00054773">
        <w:rPr>
          <w:bCs/>
        </w:rPr>
        <w:t xml:space="preserve"> Python 3.</w:t>
      </w:r>
      <w:r w:rsidR="007117B2">
        <w:rPr>
          <w:bCs/>
        </w:rPr>
        <w:t>11</w:t>
      </w:r>
      <w:r w:rsidR="00AE1451" w:rsidRPr="00054773">
        <w:rPr>
          <w:bCs/>
        </w:rPr>
        <w:t>.</w:t>
      </w:r>
      <w:r w:rsidR="007117B2">
        <w:rPr>
          <w:bCs/>
        </w:rPr>
        <w:t>11</w:t>
      </w:r>
      <w:r w:rsidR="00441FE8">
        <w:rPr>
          <w:bCs/>
        </w:rPr>
        <w:t xml:space="preserve"> </w:t>
      </w:r>
      <w:r w:rsidR="00AE1451" w:rsidRPr="00054773">
        <w:rPr>
          <w:bCs/>
        </w:rPr>
        <w:t>and Microsoft Excel</w:t>
      </w:r>
      <w:r w:rsidR="00516EFB">
        <w:rPr>
          <w:bCs/>
        </w:rPr>
        <w:t>.</w:t>
      </w:r>
      <w:r w:rsidR="005C4F23">
        <w:rPr>
          <w:bCs/>
        </w:rPr>
        <w:t xml:space="preserve"> </w:t>
      </w:r>
      <w:r w:rsidR="007117B2">
        <w:rPr>
          <w:bCs/>
        </w:rPr>
        <w:t>C</w:t>
      </w:r>
      <w:r w:rsidR="005C4F23">
        <w:rPr>
          <w:bCs/>
        </w:rPr>
        <w:t xml:space="preserve">ode is available at </w:t>
      </w:r>
      <w:hyperlink r:id="rId11" w:history="1">
        <w:r w:rsidR="007117B2" w:rsidRPr="00165AC6">
          <w:rPr>
            <w:rStyle w:val="Hyperlink"/>
            <w:bCs/>
          </w:rPr>
          <w:t>https://github.com/reblocke/llm_estimate_lrs</w:t>
        </w:r>
      </w:hyperlink>
      <w:r w:rsidR="007117B2">
        <w:rPr>
          <w:bCs/>
        </w:rPr>
        <w:t xml:space="preserve"> .</w:t>
      </w:r>
    </w:p>
    <w:p w14:paraId="691E8842" w14:textId="77777777" w:rsidR="00353A65" w:rsidRDefault="00353A65" w:rsidP="00AE1451">
      <w:pPr>
        <w:rPr>
          <w:bCs/>
          <w:vertAlign w:val="superscript"/>
        </w:rPr>
      </w:pPr>
    </w:p>
    <w:p w14:paraId="43FAB39C" w14:textId="77777777" w:rsidR="000371AD" w:rsidRDefault="000371AD" w:rsidP="00AE1451">
      <w:pPr>
        <w:rPr>
          <w:b/>
        </w:rPr>
      </w:pPr>
    </w:p>
    <w:p w14:paraId="474A504A" w14:textId="77777777" w:rsidR="00573BE1" w:rsidRDefault="00573BE1">
      <w:pPr>
        <w:spacing w:after="160" w:line="278" w:lineRule="auto"/>
        <w:rPr>
          <w:rFonts w:cstheme="majorBidi"/>
          <w:b/>
          <w:color w:val="0D0D0D" w:themeColor="text1" w:themeTint="F2"/>
          <w:szCs w:val="40"/>
        </w:rPr>
      </w:pPr>
      <w:r>
        <w:br w:type="page"/>
      </w:r>
    </w:p>
    <w:p w14:paraId="6EC0CB5F" w14:textId="3EC283E2" w:rsidR="00AE1451" w:rsidRDefault="00AE1451" w:rsidP="00E519AE">
      <w:pPr>
        <w:pStyle w:val="Heading1"/>
        <w:rPr>
          <w:rFonts w:eastAsia="Times New Roman"/>
          <w:bCs/>
        </w:rPr>
      </w:pPr>
      <w:r>
        <w:rPr>
          <w:rFonts w:eastAsia="Times New Roman"/>
        </w:rPr>
        <w:t>Results:</w:t>
      </w:r>
    </w:p>
    <w:p w14:paraId="2C3F028F" w14:textId="17BC6553" w:rsidR="004F493B" w:rsidRDefault="00AE1451" w:rsidP="00AE1451">
      <w:pPr>
        <w:rPr>
          <w:bCs/>
        </w:rPr>
      </w:pPr>
      <w:r w:rsidRPr="00054773">
        <w:rPr>
          <w:bCs/>
        </w:rPr>
        <w:t xml:space="preserve">700 </w:t>
      </w:r>
      <w:proofErr w:type="spellStart"/>
      <w:r w:rsidRPr="00054773">
        <w:rPr>
          <w:bCs/>
        </w:rPr>
        <w:t>LR</w:t>
      </w:r>
      <w:r w:rsidR="00F826A8" w:rsidRPr="00054773">
        <w:rPr>
          <w:bCs/>
          <w:vertAlign w:val="subscript"/>
        </w:rPr>
        <w:t>Reported</w:t>
      </w:r>
      <w:proofErr w:type="spellEnd"/>
      <w:r w:rsidRPr="00054773">
        <w:rPr>
          <w:bCs/>
        </w:rPr>
        <w:t xml:space="preserve"> exploring the 30 available medical conditions </w:t>
      </w:r>
      <w:r w:rsidR="00BB7855">
        <w:rPr>
          <w:bCs/>
        </w:rPr>
        <w:t xml:space="preserve">were compiled </w:t>
      </w:r>
      <w:r w:rsidRPr="00054773">
        <w:rPr>
          <w:bCs/>
        </w:rPr>
        <w:t>from theNNT.com</w:t>
      </w:r>
      <w:r w:rsidR="00BB7855">
        <w:rPr>
          <w:bCs/>
        </w:rPr>
        <w:t xml:space="preserve">. </w:t>
      </w:r>
      <w:r w:rsidR="00F826A8">
        <w:rPr>
          <w:bCs/>
        </w:rPr>
        <w:t>Signs/symptoms were the most common type of LR (5</w:t>
      </w:r>
      <w:r w:rsidR="00D8035C">
        <w:rPr>
          <w:bCs/>
        </w:rPr>
        <w:t>9</w:t>
      </w:r>
      <w:r w:rsidR="00F826A8">
        <w:rPr>
          <w:bCs/>
        </w:rPr>
        <w:t>%, n=4</w:t>
      </w:r>
      <w:r w:rsidR="00D8035C">
        <w:rPr>
          <w:bCs/>
        </w:rPr>
        <w:t>16</w:t>
      </w:r>
      <w:r w:rsidR="00F826A8">
        <w:rPr>
          <w:bCs/>
        </w:rPr>
        <w:t>), followed by historical element (1</w:t>
      </w:r>
      <w:r w:rsidR="00D8035C">
        <w:rPr>
          <w:bCs/>
        </w:rPr>
        <w:t>9</w:t>
      </w:r>
      <w:proofErr w:type="gramStart"/>
      <w:r w:rsidR="00F826A8">
        <w:rPr>
          <w:bCs/>
        </w:rPr>
        <w:t>% ,</w:t>
      </w:r>
      <w:proofErr w:type="gramEnd"/>
      <w:r w:rsidR="00F826A8">
        <w:rPr>
          <w:bCs/>
        </w:rPr>
        <w:t xml:space="preserve"> n=1</w:t>
      </w:r>
      <w:r w:rsidR="00D8035C">
        <w:rPr>
          <w:bCs/>
        </w:rPr>
        <w:t>34</w:t>
      </w:r>
      <w:r w:rsidR="00F826A8">
        <w:rPr>
          <w:bCs/>
        </w:rPr>
        <w:t>) and test result</w:t>
      </w:r>
      <w:r w:rsidR="00D8035C">
        <w:rPr>
          <w:bCs/>
        </w:rPr>
        <w:t>s</w:t>
      </w:r>
      <w:r w:rsidR="00F826A8">
        <w:rPr>
          <w:bCs/>
        </w:rPr>
        <w:t xml:space="preserve"> (1</w:t>
      </w:r>
      <w:r w:rsidR="00D8035C">
        <w:rPr>
          <w:bCs/>
        </w:rPr>
        <w:t>6</w:t>
      </w:r>
      <w:proofErr w:type="gramStart"/>
      <w:r w:rsidR="00F826A8">
        <w:rPr>
          <w:bCs/>
        </w:rPr>
        <w:t>% ,</w:t>
      </w:r>
      <w:proofErr w:type="gramEnd"/>
      <w:r w:rsidR="00F826A8">
        <w:rPr>
          <w:bCs/>
        </w:rPr>
        <w:t xml:space="preserve"> n=</w:t>
      </w:r>
      <w:r w:rsidR="00D8035C">
        <w:rPr>
          <w:bCs/>
        </w:rPr>
        <w:t>110</w:t>
      </w:r>
      <w:r w:rsidR="00F826A8">
        <w:rPr>
          <w:bCs/>
        </w:rPr>
        <w:t xml:space="preserve">) </w:t>
      </w:r>
    </w:p>
    <w:p w14:paraId="4ABA0F79" w14:textId="77777777" w:rsidR="004F493B" w:rsidRDefault="004F493B" w:rsidP="00AE1451">
      <w:pPr>
        <w:rPr>
          <w:bCs/>
        </w:rPr>
      </w:pPr>
    </w:p>
    <w:p w14:paraId="0E8DADDC" w14:textId="3187E51D" w:rsidR="003C0664" w:rsidRDefault="003C0664" w:rsidP="00AE1451">
      <w:pPr>
        <w:rPr>
          <w:bCs/>
        </w:rPr>
      </w:pPr>
      <w:proofErr w:type="spellStart"/>
      <w:r>
        <w:rPr>
          <w:bCs/>
        </w:rPr>
        <w:t>LR</w:t>
      </w:r>
      <w:r w:rsidR="004F493B" w:rsidRPr="004F493B">
        <w:rPr>
          <w:bCs/>
          <w:vertAlign w:val="subscript"/>
        </w:rPr>
        <w:t>Reported</w:t>
      </w:r>
      <w:r>
        <w:rPr>
          <w:bCs/>
        </w:rPr>
        <w:t>’s</w:t>
      </w:r>
      <w:proofErr w:type="spellEnd"/>
      <w:r>
        <w:rPr>
          <w:bCs/>
        </w:rPr>
        <w:t xml:space="preserve"> ranged from 0.01 to 145.9, with a median of 1 (interquartile range 0.7 to 2.2)</w:t>
      </w:r>
      <w:r w:rsidR="001969C2">
        <w:rPr>
          <w:bCs/>
        </w:rPr>
        <w:t xml:space="preserve"> and a geometric mean of 1.21</w:t>
      </w:r>
      <w:r>
        <w:rPr>
          <w:bCs/>
        </w:rPr>
        <w:t>.</w:t>
      </w:r>
      <w:r w:rsidR="004B6E17">
        <w:rPr>
          <w:bCs/>
        </w:rPr>
        <w:t xml:space="preserve"> Figure 1 shows the distribution of strength of evidence</w:t>
      </w:r>
      <w:r w:rsidR="00B20E59">
        <w:rPr>
          <w:bCs/>
        </w:rPr>
        <w:t xml:space="preserve"> in the </w:t>
      </w:r>
      <w:proofErr w:type="spellStart"/>
      <w:r w:rsidR="00B20E59" w:rsidRPr="00054773">
        <w:rPr>
          <w:bCs/>
        </w:rPr>
        <w:t>LR</w:t>
      </w:r>
      <w:r w:rsidR="00B20E59" w:rsidRPr="00054773">
        <w:rPr>
          <w:bCs/>
          <w:vertAlign w:val="subscript"/>
        </w:rPr>
        <w:t>Reported</w:t>
      </w:r>
      <w:proofErr w:type="spellEnd"/>
      <w:r w:rsidR="00B20E59" w:rsidRPr="00B20E59">
        <w:rPr>
          <w:bCs/>
        </w:rPr>
        <w:t>.</w:t>
      </w:r>
      <w:r>
        <w:rPr>
          <w:bCs/>
        </w:rPr>
        <w:t xml:space="preserve"> </w:t>
      </w:r>
      <w:r w:rsidR="006263F0">
        <w:rPr>
          <w:bCs/>
        </w:rPr>
        <w:t>Most</w:t>
      </w:r>
      <w:r w:rsidR="004F493B">
        <w:rPr>
          <w:bCs/>
        </w:rPr>
        <w:t xml:space="preserve"> (n=400)</w:t>
      </w:r>
      <w:r w:rsidR="006263F0">
        <w:rPr>
          <w:bCs/>
        </w:rPr>
        <w:t xml:space="preserve"> </w:t>
      </w:r>
      <w:r w:rsidR="000902D7">
        <w:rPr>
          <w:bCs/>
        </w:rPr>
        <w:t>findings</w:t>
      </w:r>
      <w:r w:rsidR="006263F0">
        <w:rPr>
          <w:bCs/>
        </w:rPr>
        <w:t xml:space="preserve"> </w:t>
      </w:r>
      <w:r w:rsidR="004F493B">
        <w:rPr>
          <w:bCs/>
        </w:rPr>
        <w:t>offered</w:t>
      </w:r>
      <w:r w:rsidR="006263F0">
        <w:rPr>
          <w:bCs/>
        </w:rPr>
        <w:t xml:space="preserve"> negligible strength</w:t>
      </w:r>
      <w:r w:rsidR="004F493B">
        <w:rPr>
          <w:bCs/>
        </w:rPr>
        <w:t xml:space="preserve"> of evidence</w:t>
      </w:r>
      <w:r w:rsidR="006263F0">
        <w:rPr>
          <w:bCs/>
        </w:rPr>
        <w:t xml:space="preserve"> (0.5 &lt; LR &lt; 2; 56.5%), </w:t>
      </w:r>
      <w:r w:rsidR="002F2624">
        <w:rPr>
          <w:bCs/>
        </w:rPr>
        <w:t>with the next mos</w:t>
      </w:r>
      <w:r w:rsidR="000902D7">
        <w:rPr>
          <w:bCs/>
        </w:rPr>
        <w:t>t common being weak evidence in favor of a diagnosis (</w:t>
      </w:r>
      <w:r w:rsidR="004F493B">
        <w:rPr>
          <w:bCs/>
        </w:rPr>
        <w:t xml:space="preserve">n=120, </w:t>
      </w:r>
      <w:r w:rsidR="000902D7">
        <w:rPr>
          <w:bCs/>
        </w:rPr>
        <w:t>17.4%), weak evidence against (</w:t>
      </w:r>
      <w:r w:rsidR="004F493B">
        <w:rPr>
          <w:bCs/>
        </w:rPr>
        <w:t xml:space="preserve">n=60, </w:t>
      </w:r>
      <w:r w:rsidR="000902D7">
        <w:rPr>
          <w:bCs/>
        </w:rPr>
        <w:t>8.7%) and moderate evidence for (</w:t>
      </w:r>
      <w:r w:rsidR="004F493B">
        <w:rPr>
          <w:bCs/>
        </w:rPr>
        <w:t xml:space="preserve">n=52, </w:t>
      </w:r>
      <w:r w:rsidR="000902D7">
        <w:rPr>
          <w:bCs/>
        </w:rPr>
        <w:t>7.5%)</w:t>
      </w:r>
      <w:r w:rsidR="00D53802">
        <w:rPr>
          <w:bCs/>
        </w:rPr>
        <w:t>.</w:t>
      </w:r>
      <w:r w:rsidR="00BC5475">
        <w:rPr>
          <w:bCs/>
        </w:rPr>
        <w:t xml:space="preserve"> Diagnoses tended to provide the strongest evidence, while signs/symptoms were the weakest (Supplemental Table 1</w:t>
      </w:r>
      <w:r w:rsidR="00BC5475" w:rsidRPr="004B6E17">
        <w:rPr>
          <w:bCs/>
        </w:rPr>
        <w:t>).</w:t>
      </w:r>
    </w:p>
    <w:p w14:paraId="4E22864B" w14:textId="77777777" w:rsidR="004F493B" w:rsidRDefault="004F493B" w:rsidP="00AE1451">
      <w:pPr>
        <w:rPr>
          <w:bCs/>
        </w:rPr>
      </w:pPr>
    </w:p>
    <w:p w14:paraId="2148E213" w14:textId="346065D3" w:rsidR="00B20E59" w:rsidRPr="000902D7" w:rsidRDefault="00B20E59" w:rsidP="00AE1451">
      <w:pPr>
        <w:rPr>
          <w:bCs/>
        </w:rPr>
      </w:pPr>
      <w:r w:rsidRPr="00B20E59">
        <w:rPr>
          <w:b/>
        </w:rPr>
        <w:t>Figure 1</w:t>
      </w:r>
      <w:r w:rsidR="000902D7">
        <w:rPr>
          <w:b/>
        </w:rPr>
        <w:t xml:space="preserve">: </w:t>
      </w:r>
      <w:r w:rsidR="000902D7">
        <w:rPr>
          <w:bCs/>
        </w:rPr>
        <w:t xml:space="preserve">Distribution of </w:t>
      </w:r>
      <w:r w:rsidR="004F493B">
        <w:rPr>
          <w:bCs/>
        </w:rPr>
        <w:t>l</w:t>
      </w:r>
      <w:r w:rsidR="000902D7">
        <w:rPr>
          <w:bCs/>
        </w:rPr>
        <w:t>ikelihood ratios reported in the literature</w:t>
      </w:r>
      <w:r w:rsidR="004F493B">
        <w:rPr>
          <w:bCs/>
        </w:rPr>
        <w:t>, as collected from theNNT.com</w:t>
      </w:r>
      <w:r w:rsidR="000902D7">
        <w:rPr>
          <w:bCs/>
        </w:rPr>
        <w:t xml:space="preserve">. Background shading represents strong, moderate, weak, and </w:t>
      </w:r>
      <w:r w:rsidR="00516EFB">
        <w:rPr>
          <w:bCs/>
        </w:rPr>
        <w:t>negligible</w:t>
      </w:r>
      <w:r w:rsidR="000902D7">
        <w:rPr>
          <w:bCs/>
        </w:rPr>
        <w:t xml:space="preserve"> </w:t>
      </w:r>
      <w:r w:rsidR="004F493B">
        <w:rPr>
          <w:bCs/>
        </w:rPr>
        <w:t xml:space="preserve">strength of </w:t>
      </w:r>
      <w:r w:rsidR="000902D7">
        <w:rPr>
          <w:bCs/>
        </w:rPr>
        <w:t>evidence</w:t>
      </w:r>
      <w:r w:rsidR="00BC5475">
        <w:rPr>
          <w:bCs/>
        </w:rPr>
        <w:t xml:space="preserve"> categories</w:t>
      </w:r>
      <w:r w:rsidR="001969C2">
        <w:rPr>
          <w:bCs/>
        </w:rPr>
        <w:fldChar w:fldCharType="begin"/>
      </w:r>
      <w:r w:rsidR="004C5DE3">
        <w:rPr>
          <w:bCs/>
        </w:rPr>
        <w:instrText xml:space="preserve"> ADDIN ZOTERO_ITEM CSL_CITATION {"citationID":"njVLmUQh","properties":{"formattedCitation":"\\super 2,16\\nosupersub{}","plainCitation":"2,16","noteIndex":0},"citationItems":[{"id":7530,"uris":["http://zotero.org/groups/6032284/items/6A8PJYX2"],"itemData":{"id":7530,"type":"article-journal","abstract":"Summary\nLikelihood ratios can refine clinical diagnosis on the basis of signs and symptoms; however, they are underused for patients' care. A likelihood ratio is the percentage of ill people with a given test result divided by the percentage of well individuals with the same result. Ideally, abnormal test results should be much more typical in ill individuals than in those who are well (high likelihood ratio) and normal test results should be most frequent in well people than in sick people (low likelihood ratio). Likelihood ratios near unity have little effect on decision-making; by contrast, high or low ratios can greatly shift the clinician's estimate of the probability of disease. Likelihood ratios can be calculated not only for dichotomous (positive or negative) tests but also for tests with multiple levels of results, such as creatine kinase or ventilation-perfusion scans. When combined with an accurate clinical diagnosis, likelihood ratios from ancillary tests improve diagnostic accuracy in a synergistic manner.","container-title":"The Lancet","DOI":"10.1016/S0140-6736(05)66422-7","ISSN":"0140-6736","issue":"9469","journalAbbreviation":"The Lancet","note":"PMID: 15850636","page":"1500-1505","title":"Refining clinical diagnosis with likelihood ratios","volume":"365","author":[{"family":"Grimes","given":"David A"},{"family":"Schulz","given":"Kenneth F"}],"issued":{"date-parts":[["2005",4,23]]}}},{"id":7492,"uris":["http://zotero.org/groups/6032284/items/8UTH5NHI"],"itemData":{"id":7492,"type":"article-journal","abstract":"CLINICAL SCENARIOYou are back where we put you in the previous article1 on diagnostic tests in this series on how to use the medical literature: in the library studying an article that will guide you in interpreting ventilation-perfusion (V/Q) lung scans. Using the criteria in Table 1, you have decided that the Prospective Investigation of Pulmonary Diagnosis (PIOPED) study2 will provide you with valid information. Just then, another physician comes looking for an article to help with the interpretation of V/Q scanning. Her patient is a 28-year-old man whose acute onset of shortness of breath and vague chest pain began shortly after completing a 10-hour auto trip. He experienced several episodes of similar discomfort in the past, but none this severe, and is very apprehensive about his symptoms. After a normal physical examination, electrocardiogram and chest radiograph, and blood gas measurements that show a Pco2 of","container-title":"JAMA","DOI":"10.1001/jama.1994.03510330081039","ISSN":"0098-7484","issue":"9","journalAbbreviation":"JAMA","page":"703-707","title":"Users' Guides to the Medical Literature: III. How to Use an Article About a Diagnostic Test B. What Are the Results and Will They Help Me in Caring for My Patients?","volume":"271","author":[{"family":"Jaeschke","given":"Roman"},{"family":"Guyatt","given":"Gordon H."},{"family":"Sackett","given":"David L."},{"family":"Guyatt","given":"Gordon"},{"family":"Bass","given":"Eric"},{"family":"Brill-Edwards","given":"Patrick"},{"family":"Browman","given":"George"},{"family":"Cook","given":"Deborah"},{"family":"Farkouh","given":"Michael"},{"family":"Gerstein","given":"Hertzel"},{"family":"Haynes","given":"Brian"},{"family":"Hayward","given":"Robert"},{"family":"Holbrook","given":"Anne"},{"family":"Juniper","given":"Elizabeth"},{"family":"Lee","given":"Hui"},{"family":"Levine","given":"Mitchell"},{"family":"Moyer","given":"Virginia"},{"family":"Nishikawa","given":"Jim"},{"family":"Oxman","given":"Andrew"},{"family":"Patel","given":"Ameen"},{"family":"Philbrick","given":"John"},{"family":"Richardson","given":"W. Scott"},{"family":"Sauve","given":"Stephane"},{"family":"Sackett","given":"David"},{"family":"Sinclair","given":"Jack"},{"family":"Trout","given":"K.S."},{"family":"Tugwell","given":"Peter"},{"family":"Tunis","given":"Sean"},{"family":"Walter","given":"Stephen"},{"family":"Wilson","given":"Mark"}],"issued":{"date-parts":[["1994",3,2]]}}}],"schema":"https://github.com/citation-style-language/schema/raw/master/csl-citation.json"} </w:instrText>
      </w:r>
      <w:r w:rsidR="001969C2">
        <w:rPr>
          <w:bCs/>
        </w:rPr>
        <w:fldChar w:fldCharType="separate"/>
      </w:r>
      <w:r w:rsidR="004C5DE3" w:rsidRPr="004C5DE3">
        <w:rPr>
          <w:rFonts w:eastAsiaTheme="minorHAnsi"/>
          <w:vertAlign w:val="superscript"/>
          <w14:ligatures w14:val="standardContextual"/>
        </w:rPr>
        <w:t>2,16</w:t>
      </w:r>
      <w:r w:rsidR="001969C2">
        <w:rPr>
          <w:bCs/>
        </w:rPr>
        <w:fldChar w:fldCharType="end"/>
      </w:r>
      <w:r w:rsidR="000902D7">
        <w:rPr>
          <w:bCs/>
        </w:rPr>
        <w:t xml:space="preserve">. </w:t>
      </w:r>
      <w:r w:rsidR="004F493B">
        <w:rPr>
          <w:bCs/>
        </w:rPr>
        <w:t xml:space="preserve">Most of the </w:t>
      </w:r>
      <w:proofErr w:type="spellStart"/>
      <w:r w:rsidR="004F493B">
        <w:rPr>
          <w:bCs/>
        </w:rPr>
        <w:t>LR</w:t>
      </w:r>
      <w:r w:rsidR="004F493B" w:rsidRPr="004F493B">
        <w:rPr>
          <w:bCs/>
          <w:vertAlign w:val="subscript"/>
        </w:rPr>
        <w:t>reported</w:t>
      </w:r>
      <w:proofErr w:type="spellEnd"/>
      <w:r w:rsidR="004F493B">
        <w:rPr>
          <w:bCs/>
        </w:rPr>
        <w:t xml:space="preserve"> cluster near 1, showing they offer negligible or weak evidence. </w:t>
      </w:r>
    </w:p>
    <w:p w14:paraId="6FC6ABA0" w14:textId="76212759" w:rsidR="000902D7" w:rsidRPr="00B20E59" w:rsidRDefault="00D8035C" w:rsidP="00AE1451">
      <w:pPr>
        <w:rPr>
          <w:b/>
          <w:highlight w:val="yellow"/>
        </w:rPr>
      </w:pPr>
      <w:r w:rsidRPr="00D8035C">
        <w:rPr>
          <w:b/>
          <w:noProof/>
        </w:rPr>
        <w:drawing>
          <wp:inline distT="0" distB="0" distL="0" distR="0" wp14:anchorId="70EF7DEF" wp14:editId="191618E7">
            <wp:extent cx="5943600" cy="3418205"/>
            <wp:effectExtent l="0" t="0" r="0" b="0"/>
            <wp:docPr id="892351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51341" name=""/>
                    <pic:cNvPicPr/>
                  </pic:nvPicPr>
                  <pic:blipFill>
                    <a:blip r:embed="rId12"/>
                    <a:stretch>
                      <a:fillRect/>
                    </a:stretch>
                  </pic:blipFill>
                  <pic:spPr>
                    <a:xfrm>
                      <a:off x="0" y="0"/>
                      <a:ext cx="5943600" cy="3418205"/>
                    </a:xfrm>
                    <a:prstGeom prst="rect">
                      <a:avLst/>
                    </a:prstGeom>
                  </pic:spPr>
                </pic:pic>
              </a:graphicData>
            </a:graphic>
          </wp:inline>
        </w:drawing>
      </w:r>
    </w:p>
    <w:p w14:paraId="2ED206E7" w14:textId="77777777" w:rsidR="004F493B" w:rsidRDefault="004F493B" w:rsidP="00AE1451">
      <w:pPr>
        <w:rPr>
          <w:bCs/>
        </w:rPr>
      </w:pPr>
    </w:p>
    <w:p w14:paraId="38079521" w14:textId="4EB328BB" w:rsidR="002804CE" w:rsidRDefault="00F826A8" w:rsidP="00AE1451">
      <w:pPr>
        <w:rPr>
          <w:bCs/>
        </w:rPr>
      </w:pPr>
      <w:r>
        <w:rPr>
          <w:bCs/>
        </w:rPr>
        <w:t xml:space="preserve">Three sets of </w:t>
      </w:r>
      <w:r w:rsidRPr="00054773">
        <w:rPr>
          <w:bCs/>
        </w:rPr>
        <w:t>LR</w:t>
      </w:r>
      <w:r w:rsidRPr="00054773">
        <w:rPr>
          <w:bCs/>
          <w:vertAlign w:val="subscript"/>
        </w:rPr>
        <w:t>LLM</w:t>
      </w:r>
      <w:r>
        <w:rPr>
          <w:bCs/>
        </w:rPr>
        <w:t xml:space="preserve"> were generated</w:t>
      </w:r>
      <w:r w:rsidR="00B20E59">
        <w:rPr>
          <w:bCs/>
        </w:rPr>
        <w:t xml:space="preserve"> (for </w:t>
      </w:r>
      <w:r w:rsidR="00514E76">
        <w:rPr>
          <w:bCs/>
        </w:rPr>
        <w:t>GPT-</w:t>
      </w:r>
      <w:r w:rsidR="00B20E59">
        <w:rPr>
          <w:bCs/>
        </w:rPr>
        <w:t xml:space="preserve">4o, </w:t>
      </w:r>
      <w:r w:rsidR="00514E76">
        <w:rPr>
          <w:bCs/>
        </w:rPr>
        <w:t>o3</w:t>
      </w:r>
      <w:r w:rsidR="00B20E59">
        <w:rPr>
          <w:bCs/>
        </w:rPr>
        <w:t xml:space="preserve">, and </w:t>
      </w:r>
      <w:r w:rsidR="00514E76">
        <w:rPr>
          <w:bCs/>
        </w:rPr>
        <w:t>GPT-5</w:t>
      </w:r>
      <w:r w:rsidR="00B20E59">
        <w:rPr>
          <w:bCs/>
        </w:rPr>
        <w:t>)</w:t>
      </w:r>
      <w:r>
        <w:rPr>
          <w:bCs/>
        </w:rPr>
        <w:t xml:space="preserve"> for each of the 700 </w:t>
      </w:r>
      <w:proofErr w:type="spellStart"/>
      <w:r>
        <w:rPr>
          <w:bCs/>
        </w:rPr>
        <w:t>LR</w:t>
      </w:r>
      <w:r w:rsidRPr="00054773">
        <w:rPr>
          <w:bCs/>
          <w:vertAlign w:val="subscript"/>
        </w:rPr>
        <w:t>Reported</w:t>
      </w:r>
      <w:proofErr w:type="spellEnd"/>
      <w:r>
        <w:rPr>
          <w:bCs/>
        </w:rPr>
        <w:t>.</w:t>
      </w:r>
      <w:r w:rsidR="00A61560">
        <w:rPr>
          <w:bCs/>
        </w:rPr>
        <w:t xml:space="preserve"> </w:t>
      </w:r>
      <w:r w:rsidR="00B20E59">
        <w:rPr>
          <w:bCs/>
        </w:rPr>
        <w:t xml:space="preserve">Figure 2 shows the 95% </w:t>
      </w:r>
      <w:r w:rsidR="002804CE">
        <w:rPr>
          <w:bCs/>
        </w:rPr>
        <w:t>multiplicative limits of agreement. All 3 models showed excellent mean bias (GPT-4o 1.02x, o3 0.99x, GPT-5 0.99x</w:t>
      </w:r>
      <w:r w:rsidR="001969C2">
        <w:rPr>
          <w:bCs/>
        </w:rPr>
        <w:t>; no differences in pairwise comparisons</w:t>
      </w:r>
      <w:r w:rsidR="002804CE">
        <w:rPr>
          <w:bCs/>
        </w:rPr>
        <w:t xml:space="preserve">). LR estimates from GPT-5 had the </w:t>
      </w:r>
      <w:r w:rsidR="001969C2">
        <w:rPr>
          <w:bCs/>
        </w:rPr>
        <w:t>narrowest limits of</w:t>
      </w:r>
      <w:r w:rsidR="002804CE">
        <w:rPr>
          <w:bCs/>
        </w:rPr>
        <w:t xml:space="preserve"> agreement to the values reported on theNNT.com (95% </w:t>
      </w:r>
      <w:r w:rsidR="00D6245A">
        <w:rPr>
          <w:bCs/>
        </w:rPr>
        <w:t>limits of agreement</w:t>
      </w:r>
      <w:r w:rsidR="002804CE">
        <w:rPr>
          <w:bCs/>
        </w:rPr>
        <w:t xml:space="preserve"> from 0.26x to 3.7x</w:t>
      </w:r>
      <w:r w:rsidR="001969C2">
        <w:rPr>
          <w:bCs/>
        </w:rPr>
        <w:t xml:space="preserve">, </w:t>
      </w:r>
      <w:r w:rsidR="001969C2" w:rsidRPr="001969C2">
        <w:rPr>
          <w:bCs/>
          <w:i/>
          <w:iCs/>
        </w:rPr>
        <w:t>P</w:t>
      </w:r>
      <w:r w:rsidR="001969C2">
        <w:rPr>
          <w:bCs/>
        </w:rPr>
        <w:t xml:space="preserve"> &gt; .001 vs both O3 and GPT-4o </w:t>
      </w:r>
      <w:r w:rsidR="002804CE">
        <w:rPr>
          <w:bCs/>
        </w:rPr>
        <w:t>), followed by O3 (0.23x to 4.28x), and GPT-4o (0.23x to 4.53x</w:t>
      </w:r>
      <w:r w:rsidR="001969C2">
        <w:rPr>
          <w:bCs/>
        </w:rPr>
        <w:t xml:space="preserve">, </w:t>
      </w:r>
      <w:r w:rsidR="001969C2" w:rsidRPr="001969C2">
        <w:rPr>
          <w:bCs/>
          <w:i/>
          <w:iCs/>
        </w:rPr>
        <w:t>P</w:t>
      </w:r>
      <w:r w:rsidR="001969C2">
        <w:rPr>
          <w:bCs/>
        </w:rPr>
        <w:t xml:space="preserve"> = .58 for O3 vs GPT-4o</w:t>
      </w:r>
      <w:r w:rsidR="002804CE">
        <w:rPr>
          <w:bCs/>
        </w:rPr>
        <w:t>). Other coverage ranges (</w:t>
      </w:r>
      <w:r w:rsidR="001969C2">
        <w:rPr>
          <w:bCs/>
        </w:rPr>
        <w:t xml:space="preserve">50, </w:t>
      </w:r>
      <w:r w:rsidR="002804CE">
        <w:rPr>
          <w:bCs/>
        </w:rPr>
        <w:t>75%, 90%</w:t>
      </w:r>
      <w:r w:rsidR="001969C2">
        <w:rPr>
          <w:bCs/>
        </w:rPr>
        <w:t>, and 99%</w:t>
      </w:r>
      <w:r w:rsidR="002804CE">
        <w:rPr>
          <w:bCs/>
        </w:rPr>
        <w:t xml:space="preserve">) are presented in the supplementary materials. </w:t>
      </w:r>
    </w:p>
    <w:p w14:paraId="575E2B51" w14:textId="77777777" w:rsidR="002804CE" w:rsidRDefault="002804CE" w:rsidP="00AE1451">
      <w:pPr>
        <w:rPr>
          <w:bCs/>
        </w:rPr>
      </w:pPr>
    </w:p>
    <w:p w14:paraId="54553DA5" w14:textId="77777777" w:rsidR="00D53802" w:rsidRDefault="00D53802" w:rsidP="00812C3F">
      <w:pPr>
        <w:rPr>
          <w:b/>
        </w:rPr>
      </w:pPr>
    </w:p>
    <w:p w14:paraId="064C8779" w14:textId="7124F3DA" w:rsidR="00812C3F" w:rsidRPr="00D6245A" w:rsidRDefault="00B20E59" w:rsidP="00D6245A">
      <w:pPr>
        <w:pStyle w:val="p1"/>
      </w:pPr>
      <w:r w:rsidRPr="00B20E59">
        <w:rPr>
          <w:b/>
        </w:rPr>
        <w:t xml:space="preserve">Figure 2: </w:t>
      </w:r>
      <w:r w:rsidR="00812C3F" w:rsidRPr="00812C3F">
        <w:rPr>
          <w:b/>
          <w:bCs/>
        </w:rPr>
        <w:t>Agreement between literature-reported and LLM-generated likelihood ratios</w:t>
      </w:r>
      <w:r w:rsidR="002804CE">
        <w:rPr>
          <w:b/>
          <w:bCs/>
        </w:rPr>
        <w:t xml:space="preserve">: </w:t>
      </w:r>
      <w:r w:rsidR="00D6245A" w:rsidRPr="00812C3F">
        <w:t xml:space="preserve">Each panel shows the agreement between reported and model-generated likelihood ratios (LRs). The y-axis shows the log ratio (reported/model), and the x-axis shows the geometric mean of paired LRs. Solid black lines represent mean bias; </w:t>
      </w:r>
      <w:r w:rsidR="00D6245A">
        <w:t xml:space="preserve">Dashed lines </w:t>
      </w:r>
      <w:r w:rsidR="00D6245A">
        <w:rPr>
          <w:bCs/>
        </w:rPr>
        <w:t>indicate the multiplicative (i.e. x-fold) range in which 95% of estimates would be expected to be from a value reported on theNNT.com</w:t>
      </w:r>
      <w:r w:rsidR="00D6245A">
        <w:t xml:space="preserve">. </w:t>
      </w:r>
      <w:r w:rsidR="00D6245A" w:rsidRPr="00812C3F">
        <w:t xml:space="preserve">Narrower </w:t>
      </w:r>
      <w:r w:rsidR="00D6245A">
        <w:t>coverage</w:t>
      </w:r>
      <w:r w:rsidR="00D6245A" w:rsidRPr="00812C3F">
        <w:t xml:space="preserve"> intervals represent closer agreement, and deviations of the mean line from unity indicate systematic bias.</w:t>
      </w:r>
      <w:r w:rsidR="00D6245A">
        <w:t xml:space="preserve"> S</w:t>
      </w:r>
      <w:r w:rsidR="00D6245A" w:rsidRPr="00812C3F">
        <w:t xml:space="preserve">haded areas indicate the </w:t>
      </w:r>
      <w:r w:rsidR="00D6245A">
        <w:t>confidence</w:t>
      </w:r>
      <w:r w:rsidR="00D6245A" w:rsidRPr="00812C3F">
        <w:t xml:space="preserve"> intervals</w:t>
      </w:r>
      <w:r w:rsidR="00D6245A">
        <w:t xml:space="preserve"> on each bound of agreement</w:t>
      </w:r>
      <w:r w:rsidR="00BC5475">
        <w:rPr>
          <w:bCs/>
        </w:rPr>
        <w:t xml:space="preserve">. All models showed negligible bias. GPT-5 had the tightest agreement with reported likelihood ratios. </w:t>
      </w:r>
    </w:p>
    <w:p w14:paraId="38EF74D2" w14:textId="02284B0F" w:rsidR="00234DED" w:rsidRDefault="002804CE" w:rsidP="00AE1451">
      <w:pPr>
        <w:rPr>
          <w:bCs/>
        </w:rPr>
      </w:pPr>
      <w:r w:rsidRPr="002804CE">
        <w:rPr>
          <w:bCs/>
          <w:noProof/>
        </w:rPr>
        <w:drawing>
          <wp:inline distT="0" distB="0" distL="0" distR="0" wp14:anchorId="5ED43F8F" wp14:editId="05C5F8A4">
            <wp:extent cx="5943600" cy="2296160"/>
            <wp:effectExtent l="0" t="0" r="0" b="2540"/>
            <wp:docPr id="794143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43546" name=""/>
                    <pic:cNvPicPr/>
                  </pic:nvPicPr>
                  <pic:blipFill>
                    <a:blip r:embed="rId13"/>
                    <a:stretch>
                      <a:fillRect/>
                    </a:stretch>
                  </pic:blipFill>
                  <pic:spPr>
                    <a:xfrm>
                      <a:off x="0" y="0"/>
                      <a:ext cx="5943600" cy="2296160"/>
                    </a:xfrm>
                    <a:prstGeom prst="rect">
                      <a:avLst/>
                    </a:prstGeom>
                  </pic:spPr>
                </pic:pic>
              </a:graphicData>
            </a:graphic>
          </wp:inline>
        </w:drawing>
      </w:r>
    </w:p>
    <w:p w14:paraId="1917F279" w14:textId="77777777" w:rsidR="00BC5475" w:rsidRDefault="00BC5475" w:rsidP="00BC5475">
      <w:pPr>
        <w:rPr>
          <w:bCs/>
        </w:rPr>
      </w:pPr>
    </w:p>
    <w:p w14:paraId="7E895429" w14:textId="5101C74F" w:rsidR="00BC5475" w:rsidRDefault="00BC5475" w:rsidP="00BC5475">
      <w:pPr>
        <w:rPr>
          <w:bCs/>
        </w:rPr>
      </w:pPr>
    </w:p>
    <w:p w14:paraId="7FDA56B1" w14:textId="5730156D" w:rsidR="00BC5475" w:rsidRDefault="00BC5475" w:rsidP="00BC5475">
      <w:pPr>
        <w:rPr>
          <w:bCs/>
        </w:rPr>
      </w:pPr>
      <w:r>
        <w:rPr>
          <w:bCs/>
        </w:rPr>
        <w:t xml:space="preserve">Figure 3 shows the limits of agreement by finding type. Estimates of the strength of evidence followed similar patterns across models. </w:t>
      </w:r>
      <w:r w:rsidR="00DA3633">
        <w:rPr>
          <w:bCs/>
        </w:rPr>
        <w:t xml:space="preserve">Estimates of the importance of sign/symptoms, historical elements, and imaging findings were all similarly accurate, while test results agreed less closely with reported estimates. </w:t>
      </w:r>
    </w:p>
    <w:p w14:paraId="47A1F3DB" w14:textId="77777777" w:rsidR="00DA3633" w:rsidRDefault="00DA3633" w:rsidP="00BC5475">
      <w:pPr>
        <w:rPr>
          <w:bCs/>
        </w:rPr>
      </w:pPr>
    </w:p>
    <w:p w14:paraId="678A0090" w14:textId="07826DF0" w:rsidR="00DA3633" w:rsidRPr="00DA3633" w:rsidRDefault="00DA3633" w:rsidP="00DA3633">
      <w:pPr>
        <w:rPr>
          <w:b/>
          <w:bCs/>
        </w:rPr>
      </w:pPr>
      <w:r w:rsidRPr="00E519AE">
        <w:rPr>
          <w:b/>
        </w:rPr>
        <w:t>Figure</w:t>
      </w:r>
      <w:r>
        <w:rPr>
          <w:b/>
        </w:rPr>
        <w:t xml:space="preserve"> 3</w:t>
      </w:r>
      <w:r w:rsidRPr="00E519AE">
        <w:rPr>
          <w:b/>
        </w:rPr>
        <w:t xml:space="preserve">: </w:t>
      </w:r>
      <w:r>
        <w:rPr>
          <w:b/>
          <w:bCs/>
        </w:rPr>
        <w:t xml:space="preserve">Agreement between LLM-estimated and literature-reported likelihood ratios </w:t>
      </w:r>
      <w:r w:rsidRPr="00DA3633">
        <w:t>b</w:t>
      </w:r>
      <w:r>
        <w:t xml:space="preserve">y type of clinical finding. Rows represent clinical finding categories (laboratory, imaging, history, sign-symptom, and diagnosis); columns represent LLM versions (GPT-4o, o3, and GPT-5). Categories were assigned by manual review, and likelihood ratios could be categorized as multiple types (e.g. scores integrating multiple findings). </w:t>
      </w:r>
    </w:p>
    <w:p w14:paraId="5B879D0A" w14:textId="34447007" w:rsidR="00DA3633" w:rsidRDefault="00DA3633" w:rsidP="00BC5475">
      <w:pPr>
        <w:rPr>
          <w:bCs/>
        </w:rPr>
      </w:pPr>
    </w:p>
    <w:p w14:paraId="2B4DD5BD" w14:textId="2158EFAC" w:rsidR="00DA3633" w:rsidRDefault="00DA3633" w:rsidP="00BC5475">
      <w:pPr>
        <w:rPr>
          <w:bCs/>
        </w:rPr>
      </w:pPr>
      <w:r w:rsidRPr="00DA3633">
        <w:rPr>
          <w:bCs/>
          <w:noProof/>
        </w:rPr>
        <w:drawing>
          <wp:inline distT="0" distB="0" distL="0" distR="0" wp14:anchorId="6BEF6ADB" wp14:editId="047FCCCF">
            <wp:extent cx="5943600" cy="7414260"/>
            <wp:effectExtent l="0" t="0" r="0" b="2540"/>
            <wp:docPr id="125118474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84741" name="Picture 1" descr="A screenshot of a graph&#10;&#10;AI-generated content may be incorrect."/>
                    <pic:cNvPicPr/>
                  </pic:nvPicPr>
                  <pic:blipFill>
                    <a:blip r:embed="rId14"/>
                    <a:stretch>
                      <a:fillRect/>
                    </a:stretch>
                  </pic:blipFill>
                  <pic:spPr>
                    <a:xfrm>
                      <a:off x="0" y="0"/>
                      <a:ext cx="5943600" cy="7414260"/>
                    </a:xfrm>
                    <a:prstGeom prst="rect">
                      <a:avLst/>
                    </a:prstGeom>
                  </pic:spPr>
                </pic:pic>
              </a:graphicData>
            </a:graphic>
          </wp:inline>
        </w:drawing>
      </w:r>
    </w:p>
    <w:p w14:paraId="5263E3BA" w14:textId="77777777" w:rsidR="00BC5475" w:rsidRDefault="00BC5475" w:rsidP="00BC5475">
      <w:pPr>
        <w:rPr>
          <w:bCs/>
        </w:rPr>
      </w:pPr>
    </w:p>
    <w:p w14:paraId="050F59CC" w14:textId="1A502E92" w:rsidR="00BC5475" w:rsidRDefault="00DA3633" w:rsidP="00BC5475">
      <w:pPr>
        <w:rPr>
          <w:bCs/>
        </w:rPr>
      </w:pPr>
      <w:r>
        <w:rPr>
          <w:bCs/>
        </w:rPr>
        <w:t>When analyzed by the direction of evidence, patterns differed between models</w:t>
      </w:r>
      <w:r w:rsidR="005B2D10">
        <w:rPr>
          <w:bCs/>
        </w:rPr>
        <w:t xml:space="preserve"> (Supplemental Figure 2)</w:t>
      </w:r>
      <w:r>
        <w:rPr>
          <w:bCs/>
        </w:rPr>
        <w:t xml:space="preserve">. </w:t>
      </w:r>
      <w:r w:rsidR="005B2D10">
        <w:rPr>
          <w:bCs/>
        </w:rPr>
        <w:t>For GPT-4o, mean bias differed between negative (</w:t>
      </w:r>
      <w:proofErr w:type="spellStart"/>
      <w:r w:rsidR="005B2D10">
        <w:rPr>
          <w:bCs/>
        </w:rPr>
        <w:t>LR</w:t>
      </w:r>
      <w:r w:rsidR="005B2D10" w:rsidRPr="003D5436">
        <w:rPr>
          <w:bCs/>
          <w:vertAlign w:val="subscript"/>
        </w:rPr>
        <w:t>reported</w:t>
      </w:r>
      <w:proofErr w:type="spellEnd"/>
      <w:r w:rsidR="005B2D10">
        <w:rPr>
          <w:bCs/>
        </w:rPr>
        <w:t xml:space="preserve"> &lt; 1) evidence (mean 1.13x) vs. p</w:t>
      </w:r>
      <w:r>
        <w:rPr>
          <w:bCs/>
        </w:rPr>
        <w:t xml:space="preserve">ositive </w:t>
      </w:r>
      <w:r w:rsidR="00BC5475">
        <w:rPr>
          <w:bCs/>
        </w:rPr>
        <w:t>(</w:t>
      </w:r>
      <w:proofErr w:type="spellStart"/>
      <w:r w:rsidR="00BC5475">
        <w:rPr>
          <w:bCs/>
        </w:rPr>
        <w:t>LR</w:t>
      </w:r>
      <w:r w:rsidR="00BC5475" w:rsidRPr="003D5436">
        <w:rPr>
          <w:bCs/>
          <w:vertAlign w:val="subscript"/>
        </w:rPr>
        <w:t>reported</w:t>
      </w:r>
      <w:proofErr w:type="spellEnd"/>
      <w:r w:rsidR="00BC5475">
        <w:rPr>
          <w:bCs/>
        </w:rPr>
        <w:t xml:space="preserve"> &gt; 1)</w:t>
      </w:r>
      <w:r w:rsidR="005B2D10">
        <w:rPr>
          <w:bCs/>
        </w:rPr>
        <w:t xml:space="preserve"> findings (mean 0.92x, </w:t>
      </w:r>
      <w:r w:rsidR="005B2D10" w:rsidRPr="005B2D10">
        <w:rPr>
          <w:bCs/>
          <w:i/>
          <w:iCs/>
        </w:rPr>
        <w:t>P</w:t>
      </w:r>
      <w:r w:rsidR="005B2D10">
        <w:rPr>
          <w:bCs/>
        </w:rPr>
        <w:t xml:space="preserve"> &lt; .001)</w:t>
      </w:r>
      <w:r w:rsidR="00BC5475">
        <w:rPr>
          <w:bCs/>
        </w:rPr>
        <w:t>.</w:t>
      </w:r>
      <w:r w:rsidR="005B2D10">
        <w:rPr>
          <w:bCs/>
        </w:rPr>
        <w:t xml:space="preserve"> No difference in mean bias was observed for o3 (0.95x vs. 1.03x; </w:t>
      </w:r>
      <w:r w:rsidR="005B2D10" w:rsidRPr="005B2D10">
        <w:rPr>
          <w:bCs/>
          <w:i/>
          <w:iCs/>
        </w:rPr>
        <w:t>P</w:t>
      </w:r>
      <w:r w:rsidR="005B2D10">
        <w:rPr>
          <w:bCs/>
        </w:rPr>
        <w:t xml:space="preserve"> = 0.15). GPT-5 showed the opposite pattern of mean bias (negative evidence 0.88x vs positive evidence 1.12x; </w:t>
      </w:r>
      <w:r w:rsidR="005B2D10" w:rsidRPr="005B2D10">
        <w:rPr>
          <w:bCs/>
          <w:i/>
          <w:iCs/>
        </w:rPr>
        <w:t>P</w:t>
      </w:r>
      <w:r w:rsidR="005B2D10">
        <w:rPr>
          <w:bCs/>
        </w:rPr>
        <w:t xml:space="preserve"> &lt; .001). The width of the limits of agreement did not differ by evidence direction for any of the models (GPT-4o </w:t>
      </w:r>
      <w:r w:rsidR="005B2D10" w:rsidRPr="00D6245A">
        <w:rPr>
          <w:bCs/>
          <w:i/>
          <w:iCs/>
        </w:rPr>
        <w:t>P</w:t>
      </w:r>
      <w:r w:rsidR="005B2D10">
        <w:rPr>
          <w:bCs/>
        </w:rPr>
        <w:t xml:space="preserve"> = .11; o3 </w:t>
      </w:r>
      <w:r w:rsidR="005B2D10" w:rsidRPr="00D6245A">
        <w:rPr>
          <w:bCs/>
          <w:i/>
          <w:iCs/>
        </w:rPr>
        <w:t>P</w:t>
      </w:r>
      <w:r w:rsidR="005B2D10">
        <w:rPr>
          <w:bCs/>
        </w:rPr>
        <w:t xml:space="preserve"> = .40</w:t>
      </w:r>
      <w:r w:rsidR="00D6245A">
        <w:rPr>
          <w:bCs/>
        </w:rPr>
        <w:t xml:space="preserve">; GPT-5 </w:t>
      </w:r>
      <w:r w:rsidR="00D6245A" w:rsidRPr="00D6245A">
        <w:rPr>
          <w:bCs/>
          <w:i/>
          <w:iCs/>
        </w:rPr>
        <w:t>P</w:t>
      </w:r>
      <w:r w:rsidR="00D6245A">
        <w:rPr>
          <w:bCs/>
        </w:rPr>
        <w:t xml:space="preserve"> = .37). </w:t>
      </w:r>
      <w:r w:rsidR="00BC5475">
        <w:rPr>
          <w:bCs/>
        </w:rPr>
        <w:t xml:space="preserve"> </w:t>
      </w:r>
      <w:r w:rsidR="002B4346">
        <w:rPr>
          <w:bCs/>
        </w:rPr>
        <w:t>For all 3 models, the calibration slope of predictions on the logarithmic scale suggested predictions were slightly less extreme than literature reported values (Supplemental Figures 2a-c)</w:t>
      </w:r>
    </w:p>
    <w:p w14:paraId="2BE032F0" w14:textId="77777777" w:rsidR="00AE1451" w:rsidRDefault="00AE1451" w:rsidP="00AE1451">
      <w:pPr>
        <w:rPr>
          <w:bCs/>
        </w:rPr>
      </w:pPr>
    </w:p>
    <w:p w14:paraId="27EE5AEB" w14:textId="622ED6AA" w:rsidR="008E1E7B" w:rsidRDefault="008E1E7B" w:rsidP="00AE1451">
      <w:r>
        <w:rPr>
          <w:bCs/>
        </w:rPr>
        <w:t>Agreement between qualitative evidence categories was moderate for all models</w:t>
      </w:r>
      <w:r w:rsidR="002B4346">
        <w:rPr>
          <w:bCs/>
        </w:rPr>
        <w:t xml:space="preserve"> (Supplemental Figures 3a-c)</w:t>
      </w:r>
      <w:r>
        <w:rPr>
          <w:bCs/>
        </w:rPr>
        <w:t xml:space="preserve">. </w:t>
      </w:r>
      <w:r w:rsidR="002B4346">
        <w:rPr>
          <w:bCs/>
        </w:rPr>
        <w:t xml:space="preserve">The quadratic-weighted Cohen’s </w:t>
      </w:r>
      <w:r w:rsidR="002B4346">
        <w:t xml:space="preserve">κ for GPT-5 was highest (0.775, 95% CI 0.728-0.821), followed by o3 (0.745, 95% CI 0.702 – 0.789), and GPT4o (0.734, 95% CI 0.691 – 0.778). </w:t>
      </w:r>
    </w:p>
    <w:p w14:paraId="3F2C7050" w14:textId="77777777" w:rsidR="002B4346" w:rsidRDefault="002B4346" w:rsidP="00AE1451"/>
    <w:p w14:paraId="0736E722" w14:textId="682428AD" w:rsidR="00573BE1" w:rsidRDefault="00573BE1">
      <w:pPr>
        <w:spacing w:after="160" w:line="278" w:lineRule="auto"/>
        <w:rPr>
          <w:rFonts w:cstheme="majorBidi"/>
          <w:b/>
          <w:color w:val="0D0D0D" w:themeColor="text1" w:themeTint="F2"/>
          <w:szCs w:val="40"/>
        </w:rPr>
      </w:pPr>
      <w:r>
        <w:br w:type="page"/>
      </w:r>
    </w:p>
    <w:p w14:paraId="530EDC9B" w14:textId="08F702E6" w:rsidR="00AE1451" w:rsidRDefault="00AE1451" w:rsidP="00E519AE">
      <w:pPr>
        <w:pStyle w:val="Heading1"/>
        <w:rPr>
          <w:rFonts w:eastAsia="Times New Roman"/>
          <w:bCs/>
        </w:rPr>
      </w:pPr>
      <w:r>
        <w:rPr>
          <w:rFonts w:eastAsia="Times New Roman"/>
        </w:rPr>
        <w:t>Discussion:</w:t>
      </w:r>
    </w:p>
    <w:p w14:paraId="7492E335" w14:textId="77777777" w:rsidR="0029691D" w:rsidRDefault="0029691D" w:rsidP="00AE1451">
      <w:pPr>
        <w:rPr>
          <w:bCs/>
        </w:rPr>
      </w:pPr>
    </w:p>
    <w:p w14:paraId="57579F0F" w14:textId="5013AF3D" w:rsidR="00D905E5" w:rsidRDefault="00AE1451" w:rsidP="00AE1451">
      <w:pPr>
        <w:rPr>
          <w:ins w:id="194" w:author="Rohlfsen, Cory J" w:date="2025-08-29T22:10:00Z" w16du:dateUtc="2025-08-30T03:10:00Z"/>
          <w:bCs/>
        </w:rPr>
      </w:pPr>
      <w:r w:rsidRPr="00054773">
        <w:rPr>
          <w:bCs/>
        </w:rPr>
        <w:t xml:space="preserve">Our findings demonstrate that large language models (LLMs) can estimate likelihood ratios </w:t>
      </w:r>
      <w:ins w:id="195" w:author="Rohlfsen, Cory J" w:date="2025-08-29T21:38:00Z" w16du:dateUtc="2025-08-30T02:38:00Z">
        <w:r w:rsidR="00FA5955">
          <w:rPr>
            <w:bCs/>
          </w:rPr>
          <w:t xml:space="preserve">(LRs) </w:t>
        </w:r>
      </w:ins>
      <w:r w:rsidRPr="00054773">
        <w:rPr>
          <w:bCs/>
        </w:rPr>
        <w:t xml:space="preserve">for clinical diagnosis with reasonable accuracy, and that newer and more advanced models produce estimates more closely aligned with empirically reported literature standards. These results indicate significant potential for integrating generative AI into </w:t>
      </w:r>
      <w:del w:id="196" w:author="Rohlfsen, Cory J" w:date="2025-08-29T21:54:00Z" w16du:dateUtc="2025-08-30T02:54:00Z">
        <w:r w:rsidRPr="00054773" w:rsidDel="000B2F02">
          <w:rPr>
            <w:bCs/>
          </w:rPr>
          <w:delText>clinical</w:delText>
        </w:r>
      </w:del>
      <w:r w:rsidRPr="00054773">
        <w:rPr>
          <w:bCs/>
        </w:rPr>
        <w:t xml:space="preserve"> diagnostic </w:t>
      </w:r>
      <w:ins w:id="197" w:author="Rohlfsen, Cory J" w:date="2025-08-29T21:53:00Z" w16du:dateUtc="2025-08-30T02:53:00Z">
        <w:r w:rsidR="000B2F02">
          <w:rPr>
            <w:bCs/>
          </w:rPr>
          <w:t xml:space="preserve">and educational </w:t>
        </w:r>
      </w:ins>
      <w:r w:rsidRPr="00054773">
        <w:rPr>
          <w:bCs/>
        </w:rPr>
        <w:t xml:space="preserve">workflows, particularly in situations where </w:t>
      </w:r>
      <w:commentRangeStart w:id="198"/>
      <w:commentRangeStart w:id="199"/>
      <w:r w:rsidRPr="00054773">
        <w:rPr>
          <w:bCs/>
        </w:rPr>
        <w:t xml:space="preserve">empirical data is limited, outdated, or </w:t>
      </w:r>
      <w:del w:id="200" w:author="Rohlfsen, Cory J" w:date="2025-08-29T21:38:00Z" w16du:dateUtc="2025-08-30T02:38:00Z">
        <w:r w:rsidRPr="00054773" w:rsidDel="00FA5955">
          <w:rPr>
            <w:bCs/>
          </w:rPr>
          <w:delText xml:space="preserve">entirely </w:delText>
        </w:r>
      </w:del>
      <w:r w:rsidRPr="00054773">
        <w:rPr>
          <w:bCs/>
        </w:rPr>
        <w:t>unavailable</w:t>
      </w:r>
      <w:commentRangeEnd w:id="198"/>
      <w:r w:rsidR="00BC13B7">
        <w:rPr>
          <w:rStyle w:val="CommentReference"/>
        </w:rPr>
        <w:commentReference w:id="198"/>
      </w:r>
      <w:commentRangeEnd w:id="199"/>
      <w:r w:rsidR="00CA027E">
        <w:rPr>
          <w:rStyle w:val="CommentReference"/>
        </w:rPr>
        <w:commentReference w:id="199"/>
      </w:r>
      <w:r w:rsidRPr="00054773">
        <w:rPr>
          <w:bCs/>
        </w:rPr>
        <w:t xml:space="preserve">. </w:t>
      </w:r>
    </w:p>
    <w:p w14:paraId="50C9176B" w14:textId="77777777" w:rsidR="00D905E5" w:rsidDel="006100A4" w:rsidRDefault="00D905E5" w:rsidP="00AE1451">
      <w:pPr>
        <w:rPr>
          <w:del w:id="201" w:author="Chong, Paul C" w:date="2025-09-05T17:39:00Z" w16du:dateUtc="2025-09-05T21:39:00Z"/>
          <w:bCs/>
        </w:rPr>
      </w:pPr>
    </w:p>
    <w:p w14:paraId="4AB75E38" w14:textId="7291BF49" w:rsidR="006100A4" w:rsidDel="006100A4" w:rsidRDefault="006100A4" w:rsidP="00AE1451">
      <w:pPr>
        <w:rPr>
          <w:del w:id="202" w:author="Chong, Paul C" w:date="2025-09-05T17:39:00Z" w16du:dateUtc="2025-09-05T21:39:00Z"/>
          <w:bCs/>
        </w:rPr>
      </w:pPr>
    </w:p>
    <w:p w14:paraId="452D52F2" w14:textId="77777777" w:rsidR="006100A4" w:rsidRDefault="006100A4" w:rsidP="00AE1451">
      <w:pPr>
        <w:rPr>
          <w:ins w:id="203" w:author="Rohlfsen, Cory J" w:date="2025-08-29T22:10:00Z" w16du:dateUtc="2025-08-30T03:10:00Z"/>
          <w:bCs/>
        </w:rPr>
      </w:pPr>
    </w:p>
    <w:p w14:paraId="1197EBA7" w14:textId="745E31A3" w:rsidR="000D3B98" w:rsidRDefault="000B2F02" w:rsidP="00AE1451">
      <w:pPr>
        <w:rPr>
          <w:ins w:id="204" w:author="Rohlfsen, Cory J" w:date="2025-08-29T22:21:00Z" w16du:dateUtc="2025-08-30T03:21:00Z"/>
          <w:bCs/>
        </w:rPr>
      </w:pPr>
      <w:ins w:id="205" w:author="Rohlfsen, Cory J" w:date="2025-08-29T21:55:00Z" w16du:dateUtc="2025-08-30T02:55:00Z">
        <w:r>
          <w:rPr>
            <w:bCs/>
          </w:rPr>
          <w:t>By serving as a bridge to Bayesian estimates that are “fit for purpose</w:t>
        </w:r>
      </w:ins>
      <w:ins w:id="206" w:author="Rohlfsen, Cory J" w:date="2025-08-29T22:49:00Z" w16du:dateUtc="2025-08-30T03:49:00Z">
        <w:r w:rsidR="00430282">
          <w:rPr>
            <w:bCs/>
          </w:rPr>
          <w:t>,</w:t>
        </w:r>
      </w:ins>
      <w:ins w:id="207" w:author="Rohlfsen, Cory J" w:date="2025-08-29T21:55:00Z" w16du:dateUtc="2025-08-30T02:55:00Z">
        <w:r>
          <w:rPr>
            <w:bCs/>
          </w:rPr>
          <w:t xml:space="preserve">” </w:t>
        </w:r>
      </w:ins>
      <w:r w:rsidR="00AE1451" w:rsidRPr="00054773">
        <w:rPr>
          <w:bCs/>
        </w:rPr>
        <w:t xml:space="preserve">LLM-derived </w:t>
      </w:r>
      <w:ins w:id="208" w:author="Rohlfsen, Cory J" w:date="2025-08-29T21:38:00Z" w16du:dateUtc="2025-08-30T02:38:00Z">
        <w:r w:rsidR="00FA5955">
          <w:rPr>
            <w:bCs/>
          </w:rPr>
          <w:t>LRs</w:t>
        </w:r>
      </w:ins>
      <w:del w:id="209" w:author="Rohlfsen, Cory J" w:date="2025-08-29T21:38:00Z" w16du:dateUtc="2025-08-30T02:38:00Z">
        <w:r w:rsidR="00AE1451" w:rsidRPr="00054773" w:rsidDel="00FA5955">
          <w:rPr>
            <w:bCs/>
          </w:rPr>
          <w:delText>likelihood ratios</w:delText>
        </w:r>
      </w:del>
      <w:del w:id="210" w:author="Rohlfsen, Cory J" w:date="2025-08-29T21:47:00Z" w16du:dateUtc="2025-08-30T02:47:00Z">
        <w:r w:rsidR="00AE1451" w:rsidRPr="00054773" w:rsidDel="000B2F02">
          <w:rPr>
            <w:bCs/>
          </w:rPr>
          <w:delText xml:space="preserve"> </w:delText>
        </w:r>
        <w:r w:rsidR="00C61E8A" w:rsidDel="000B2F02">
          <w:rPr>
            <w:bCs/>
          </w:rPr>
          <w:delText>might also</w:delText>
        </w:r>
      </w:del>
      <w:ins w:id="211" w:author="Rohlfsen, Cory J" w:date="2025-08-29T21:53:00Z" w16du:dateUtc="2025-08-30T02:53:00Z">
        <w:r>
          <w:rPr>
            <w:bCs/>
          </w:rPr>
          <w:t xml:space="preserve"> can serve</w:t>
        </w:r>
      </w:ins>
      <w:del w:id="212" w:author="Rohlfsen, Cory J" w:date="2025-08-29T21:53:00Z" w16du:dateUtc="2025-08-30T02:53:00Z">
        <w:r w:rsidR="00AE1451" w:rsidRPr="00054773" w:rsidDel="000B2F02">
          <w:rPr>
            <w:bCs/>
          </w:rPr>
          <w:delText xml:space="preserve"> provid</w:delText>
        </w:r>
      </w:del>
      <w:del w:id="213" w:author="Rohlfsen, Cory J" w:date="2025-08-29T21:54:00Z" w16du:dateUtc="2025-08-30T02:54:00Z">
        <w:r w:rsidR="00AE1451" w:rsidRPr="00054773" w:rsidDel="000B2F02">
          <w:rPr>
            <w:bCs/>
          </w:rPr>
          <w:delText>e</w:delText>
        </w:r>
      </w:del>
      <w:r w:rsidR="00AE1451" w:rsidRPr="00054773">
        <w:rPr>
          <w:bCs/>
        </w:rPr>
        <w:t xml:space="preserve"> a</w:t>
      </w:r>
      <w:ins w:id="214" w:author="Rohlfsen, Cory J" w:date="2025-08-29T21:54:00Z" w16du:dateUtc="2025-08-30T02:54:00Z">
        <w:r>
          <w:rPr>
            <w:bCs/>
          </w:rPr>
          <w:t>s a</w:t>
        </w:r>
      </w:ins>
      <w:ins w:id="215" w:author="Rohlfsen, Cory J" w:date="2025-08-29T21:48:00Z" w16du:dateUtc="2025-08-30T02:48:00Z">
        <w:r>
          <w:rPr>
            <w:bCs/>
          </w:rPr>
          <w:t xml:space="preserve"> standardized</w:t>
        </w:r>
      </w:ins>
      <w:r w:rsidR="00C61E8A">
        <w:rPr>
          <w:bCs/>
        </w:rPr>
        <w:t xml:space="preserve"> method for</w:t>
      </w:r>
      <w:r w:rsidR="004C5DE3">
        <w:rPr>
          <w:bCs/>
        </w:rPr>
        <w:t xml:space="preserve"> </w:t>
      </w:r>
      <w:del w:id="216" w:author="Rohlfsen, Cory J" w:date="2025-08-29T21:56:00Z" w16du:dateUtc="2025-08-30T02:56:00Z">
        <w:r w:rsidR="00C61E8A" w:rsidDel="000B2F02">
          <w:rPr>
            <w:bCs/>
          </w:rPr>
          <w:delText xml:space="preserve"> generating </w:delText>
        </w:r>
      </w:del>
      <w:del w:id="217" w:author="Rohlfsen, Cory J" w:date="2025-08-29T21:41:00Z" w16du:dateUtc="2025-08-30T02:41:00Z">
        <w:r w:rsidR="00C61E8A" w:rsidDel="00FA5955">
          <w:rPr>
            <w:bCs/>
          </w:rPr>
          <w:delText>usable</w:delText>
        </w:r>
      </w:del>
      <w:del w:id="218" w:author="Rohlfsen, Cory J" w:date="2025-08-29T21:56:00Z" w16du:dateUtc="2025-08-30T02:56:00Z">
        <w:r w:rsidR="00C61E8A" w:rsidDel="000B2F02">
          <w:rPr>
            <w:bCs/>
          </w:rPr>
          <w:delText xml:space="preserve"> estimates </w:delText>
        </w:r>
      </w:del>
      <w:del w:id="219" w:author="Rohlfsen, Cory J" w:date="2025-08-29T21:41:00Z" w16du:dateUtc="2025-08-30T02:41:00Z">
        <w:r w:rsidR="00C61E8A" w:rsidDel="00FA5955">
          <w:rPr>
            <w:bCs/>
          </w:rPr>
          <w:delText xml:space="preserve">for </w:delText>
        </w:r>
      </w:del>
      <w:r w:rsidR="00C61E8A">
        <w:rPr>
          <w:bCs/>
        </w:rPr>
        <w:t xml:space="preserve">supporting </w:t>
      </w:r>
      <w:del w:id="220" w:author="Rohlfsen, Cory J" w:date="2025-08-29T22:17:00Z" w16du:dateUtc="2025-08-30T03:17:00Z">
        <w:r w:rsidR="00AE1451" w:rsidRPr="00054773" w:rsidDel="00D905E5">
          <w:rPr>
            <w:bCs/>
          </w:rPr>
          <w:delText>the quantitative rigor</w:delText>
        </w:r>
      </w:del>
      <w:del w:id="221" w:author="Rohlfsen, Cory J" w:date="2025-08-29T21:48:00Z" w16du:dateUtc="2025-08-30T02:48:00Z">
        <w:r w:rsidR="00AE1451" w:rsidRPr="00054773" w:rsidDel="000B2F02">
          <w:rPr>
            <w:bCs/>
          </w:rPr>
          <w:delText xml:space="preserve"> and transparency</w:delText>
        </w:r>
      </w:del>
      <w:del w:id="222" w:author="Rohlfsen, Cory J" w:date="2025-08-29T22:17:00Z" w16du:dateUtc="2025-08-30T03:17:00Z">
        <w:r w:rsidR="00AE1451" w:rsidRPr="00054773" w:rsidDel="00D905E5">
          <w:rPr>
            <w:bCs/>
          </w:rPr>
          <w:delText xml:space="preserve"> </w:delText>
        </w:r>
      </w:del>
      <w:ins w:id="223" w:author="Rohlfsen, Cory J" w:date="2025-08-29T22:17:00Z" w16du:dateUtc="2025-08-30T03:17:00Z">
        <w:r w:rsidR="00D905E5">
          <w:rPr>
            <w:bCs/>
          </w:rPr>
          <w:t xml:space="preserve"> how </w:t>
        </w:r>
      </w:ins>
      <w:ins w:id="224" w:author="Rohlfsen, Cory J" w:date="2025-08-29T21:41:00Z" w16du:dateUtc="2025-08-30T02:41:00Z">
        <w:r w:rsidR="00FA5955">
          <w:rPr>
            <w:bCs/>
          </w:rPr>
          <w:t>probabilistic inference</w:t>
        </w:r>
      </w:ins>
      <w:ins w:id="225" w:author="Rohlfsen, Cory J" w:date="2025-08-29T21:54:00Z" w16du:dateUtc="2025-08-30T02:54:00Z">
        <w:r>
          <w:rPr>
            <w:bCs/>
          </w:rPr>
          <w:t>s are</w:t>
        </w:r>
      </w:ins>
      <w:ins w:id="226" w:author="Rohlfsen, Cory J" w:date="2025-08-29T21:41:00Z" w16du:dateUtc="2025-08-30T02:41:00Z">
        <w:r w:rsidR="00FA5955">
          <w:rPr>
            <w:bCs/>
          </w:rPr>
          <w:t xml:space="preserve"> </w:t>
        </w:r>
      </w:ins>
      <w:ins w:id="227" w:author="Rohlfsen, Cory J" w:date="2025-08-29T21:42:00Z" w16du:dateUtc="2025-08-30T02:42:00Z">
        <w:r w:rsidR="00FA5955">
          <w:rPr>
            <w:bCs/>
          </w:rPr>
          <w:t xml:space="preserve">communicated and improved upon. </w:t>
        </w:r>
      </w:ins>
      <w:del w:id="228" w:author="Rohlfsen, Cory J" w:date="2025-08-29T21:42:00Z" w16du:dateUtc="2025-08-30T02:42:00Z">
        <w:r w:rsidR="00AE1451" w:rsidRPr="00054773" w:rsidDel="00FA5955">
          <w:rPr>
            <w:bCs/>
          </w:rPr>
          <w:delText>of diagnostic reasoning</w:delText>
        </w:r>
        <w:r w:rsidR="00C61E8A" w:rsidDel="00FA5955">
          <w:rPr>
            <w:bCs/>
          </w:rPr>
          <w:delText xml:space="preserve"> instruction</w:delText>
        </w:r>
        <w:r w:rsidR="00AE1451" w:rsidRPr="00054773" w:rsidDel="00FA5955">
          <w:rPr>
            <w:bCs/>
          </w:rPr>
          <w:delText xml:space="preserve">, </w:delText>
        </w:r>
        <w:r w:rsidR="00C61E8A" w:rsidDel="00FA5955">
          <w:rPr>
            <w:bCs/>
          </w:rPr>
          <w:delText>thereby</w:delText>
        </w:r>
      </w:del>
      <w:ins w:id="229" w:author="Rohlfsen, Cory J" w:date="2025-08-29T21:42:00Z" w16du:dateUtc="2025-08-30T02:42:00Z">
        <w:r w:rsidR="00FA5955">
          <w:rPr>
            <w:bCs/>
          </w:rPr>
          <w:t xml:space="preserve"> For </w:t>
        </w:r>
      </w:ins>
      <w:ins w:id="230" w:author="Rohlfsen, Cory J" w:date="2025-08-29T21:44:00Z" w16du:dateUtc="2025-08-30T02:44:00Z">
        <w:r w:rsidR="00FA5955">
          <w:rPr>
            <w:bCs/>
          </w:rPr>
          <w:t>the</w:t>
        </w:r>
      </w:ins>
      <w:ins w:id="231" w:author="Rohlfsen, Cory J" w:date="2025-08-29T21:42:00Z" w16du:dateUtc="2025-08-30T02:42:00Z">
        <w:r w:rsidR="00FA5955">
          <w:rPr>
            <w:bCs/>
          </w:rPr>
          <w:t xml:space="preserve"> clinician interested </w:t>
        </w:r>
      </w:ins>
      <w:ins w:id="232" w:author="Rohlfsen, Cory J" w:date="2025-08-29T21:43:00Z" w16du:dateUtc="2025-08-30T02:43:00Z">
        <w:r w:rsidR="00FA5955">
          <w:rPr>
            <w:bCs/>
          </w:rPr>
          <w:t>in</w:t>
        </w:r>
      </w:ins>
      <w:ins w:id="233" w:author="Rohlfsen, Cory J" w:date="2025-08-29T21:42:00Z" w16du:dateUtc="2025-08-30T02:42:00Z">
        <w:r w:rsidR="00FA5955">
          <w:rPr>
            <w:bCs/>
          </w:rPr>
          <w:t xml:space="preserve"> </w:t>
        </w:r>
      </w:ins>
      <w:ins w:id="234" w:author="Rohlfsen, Cory J" w:date="2025-08-29T22:31:00Z" w16du:dateUtc="2025-08-30T03:31:00Z">
        <w:r w:rsidR="00D31592">
          <w:rPr>
            <w:bCs/>
          </w:rPr>
          <w:t>optimizing</w:t>
        </w:r>
      </w:ins>
      <w:ins w:id="235" w:author="Rohlfsen, Cory J" w:date="2025-08-29T21:42:00Z" w16du:dateUtc="2025-08-30T02:42:00Z">
        <w:r w:rsidR="00FA5955">
          <w:rPr>
            <w:bCs/>
          </w:rPr>
          <w:t xml:space="preserve"> their diagnostic accuracy</w:t>
        </w:r>
      </w:ins>
      <w:ins w:id="236" w:author="Rohlfsen, Cory J" w:date="2025-08-29T21:43:00Z" w16du:dateUtc="2025-08-30T02:43:00Z">
        <w:r w:rsidR="00FA5955">
          <w:rPr>
            <w:bCs/>
          </w:rPr>
          <w:t>, th</w:t>
        </w:r>
      </w:ins>
      <w:ins w:id="237" w:author="Rohlfsen, Cory J" w:date="2025-08-29T22:31:00Z" w16du:dateUtc="2025-08-30T03:31:00Z">
        <w:r w:rsidR="00D31592">
          <w:rPr>
            <w:bCs/>
          </w:rPr>
          <w:t>e</w:t>
        </w:r>
      </w:ins>
      <w:ins w:id="238" w:author="Rohlfsen, Cory J" w:date="2025-08-29T21:43:00Z" w16du:dateUtc="2025-08-30T02:43:00Z">
        <w:r w:rsidR="00FA5955">
          <w:rPr>
            <w:bCs/>
          </w:rPr>
          <w:t xml:space="preserve"> </w:t>
        </w:r>
      </w:ins>
      <w:del w:id="239" w:author="Rohlfsen, Cory J" w:date="2025-08-29T21:43:00Z" w16du:dateUtc="2025-08-30T02:43:00Z">
        <w:r w:rsidR="00C61E8A" w:rsidDel="00FA5955">
          <w:rPr>
            <w:bCs/>
          </w:rPr>
          <w:delText xml:space="preserve"> providing a </w:delText>
        </w:r>
      </w:del>
      <w:ins w:id="240" w:author="Rohlfsen, Cory J" w:date="2025-08-29T21:43:00Z" w16du:dateUtc="2025-08-30T02:43:00Z">
        <w:r w:rsidR="00FA5955">
          <w:rPr>
            <w:bCs/>
          </w:rPr>
          <w:t xml:space="preserve"> quantifi</w:t>
        </w:r>
      </w:ins>
      <w:ins w:id="241" w:author="Rohlfsen, Cory J" w:date="2025-08-29T21:58:00Z" w16du:dateUtc="2025-08-30T02:58:00Z">
        <w:r w:rsidR="000D3B98">
          <w:rPr>
            <w:bCs/>
          </w:rPr>
          <w:t>cation of diagnostic odds</w:t>
        </w:r>
      </w:ins>
      <w:ins w:id="242" w:author="Rohlfsen, Cory J" w:date="2025-08-29T21:59:00Z" w16du:dateUtc="2025-08-30T02:59:00Z">
        <w:r w:rsidR="000D3B98">
          <w:rPr>
            <w:bCs/>
          </w:rPr>
          <w:t xml:space="preserve"> </w:t>
        </w:r>
      </w:ins>
      <w:del w:id="243" w:author="Rohlfsen, Cory J" w:date="2025-08-29T21:59:00Z" w16du:dateUtc="2025-08-30T02:59:00Z">
        <w:r w:rsidR="00C61E8A" w:rsidDel="000D3B98">
          <w:rPr>
            <w:bCs/>
          </w:rPr>
          <w:delText>mechanism for systematic improve</w:delText>
        </w:r>
      </w:del>
      <w:del w:id="244" w:author="Rohlfsen, Cory J" w:date="2025-08-29T21:58:00Z" w16du:dateUtc="2025-08-30T02:58:00Z">
        <w:r w:rsidR="00C61E8A" w:rsidDel="000D3B98">
          <w:rPr>
            <w:bCs/>
          </w:rPr>
          <w:delText xml:space="preserve">ment </w:delText>
        </w:r>
      </w:del>
      <w:ins w:id="245" w:author="Rohlfsen, Cory J" w:date="2025-08-29T21:44:00Z" w16du:dateUtc="2025-08-30T02:44:00Z">
        <w:r w:rsidR="00FA5955">
          <w:rPr>
            <w:bCs/>
          </w:rPr>
          <w:t xml:space="preserve">offers a </w:t>
        </w:r>
      </w:ins>
      <w:ins w:id="246" w:author="Rohlfsen, Cory J" w:date="2025-08-29T21:58:00Z" w16du:dateUtc="2025-08-30T02:58:00Z">
        <w:r w:rsidR="000D3B98">
          <w:rPr>
            <w:bCs/>
          </w:rPr>
          <w:t xml:space="preserve">reproducible </w:t>
        </w:r>
      </w:ins>
      <w:ins w:id="247" w:author="Rohlfsen, Cory J" w:date="2025-08-29T21:44:00Z" w16du:dateUtc="2025-08-30T02:44:00Z">
        <w:r w:rsidR="00FA5955">
          <w:rPr>
            <w:bCs/>
          </w:rPr>
          <w:t xml:space="preserve">pathway for </w:t>
        </w:r>
      </w:ins>
      <w:ins w:id="248" w:author="Rohlfsen, Cory J" w:date="2025-08-29T22:04:00Z" w16du:dateUtc="2025-08-30T03:04:00Z">
        <w:r w:rsidR="000D3B98">
          <w:rPr>
            <w:bCs/>
          </w:rPr>
          <w:t xml:space="preserve">AI-human hybridization, </w:t>
        </w:r>
      </w:ins>
      <w:ins w:id="249" w:author="Rohlfsen, Cory J" w:date="2025-08-29T21:44:00Z" w16du:dateUtc="2025-08-30T02:44:00Z">
        <w:r w:rsidR="00FA5955">
          <w:rPr>
            <w:bCs/>
          </w:rPr>
          <w:t>reflective practice</w:t>
        </w:r>
      </w:ins>
      <w:ins w:id="250" w:author="Rohlfsen, Cory J" w:date="2025-08-29T22:04:00Z" w16du:dateUtc="2025-08-30T03:04:00Z">
        <w:r w:rsidR="000D3B98">
          <w:rPr>
            <w:bCs/>
          </w:rPr>
          <w:t>,</w:t>
        </w:r>
      </w:ins>
      <w:ins w:id="251" w:author="Rohlfsen, Cory J" w:date="2025-08-29T21:58:00Z" w16du:dateUtc="2025-08-30T02:58:00Z">
        <w:r w:rsidR="000D3B98">
          <w:rPr>
            <w:bCs/>
          </w:rPr>
          <w:t xml:space="preserve"> and </w:t>
        </w:r>
      </w:ins>
      <w:ins w:id="252" w:author="Rohlfsen, Cory J" w:date="2025-08-29T22:18:00Z" w16du:dateUtc="2025-08-30T03:18:00Z">
        <w:r w:rsidR="00737981">
          <w:rPr>
            <w:bCs/>
          </w:rPr>
          <w:t xml:space="preserve">fine-tuning of </w:t>
        </w:r>
      </w:ins>
      <w:ins w:id="253" w:author="Rohlfsen, Cory J" w:date="2025-08-29T22:19:00Z" w16du:dateUtc="2025-08-30T03:19:00Z">
        <w:r w:rsidR="00737981">
          <w:rPr>
            <w:bCs/>
          </w:rPr>
          <w:t>pre-</w:t>
        </w:r>
      </w:ins>
      <w:ins w:id="254" w:author="Rohlfsen, Cory J" w:date="2025-08-29T22:18:00Z" w16du:dateUtc="2025-08-30T03:18:00Z">
        <w:r w:rsidR="00737981">
          <w:rPr>
            <w:bCs/>
          </w:rPr>
          <w:t>calibrated action threshol</w:t>
        </w:r>
      </w:ins>
      <w:ins w:id="255" w:author="Rohlfsen, Cory J" w:date="2025-08-29T22:19:00Z" w16du:dateUtc="2025-08-30T03:19:00Z">
        <w:r w:rsidR="00737981">
          <w:rPr>
            <w:bCs/>
          </w:rPr>
          <w:t>ds</w:t>
        </w:r>
      </w:ins>
      <w:ins w:id="256" w:author="Rohlfsen, Cory J" w:date="2025-08-29T21:44:00Z" w16du:dateUtc="2025-08-30T02:44:00Z">
        <w:r w:rsidR="00FA5955">
          <w:rPr>
            <w:bCs/>
          </w:rPr>
          <w:t>.</w:t>
        </w:r>
      </w:ins>
      <w:ins w:id="257" w:author="Rohlfsen, Cory J" w:date="2025-08-29T21:49:00Z" w16du:dateUtc="2025-08-30T02:49:00Z">
        <w:r>
          <w:rPr>
            <w:bCs/>
          </w:rPr>
          <w:t xml:space="preserve"> For the </w:t>
        </w:r>
      </w:ins>
      <w:ins w:id="258" w:author="Rohlfsen, Cory J" w:date="2025-08-29T22:20:00Z" w16du:dateUtc="2025-08-30T03:20:00Z">
        <w:r w:rsidR="00737981">
          <w:rPr>
            <w:bCs/>
          </w:rPr>
          <w:t xml:space="preserve">frustrated </w:t>
        </w:r>
      </w:ins>
      <w:ins w:id="259" w:author="Rohlfsen, Cory J" w:date="2025-08-29T21:49:00Z" w16du:dateUtc="2025-08-30T02:49:00Z">
        <w:r>
          <w:rPr>
            <w:bCs/>
          </w:rPr>
          <w:t xml:space="preserve">trainee who is stumped by an onslaught of ambiguous </w:t>
        </w:r>
      </w:ins>
      <w:ins w:id="260" w:author="Rohlfsen, Cory J" w:date="2025-08-29T21:50:00Z" w16du:dateUtc="2025-08-30T02:50:00Z">
        <w:r>
          <w:rPr>
            <w:bCs/>
          </w:rPr>
          <w:t xml:space="preserve">features in a clinical unknown, LLM-derived LRs </w:t>
        </w:r>
      </w:ins>
      <w:ins w:id="261" w:author="Rohlfsen, Cory J" w:date="2025-08-29T22:19:00Z" w16du:dateUtc="2025-08-30T03:19:00Z">
        <w:r w:rsidR="00737981">
          <w:rPr>
            <w:bCs/>
          </w:rPr>
          <w:t xml:space="preserve">can </w:t>
        </w:r>
      </w:ins>
      <w:ins w:id="262" w:author="Rohlfsen, Cory J" w:date="2025-08-29T21:50:00Z" w16du:dateUtc="2025-08-30T02:50:00Z">
        <w:r>
          <w:rPr>
            <w:bCs/>
          </w:rPr>
          <w:t xml:space="preserve">provide validation of </w:t>
        </w:r>
      </w:ins>
      <w:ins w:id="263" w:author="Rohlfsen, Cory J" w:date="2025-08-29T22:05:00Z" w16du:dateUtc="2025-08-30T03:05:00Z">
        <w:r w:rsidR="000D3B98">
          <w:rPr>
            <w:bCs/>
          </w:rPr>
          <w:t>c</w:t>
        </w:r>
      </w:ins>
      <w:ins w:id="264" w:author="Rohlfsen, Cory J" w:date="2025-08-29T21:50:00Z" w16du:dateUtc="2025-08-30T02:50:00Z">
        <w:r>
          <w:rPr>
            <w:bCs/>
          </w:rPr>
          <w:t>lini</w:t>
        </w:r>
      </w:ins>
      <w:ins w:id="265" w:author="Rohlfsen, Cory J" w:date="2025-08-29T21:51:00Z" w16du:dateUtc="2025-08-30T02:51:00Z">
        <w:r>
          <w:rPr>
            <w:bCs/>
          </w:rPr>
          <w:t>cal uncertainty</w:t>
        </w:r>
      </w:ins>
      <w:ins w:id="266" w:author="Rohlfsen, Cory J" w:date="2025-08-29T22:05:00Z" w16du:dateUtc="2025-08-30T03:05:00Z">
        <w:r w:rsidR="000D3B98">
          <w:rPr>
            <w:bCs/>
          </w:rPr>
          <w:t xml:space="preserve"> that </w:t>
        </w:r>
      </w:ins>
      <w:ins w:id="267" w:author="Rohlfsen, Cory J" w:date="2025-08-29T22:19:00Z" w16du:dateUtc="2025-08-30T03:19:00Z">
        <w:r w:rsidR="00737981">
          <w:rPr>
            <w:bCs/>
          </w:rPr>
          <w:t>is</w:t>
        </w:r>
      </w:ins>
      <w:ins w:id="268" w:author="Rohlfsen, Cory J" w:date="2025-08-29T22:20:00Z" w16du:dateUtc="2025-08-30T03:20:00Z">
        <w:r w:rsidR="00737981">
          <w:rPr>
            <w:bCs/>
          </w:rPr>
          <w:t>, in fact,</w:t>
        </w:r>
      </w:ins>
      <w:ins w:id="269" w:author="Rohlfsen, Cory J" w:date="2025-08-29T22:05:00Z" w16du:dateUtc="2025-08-30T03:05:00Z">
        <w:r w:rsidR="000D3B98">
          <w:rPr>
            <w:bCs/>
          </w:rPr>
          <w:t xml:space="preserve"> irreducible</w:t>
        </w:r>
      </w:ins>
      <w:ins w:id="270" w:author="Rohlfsen, Cory J" w:date="2025-08-29T21:51:00Z" w16du:dateUtc="2025-08-30T02:51:00Z">
        <w:r>
          <w:rPr>
            <w:bCs/>
          </w:rPr>
          <w:t xml:space="preserve">. </w:t>
        </w:r>
      </w:ins>
      <w:ins w:id="271" w:author="Rohlfsen, Cory J" w:date="2025-08-29T21:44:00Z" w16du:dateUtc="2025-08-30T02:44:00Z">
        <w:r w:rsidR="00FA5955">
          <w:rPr>
            <w:bCs/>
          </w:rPr>
          <w:t xml:space="preserve">For the </w:t>
        </w:r>
      </w:ins>
      <w:ins w:id="272" w:author="Rohlfsen, Cory J" w:date="2025-08-29T21:52:00Z" w16du:dateUtc="2025-08-30T02:52:00Z">
        <w:r>
          <w:rPr>
            <w:bCs/>
          </w:rPr>
          <w:t xml:space="preserve">master </w:t>
        </w:r>
      </w:ins>
      <w:ins w:id="273" w:author="Rohlfsen, Cory J" w:date="2025-08-29T22:00:00Z" w16du:dateUtc="2025-08-30T03:00:00Z">
        <w:r w:rsidR="000D3B98">
          <w:rPr>
            <w:bCs/>
          </w:rPr>
          <w:t>diagnostician</w:t>
        </w:r>
      </w:ins>
      <w:ins w:id="274" w:author="Rohlfsen, Cory J" w:date="2025-08-29T21:44:00Z" w16du:dateUtc="2025-08-30T02:44:00Z">
        <w:r w:rsidR="00FA5955">
          <w:rPr>
            <w:bCs/>
          </w:rPr>
          <w:t xml:space="preserve"> who wishes to de-m</w:t>
        </w:r>
      </w:ins>
      <w:ins w:id="275" w:author="Rohlfsen, Cory J" w:date="2025-08-29T21:45:00Z" w16du:dateUtc="2025-08-30T02:45:00Z">
        <w:r w:rsidR="00FA5955">
          <w:rPr>
            <w:bCs/>
          </w:rPr>
          <w:t>ystify their</w:t>
        </w:r>
      </w:ins>
      <w:ins w:id="276" w:author="Rohlfsen, Cory J" w:date="2025-08-29T21:46:00Z" w16du:dateUtc="2025-08-30T02:46:00Z">
        <w:r w:rsidR="00FA5955">
          <w:rPr>
            <w:bCs/>
          </w:rPr>
          <w:t xml:space="preserve"> </w:t>
        </w:r>
      </w:ins>
      <w:del w:id="277" w:author="Rohlfsen, Cory J" w:date="2025-08-29T21:45:00Z" w16du:dateUtc="2025-08-30T02:45:00Z">
        <w:r w:rsidR="00C61E8A" w:rsidDel="00FA5955">
          <w:rPr>
            <w:bCs/>
          </w:rPr>
          <w:delText xml:space="preserve">of </w:delText>
        </w:r>
      </w:del>
      <w:r w:rsidR="00C61E8A">
        <w:rPr>
          <w:bCs/>
        </w:rPr>
        <w:t xml:space="preserve">clinical </w:t>
      </w:r>
      <w:ins w:id="278" w:author="Rohlfsen, Cory J" w:date="2025-08-29T21:51:00Z" w16du:dateUtc="2025-08-30T02:51:00Z">
        <w:r>
          <w:rPr>
            <w:bCs/>
          </w:rPr>
          <w:t>gestalt</w:t>
        </w:r>
      </w:ins>
      <w:del w:id="279" w:author="Rohlfsen, Cory J" w:date="2025-08-29T21:51:00Z" w16du:dateUtc="2025-08-30T02:51:00Z">
        <w:r w:rsidR="00C61E8A" w:rsidDel="000B2F02">
          <w:rPr>
            <w:bCs/>
          </w:rPr>
          <w:delText>intuition</w:delText>
        </w:r>
      </w:del>
      <w:ins w:id="280" w:author="Rohlfsen, Cory J" w:date="2025-08-29T22:00:00Z" w16du:dateUtc="2025-08-30T03:00:00Z">
        <w:r w:rsidR="000D3B98">
          <w:rPr>
            <w:bCs/>
          </w:rPr>
          <w:t xml:space="preserve"> for medical trainees, </w:t>
        </w:r>
      </w:ins>
      <w:ins w:id="281" w:author="Rohlfsen, Cory J" w:date="2025-08-29T21:52:00Z" w16du:dateUtc="2025-08-30T02:52:00Z">
        <w:r>
          <w:rPr>
            <w:bCs/>
          </w:rPr>
          <w:t>LLM-derived LRs</w:t>
        </w:r>
      </w:ins>
      <w:ins w:id="282" w:author="Rohlfsen, Cory J" w:date="2025-08-29T21:45:00Z" w16du:dateUtc="2025-08-30T02:45:00Z">
        <w:r w:rsidR="00FA5955">
          <w:rPr>
            <w:bCs/>
          </w:rPr>
          <w:t xml:space="preserve"> offer </w:t>
        </w:r>
      </w:ins>
      <w:ins w:id="283" w:author="Rohlfsen, Cory J" w:date="2025-08-29T22:02:00Z" w16du:dateUtc="2025-08-30T03:02:00Z">
        <w:r w:rsidR="000D3B98">
          <w:rPr>
            <w:bCs/>
          </w:rPr>
          <w:t xml:space="preserve">a </w:t>
        </w:r>
      </w:ins>
      <w:ins w:id="284" w:author="Rohlfsen, Cory J" w:date="2025-08-29T21:45:00Z" w16du:dateUtc="2025-08-30T02:45:00Z">
        <w:r w:rsidR="00FA5955">
          <w:rPr>
            <w:bCs/>
          </w:rPr>
          <w:t xml:space="preserve">pathway for </w:t>
        </w:r>
      </w:ins>
      <w:ins w:id="285" w:author="Rohlfsen, Cory J" w:date="2025-08-29T21:46:00Z" w16du:dateUtc="2025-08-30T02:46:00Z">
        <w:r w:rsidR="00FA5955">
          <w:rPr>
            <w:bCs/>
          </w:rPr>
          <w:t xml:space="preserve">more </w:t>
        </w:r>
      </w:ins>
      <w:ins w:id="286" w:author="Rohlfsen, Cory J" w:date="2025-08-29T21:45:00Z" w16du:dateUtc="2025-08-30T02:45:00Z">
        <w:r w:rsidR="00FA5955">
          <w:rPr>
            <w:bCs/>
          </w:rPr>
          <w:t xml:space="preserve">explicit </w:t>
        </w:r>
      </w:ins>
      <w:ins w:id="287" w:author="Rohlfsen, Cory J" w:date="2025-08-29T21:46:00Z" w16du:dateUtc="2025-08-30T02:46:00Z">
        <w:r w:rsidR="00FA5955">
          <w:rPr>
            <w:bCs/>
          </w:rPr>
          <w:t xml:space="preserve">and transparent </w:t>
        </w:r>
      </w:ins>
      <w:ins w:id="288" w:author="Rohlfsen, Cory J" w:date="2025-08-29T22:02:00Z" w16du:dateUtc="2025-08-30T03:02:00Z">
        <w:r w:rsidR="000D3B98">
          <w:rPr>
            <w:bCs/>
          </w:rPr>
          <w:t>synthesis</w:t>
        </w:r>
      </w:ins>
      <w:ins w:id="289" w:author="Rohlfsen, Cory J" w:date="2025-08-29T22:01:00Z" w16du:dateUtc="2025-08-30T03:01:00Z">
        <w:r w:rsidR="000D3B98">
          <w:rPr>
            <w:bCs/>
          </w:rPr>
          <w:t xml:space="preserve"> o</w:t>
        </w:r>
      </w:ins>
      <w:ins w:id="290" w:author="Rohlfsen, Cory J" w:date="2025-08-29T22:02:00Z" w16du:dateUtc="2025-08-30T03:02:00Z">
        <w:r w:rsidR="000D3B98">
          <w:rPr>
            <w:bCs/>
          </w:rPr>
          <w:t>f</w:t>
        </w:r>
      </w:ins>
      <w:ins w:id="291" w:author="Rohlfsen, Cory J" w:date="2025-08-29T22:01:00Z" w16du:dateUtc="2025-08-30T03:01:00Z">
        <w:r w:rsidR="000D3B98">
          <w:rPr>
            <w:bCs/>
          </w:rPr>
          <w:t xml:space="preserve"> prioritized (or de-prioritized) data inputs</w:t>
        </w:r>
      </w:ins>
      <w:r w:rsidR="00AE1451" w:rsidRPr="00054773">
        <w:rPr>
          <w:bCs/>
        </w:rPr>
        <w:t>.</w:t>
      </w:r>
      <w:r w:rsidR="00C61E8A">
        <w:rPr>
          <w:bCs/>
        </w:rPr>
        <w:t xml:space="preserve"> </w:t>
      </w:r>
    </w:p>
    <w:p w14:paraId="134066D6" w14:textId="77777777" w:rsidR="00737981" w:rsidRDefault="00737981" w:rsidP="00AE1451">
      <w:pPr>
        <w:rPr>
          <w:ins w:id="292" w:author="Rohlfsen, Cory J" w:date="2025-08-29T22:21:00Z" w16du:dateUtc="2025-08-30T03:21:00Z"/>
          <w:bCs/>
        </w:rPr>
      </w:pPr>
    </w:p>
    <w:p w14:paraId="18D22FB5" w14:textId="17FD882F" w:rsidR="00737981" w:rsidRDefault="00737981" w:rsidP="00AE1451">
      <w:pPr>
        <w:rPr>
          <w:ins w:id="293" w:author="Rohlfsen, Cory J" w:date="2025-08-29T22:03:00Z" w16du:dateUtc="2025-08-30T03:03:00Z"/>
          <w:bCs/>
        </w:rPr>
      </w:pPr>
      <w:ins w:id="294" w:author="Rohlfsen, Cory J" w:date="2025-08-29T22:21:00Z" w16du:dateUtc="2025-08-30T03:21:00Z">
        <w:r>
          <w:rPr>
            <w:bCs/>
          </w:rPr>
          <w:t xml:space="preserve">The traditional approach by which trainees learn </w:t>
        </w:r>
      </w:ins>
      <w:ins w:id="295" w:author="Rohlfsen, Cory J" w:date="2025-08-29T22:22:00Z" w16du:dateUtc="2025-08-30T03:22:00Z">
        <w:r>
          <w:rPr>
            <w:bCs/>
          </w:rPr>
          <w:t xml:space="preserve">the </w:t>
        </w:r>
      </w:ins>
      <w:ins w:id="296" w:author="Rohlfsen, Cory J" w:date="2025-08-29T22:23:00Z" w16du:dateUtc="2025-08-30T03:23:00Z">
        <w:r>
          <w:rPr>
            <w:bCs/>
          </w:rPr>
          <w:t>“</w:t>
        </w:r>
      </w:ins>
      <w:ins w:id="297" w:author="Rohlfsen, Cory J" w:date="2025-08-29T22:22:00Z" w16du:dateUtc="2025-08-30T03:22:00Z">
        <w:r>
          <w:rPr>
            <w:bCs/>
          </w:rPr>
          <w:t>art</w:t>
        </w:r>
      </w:ins>
      <w:ins w:id="298" w:author="Rohlfsen, Cory J" w:date="2025-08-29T22:23:00Z" w16du:dateUtc="2025-08-30T03:23:00Z">
        <w:r>
          <w:rPr>
            <w:bCs/>
          </w:rPr>
          <w:t>”</w:t>
        </w:r>
      </w:ins>
      <w:ins w:id="299" w:author="Rohlfsen, Cory J" w:date="2025-08-29T22:22:00Z" w16du:dateUtc="2025-08-30T03:22:00Z">
        <w:r>
          <w:rPr>
            <w:bCs/>
          </w:rPr>
          <w:t xml:space="preserve"> of </w:t>
        </w:r>
      </w:ins>
      <w:ins w:id="300" w:author="Rohlfsen, Cory J" w:date="2025-08-29T22:21:00Z" w16du:dateUtc="2025-08-30T03:21:00Z">
        <w:r>
          <w:rPr>
            <w:bCs/>
          </w:rPr>
          <w:t>diagnos</w:t>
        </w:r>
      </w:ins>
      <w:ins w:id="301" w:author="Rohlfsen, Cory J" w:date="2025-08-29T22:22:00Z" w16du:dateUtc="2025-08-30T03:22:00Z">
        <w:r>
          <w:rPr>
            <w:bCs/>
          </w:rPr>
          <w:t>tic reasoning</w:t>
        </w:r>
      </w:ins>
      <w:ins w:id="302" w:author="Rohlfsen, Cory J" w:date="2025-08-29T22:28:00Z" w16du:dateUtc="2025-08-30T03:28:00Z">
        <w:r w:rsidR="00D31592">
          <w:rPr>
            <w:bCs/>
          </w:rPr>
          <w:t xml:space="preserve"> </w:t>
        </w:r>
      </w:ins>
      <w:ins w:id="303" w:author="Rohlfsen, Cory J" w:date="2025-08-29T22:21:00Z" w16du:dateUtc="2025-08-30T03:21:00Z">
        <w:r>
          <w:rPr>
            <w:bCs/>
          </w:rPr>
          <w:t>is calle</w:t>
        </w:r>
      </w:ins>
      <w:ins w:id="304" w:author="Rohlfsen, Cory J" w:date="2025-08-29T22:22:00Z" w16du:dateUtc="2025-08-30T03:22:00Z">
        <w:r>
          <w:rPr>
            <w:bCs/>
          </w:rPr>
          <w:t>d the “cognitive apprenticeship</w:t>
        </w:r>
      </w:ins>
      <w:ins w:id="305" w:author="Rohlfsen, Cory J" w:date="2025-08-29T22:28:00Z" w16du:dateUtc="2025-08-30T03:28:00Z">
        <w:r w:rsidR="00D31592">
          <w:rPr>
            <w:bCs/>
          </w:rPr>
          <w:t>” model</w:t>
        </w:r>
      </w:ins>
      <w:ins w:id="306" w:author="Rohlfsen, Cory J" w:date="2025-08-29T22:32:00Z" w16du:dateUtc="2025-08-30T03:32:00Z">
        <w:r w:rsidR="00D31592">
          <w:rPr>
            <w:bCs/>
          </w:rPr>
          <w:t>.</w:t>
        </w:r>
      </w:ins>
      <w:r w:rsidR="004C5DE3">
        <w:rPr>
          <w:bCs/>
        </w:rPr>
        <w:fldChar w:fldCharType="begin"/>
      </w:r>
      <w:r w:rsidR="004C5DE3">
        <w:rPr>
          <w:bCs/>
        </w:rPr>
        <w:instrText xml:space="preserve"> ADDIN ZOTERO_ITEM CSL_CITATION {"citationID":"e8fj2tvT","properties":{"formattedCitation":"\\super 20\\nosupersub{}","plainCitation":"20","noteIndex":0},"citationItems":[{"id":7546,"uris":["http://zotero.org/groups/6032284/items/5WYDAEP9"],"itemData":{"id":7546,"type":"article-journal","abstract":"Teaching clinical reasoning has long challenged educators because it requires familiarity with reasoning concepts, experience with describing thinking, and comfort with exposing uncertainty and error. We propose that teachers adopt the cognitive apprenticeship model and a method of disclosing uncertainty known as intellectual streaking. These approaches reflect a shift in the educator’s mindset from transmitting medical knowledge to broadcasting cognition. We provide several examples to guide the adoption of these strategies and make recommendations for teachers and training programs to improve the teaching of clinical reasoning.","container-title":"Diagnosis","DOI":"10.1515/dx-2022-0043","ISSN":"2194-802X","issue":"1","language":"en","license":"De Gruyter expressly reserves the right to use all content for commercial text and data mining within the meaning of Section 44b of the German Copyright Act.","note":"publisher: De Gruyter","page":"9-12","source":"www.degruyterbrill.com","title":"The cognitive apprenticeship: advancing reasoning education by thinking aloud","title-short":"The cognitive apprenticeship","volume":"10","author":[{"family":"Jagannath","given":"Anand D."},{"family":"Dreicer","given":"Jessica J."},{"family":"Penner","given":"John C."},{"family":"Dhaliwal","given":"Gurpreet"}],"issued":{"date-parts":[["2023",2,1]]}}}],"schema":"https://github.com/citation-style-language/schema/raw/master/csl-citation.json"} </w:instrText>
      </w:r>
      <w:r w:rsidR="004C5DE3">
        <w:rPr>
          <w:bCs/>
        </w:rPr>
        <w:fldChar w:fldCharType="separate"/>
      </w:r>
      <w:r w:rsidR="004C5DE3" w:rsidRPr="004C5DE3">
        <w:rPr>
          <w:rFonts w:eastAsiaTheme="minorHAnsi"/>
          <w:vertAlign w:val="superscript"/>
          <w14:ligatures w14:val="standardContextual"/>
        </w:rPr>
        <w:t>20</w:t>
      </w:r>
      <w:r w:rsidR="004C5DE3">
        <w:rPr>
          <w:bCs/>
        </w:rPr>
        <w:fldChar w:fldCharType="end"/>
      </w:r>
      <w:ins w:id="307" w:author="Rohlfsen, Cory J" w:date="2025-08-29T22:28:00Z" w16du:dateUtc="2025-08-30T03:28:00Z">
        <w:r w:rsidR="00D31592">
          <w:rPr>
            <w:bCs/>
          </w:rPr>
          <w:t xml:space="preserve"> </w:t>
        </w:r>
      </w:ins>
      <w:ins w:id="308" w:author="Rohlfsen, Cory J" w:date="2025-08-29T22:22:00Z" w16du:dateUtc="2025-08-30T03:22:00Z">
        <w:r>
          <w:rPr>
            <w:bCs/>
          </w:rPr>
          <w:t xml:space="preserve">A pitfall of this approach is how much it hinges on </w:t>
        </w:r>
      </w:ins>
      <w:ins w:id="309" w:author="Rohlfsen, Cory J" w:date="2025-08-29T22:24:00Z" w16du:dateUtc="2025-08-30T03:24:00Z">
        <w:r>
          <w:rPr>
            <w:bCs/>
          </w:rPr>
          <w:t>well-trained</w:t>
        </w:r>
      </w:ins>
      <w:ins w:id="310" w:author="Rohlfsen, Cory J" w:date="2025-08-29T22:22:00Z" w16du:dateUtc="2025-08-30T03:22:00Z">
        <w:r>
          <w:rPr>
            <w:bCs/>
          </w:rPr>
          <w:t xml:space="preserve"> faculty</w:t>
        </w:r>
      </w:ins>
      <w:ins w:id="311" w:author="Rohlfsen, Cory J" w:date="2025-08-29T22:23:00Z" w16du:dateUtc="2025-08-30T03:23:00Z">
        <w:r>
          <w:rPr>
            <w:bCs/>
          </w:rPr>
          <w:t xml:space="preserve"> who </w:t>
        </w:r>
      </w:ins>
      <w:ins w:id="312" w:author="Rohlfsen, Cory J" w:date="2025-08-29T22:32:00Z" w16du:dateUtc="2025-08-30T03:32:00Z">
        <w:r w:rsidR="00D31592">
          <w:rPr>
            <w:bCs/>
          </w:rPr>
          <w:t xml:space="preserve">boast </w:t>
        </w:r>
      </w:ins>
      <w:ins w:id="313" w:author="Rohlfsen, Cory J" w:date="2025-08-29T22:24:00Z" w16du:dateUtc="2025-08-30T03:24:00Z">
        <w:r>
          <w:rPr>
            <w:bCs/>
          </w:rPr>
          <w:t xml:space="preserve">the skills of </w:t>
        </w:r>
      </w:ins>
      <w:ins w:id="314" w:author="Rohlfsen, Cory J" w:date="2025-08-29T22:32:00Z" w16du:dateUtc="2025-08-30T03:32:00Z">
        <w:r w:rsidR="00D31592" w:rsidRPr="002C3C52">
          <w:rPr>
            <w:bCs/>
            <w:i/>
            <w:iCs/>
            <w:rPrChange w:id="315" w:author="Rohlfsen, Cory J" w:date="2025-08-29T22:38:00Z" w16du:dateUtc="2025-08-30T03:38:00Z">
              <w:rPr>
                <w:bCs/>
              </w:rPr>
            </w:rPrChange>
          </w:rPr>
          <w:t>both</w:t>
        </w:r>
        <w:r w:rsidR="00D31592">
          <w:rPr>
            <w:bCs/>
          </w:rPr>
          <w:t xml:space="preserve"> </w:t>
        </w:r>
      </w:ins>
      <w:ins w:id="316" w:author="Rohlfsen, Cory J" w:date="2025-08-29T22:24:00Z" w16du:dateUtc="2025-08-30T03:24:00Z">
        <w:r>
          <w:rPr>
            <w:bCs/>
          </w:rPr>
          <w:t xml:space="preserve">a master </w:t>
        </w:r>
      </w:ins>
      <w:ins w:id="317" w:author="Rohlfsen, Cory J" w:date="2025-08-29T22:38:00Z" w16du:dateUtc="2025-08-30T03:38:00Z">
        <w:r w:rsidR="002C3C52">
          <w:rPr>
            <w:bCs/>
          </w:rPr>
          <w:t>diagnostician</w:t>
        </w:r>
      </w:ins>
      <w:ins w:id="318" w:author="Rohlfsen, Cory J" w:date="2025-08-29T22:24:00Z" w16du:dateUtc="2025-08-30T03:24:00Z">
        <w:r w:rsidRPr="00D31592">
          <w:rPr>
            <w:bCs/>
            <w:i/>
            <w:iCs/>
            <w:rPrChange w:id="319" w:author="Rohlfsen, Cory J" w:date="2025-08-29T22:28:00Z" w16du:dateUtc="2025-08-30T03:28:00Z">
              <w:rPr>
                <w:bCs/>
              </w:rPr>
            </w:rPrChange>
          </w:rPr>
          <w:t xml:space="preserve"> </w:t>
        </w:r>
      </w:ins>
      <w:ins w:id="320" w:author="Rohlfsen, Cory J" w:date="2025-08-29T22:25:00Z" w16du:dateUtc="2025-08-30T03:25:00Z">
        <w:r w:rsidRPr="00D31592">
          <w:rPr>
            <w:bCs/>
          </w:rPr>
          <w:t xml:space="preserve">and </w:t>
        </w:r>
      </w:ins>
      <w:ins w:id="321" w:author="Rohlfsen, Cory J" w:date="2025-08-29T22:29:00Z" w16du:dateUtc="2025-08-30T03:29:00Z">
        <w:r w:rsidR="00D31592">
          <w:rPr>
            <w:bCs/>
          </w:rPr>
          <w:t xml:space="preserve">an educator. </w:t>
        </w:r>
      </w:ins>
      <w:ins w:id="322" w:author="Rohlfsen, Cory J" w:date="2025-08-29T22:54:00Z" w16du:dateUtc="2025-08-30T03:54:00Z">
        <w:r w:rsidR="00430282">
          <w:rPr>
            <w:bCs/>
          </w:rPr>
          <w:t xml:space="preserve">Clinician educators also </w:t>
        </w:r>
        <w:proofErr w:type="gramStart"/>
        <w:r w:rsidR="00430282">
          <w:rPr>
            <w:bCs/>
          </w:rPr>
          <w:t>have to</w:t>
        </w:r>
        <w:proofErr w:type="gramEnd"/>
        <w:r w:rsidR="00430282">
          <w:rPr>
            <w:bCs/>
          </w:rPr>
          <w:t xml:space="preserve"> “think out loud” to make the</w:t>
        </w:r>
      </w:ins>
      <w:ins w:id="323" w:author="Rohlfsen, Cory J" w:date="2025-08-29T23:14:00Z" w16du:dateUtc="2025-08-30T04:14:00Z">
        <w:r w:rsidR="00AF1C71">
          <w:rPr>
            <w:bCs/>
          </w:rPr>
          <w:t>ir</w:t>
        </w:r>
      </w:ins>
      <w:ins w:id="324" w:author="Rohlfsen, Cory J" w:date="2025-08-29T22:54:00Z" w16du:dateUtc="2025-08-30T03:54:00Z">
        <w:r w:rsidR="00430282">
          <w:rPr>
            <w:bCs/>
          </w:rPr>
          <w:t xml:space="preserve"> uncertainty tolerance </w:t>
        </w:r>
      </w:ins>
      <w:ins w:id="325" w:author="Rohlfsen, Cory J" w:date="2025-08-29T23:14:00Z" w16du:dateUtc="2025-08-30T04:14:00Z">
        <w:r w:rsidR="00AF1C71">
          <w:rPr>
            <w:bCs/>
          </w:rPr>
          <w:t xml:space="preserve">and train of thought </w:t>
        </w:r>
      </w:ins>
      <w:ins w:id="326" w:author="Rohlfsen, Cory J" w:date="2025-08-29T22:54:00Z" w16du:dateUtc="2025-08-30T03:54:00Z">
        <w:r w:rsidR="00430282">
          <w:rPr>
            <w:bCs/>
          </w:rPr>
          <w:t xml:space="preserve">transparent. </w:t>
        </w:r>
      </w:ins>
      <w:ins w:id="327" w:author="Rohlfsen, Cory J" w:date="2025-08-29T22:29:00Z" w16du:dateUtc="2025-08-30T03:29:00Z">
        <w:r w:rsidR="00D31592">
          <w:rPr>
            <w:bCs/>
          </w:rPr>
          <w:t xml:space="preserve">After all, </w:t>
        </w:r>
      </w:ins>
      <w:ins w:id="328" w:author="Rohlfsen, Cory J" w:date="2025-08-29T22:25:00Z" w16du:dateUtc="2025-08-30T03:25:00Z">
        <w:r>
          <w:rPr>
            <w:bCs/>
          </w:rPr>
          <w:t xml:space="preserve">the ability to </w:t>
        </w:r>
      </w:ins>
      <w:ins w:id="329" w:author="Rohlfsen, Cory J" w:date="2025-08-29T22:29:00Z" w16du:dateUtc="2025-08-30T03:29:00Z">
        <w:r w:rsidR="00D31592">
          <w:rPr>
            <w:bCs/>
          </w:rPr>
          <w:t xml:space="preserve">consistently make </w:t>
        </w:r>
      </w:ins>
      <w:ins w:id="330" w:author="Rohlfsen, Cory J" w:date="2025-08-29T22:38:00Z" w16du:dateUtc="2025-08-30T03:38:00Z">
        <w:r w:rsidR="002C3C52">
          <w:rPr>
            <w:bCs/>
          </w:rPr>
          <w:t>an ac</w:t>
        </w:r>
      </w:ins>
      <w:ins w:id="331" w:author="Rohlfsen, Cory J" w:date="2025-08-29T22:39:00Z" w16du:dateUtc="2025-08-30T03:39:00Z">
        <w:r w:rsidR="002C3C52">
          <w:rPr>
            <w:bCs/>
          </w:rPr>
          <w:t>curate</w:t>
        </w:r>
      </w:ins>
      <w:ins w:id="332" w:author="Rohlfsen, Cory J" w:date="2025-08-29T22:29:00Z" w16du:dateUtc="2025-08-30T03:29:00Z">
        <w:r w:rsidR="00D31592">
          <w:rPr>
            <w:bCs/>
          </w:rPr>
          <w:t xml:space="preserve"> diagnosis does</w:t>
        </w:r>
      </w:ins>
      <w:ins w:id="333" w:author="Rohlfsen, Cory J" w:date="2025-08-29T23:15:00Z" w16du:dateUtc="2025-08-30T04:15:00Z">
        <w:r w:rsidR="00AF1C71">
          <w:rPr>
            <w:bCs/>
          </w:rPr>
          <w:t xml:space="preserve"> no</w:t>
        </w:r>
      </w:ins>
      <w:ins w:id="334" w:author="Rohlfsen, Cory J" w:date="2025-08-29T22:29:00Z" w16du:dateUtc="2025-08-30T03:29:00Z">
        <w:r w:rsidR="00D31592">
          <w:rPr>
            <w:bCs/>
          </w:rPr>
          <w:t xml:space="preserve">t help a </w:t>
        </w:r>
      </w:ins>
      <w:ins w:id="335" w:author="Rohlfsen, Cory J" w:date="2025-08-29T22:39:00Z" w16du:dateUtc="2025-08-30T03:39:00Z">
        <w:r w:rsidR="002C3C52">
          <w:rPr>
            <w:bCs/>
          </w:rPr>
          <w:t xml:space="preserve">team of </w:t>
        </w:r>
      </w:ins>
      <w:ins w:id="336" w:author="Rohlfsen, Cory J" w:date="2025-08-29T22:29:00Z" w16du:dateUtc="2025-08-30T03:29:00Z">
        <w:r w:rsidR="00D31592">
          <w:rPr>
            <w:bCs/>
          </w:rPr>
          <w:t>learner</w:t>
        </w:r>
      </w:ins>
      <w:ins w:id="337" w:author="Rohlfsen, Cory J" w:date="2025-08-29T22:39:00Z" w16du:dateUtc="2025-08-30T03:39:00Z">
        <w:r w:rsidR="002C3C52">
          <w:rPr>
            <w:bCs/>
          </w:rPr>
          <w:t>s</w:t>
        </w:r>
      </w:ins>
      <w:ins w:id="338" w:author="Rohlfsen, Cory J" w:date="2025-08-29T22:29:00Z" w16du:dateUtc="2025-08-30T03:29:00Z">
        <w:r w:rsidR="00D31592">
          <w:rPr>
            <w:bCs/>
          </w:rPr>
          <w:t xml:space="preserve"> if these</w:t>
        </w:r>
      </w:ins>
      <w:ins w:id="339" w:author="Rohlfsen, Cory J" w:date="2025-08-29T22:55:00Z" w16du:dateUtc="2025-08-30T03:55:00Z">
        <w:r w:rsidR="00430282">
          <w:rPr>
            <w:bCs/>
          </w:rPr>
          <w:t xml:space="preserve"> nuanced</w:t>
        </w:r>
      </w:ins>
      <w:ins w:id="340" w:author="Rohlfsen, Cory J" w:date="2025-08-29T22:29:00Z" w16du:dateUtc="2025-08-30T03:29:00Z">
        <w:r w:rsidR="00D31592">
          <w:rPr>
            <w:bCs/>
          </w:rPr>
          <w:t xml:space="preserve"> </w:t>
        </w:r>
      </w:ins>
      <w:ins w:id="341" w:author="Rohlfsen, Cory J" w:date="2025-08-29T22:30:00Z" w16du:dateUtc="2025-08-30T03:30:00Z">
        <w:r w:rsidR="00D31592">
          <w:rPr>
            <w:bCs/>
          </w:rPr>
          <w:t>skills are</w:t>
        </w:r>
      </w:ins>
      <w:ins w:id="342" w:author="Rohlfsen, Cory J" w:date="2025-08-29T22:55:00Z" w16du:dateUtc="2025-08-30T03:55:00Z">
        <w:r w:rsidR="00430282">
          <w:rPr>
            <w:bCs/>
          </w:rPr>
          <w:t xml:space="preserve"> </w:t>
        </w:r>
      </w:ins>
      <w:ins w:id="343" w:author="Rohlfsen, Cory J" w:date="2025-08-29T23:15:00Z" w16du:dateUtc="2025-08-30T04:15:00Z">
        <w:r w:rsidR="00AF1C71">
          <w:rPr>
            <w:bCs/>
          </w:rPr>
          <w:t>in</w:t>
        </w:r>
      </w:ins>
      <w:ins w:id="344" w:author="Rohlfsen, Cory J" w:date="2025-08-29T22:30:00Z" w16du:dateUtc="2025-08-30T03:30:00Z">
        <w:r w:rsidR="00D31592">
          <w:rPr>
            <w:bCs/>
          </w:rPr>
          <w:t xml:space="preserve">effectively </w:t>
        </w:r>
      </w:ins>
      <w:ins w:id="345" w:author="Rohlfsen, Cory J" w:date="2025-08-29T22:33:00Z" w16du:dateUtc="2025-08-30T03:33:00Z">
        <w:r w:rsidR="00D31592">
          <w:rPr>
            <w:bCs/>
          </w:rPr>
          <w:t xml:space="preserve">taught </w:t>
        </w:r>
      </w:ins>
      <w:ins w:id="346" w:author="Rohlfsen, Cory J" w:date="2025-08-29T23:15:00Z" w16du:dateUtc="2025-08-30T04:15:00Z">
        <w:r w:rsidR="00AF1C71">
          <w:rPr>
            <w:bCs/>
          </w:rPr>
          <w:t xml:space="preserve">or poorly </w:t>
        </w:r>
      </w:ins>
      <w:ins w:id="347" w:author="Rohlfsen, Cory J" w:date="2025-08-29T22:25:00Z" w16du:dateUtc="2025-08-30T03:25:00Z">
        <w:r>
          <w:rPr>
            <w:bCs/>
          </w:rPr>
          <w:t>communicate</w:t>
        </w:r>
      </w:ins>
      <w:ins w:id="348" w:author="Rohlfsen, Cory J" w:date="2025-08-29T22:33:00Z" w16du:dateUtc="2025-08-30T03:33:00Z">
        <w:r w:rsidR="00D31592">
          <w:rPr>
            <w:bCs/>
          </w:rPr>
          <w:t>d</w:t>
        </w:r>
      </w:ins>
      <w:ins w:id="349" w:author="Rohlfsen, Cory J" w:date="2025-08-29T22:26:00Z" w16du:dateUtc="2025-08-30T03:26:00Z">
        <w:r>
          <w:rPr>
            <w:bCs/>
          </w:rPr>
          <w:t xml:space="preserve">. </w:t>
        </w:r>
      </w:ins>
      <w:ins w:id="350" w:author="Rohlfsen, Cory J" w:date="2025-08-29T22:27:00Z" w16du:dateUtc="2025-08-30T03:27:00Z">
        <w:r>
          <w:rPr>
            <w:bCs/>
          </w:rPr>
          <w:t xml:space="preserve">For </w:t>
        </w:r>
      </w:ins>
      <w:ins w:id="351" w:author="Rohlfsen, Cory J" w:date="2025-08-29T22:30:00Z" w16du:dateUtc="2025-08-30T03:30:00Z">
        <w:r w:rsidR="00D31592">
          <w:rPr>
            <w:bCs/>
          </w:rPr>
          <w:t>trainees</w:t>
        </w:r>
      </w:ins>
      <w:ins w:id="352" w:author="Rohlfsen, Cory J" w:date="2025-08-29T22:27:00Z" w16du:dateUtc="2025-08-30T03:27:00Z">
        <w:r>
          <w:rPr>
            <w:bCs/>
          </w:rPr>
          <w:t xml:space="preserve"> who may not share</w:t>
        </w:r>
      </w:ins>
      <w:ins w:id="353" w:author="Rohlfsen, Cory J" w:date="2025-08-29T22:34:00Z" w16du:dateUtc="2025-08-30T03:34:00Z">
        <w:r w:rsidR="00D31592">
          <w:rPr>
            <w:bCs/>
          </w:rPr>
          <w:t xml:space="preserve"> the same priors (e.g. past clinical </w:t>
        </w:r>
      </w:ins>
      <w:ins w:id="354" w:author="Rohlfsen, Cory J" w:date="2025-08-29T22:27:00Z" w16du:dateUtc="2025-08-30T03:27:00Z">
        <w:r>
          <w:rPr>
            <w:bCs/>
          </w:rPr>
          <w:t xml:space="preserve">experiences or </w:t>
        </w:r>
      </w:ins>
      <w:ins w:id="355" w:author="Rohlfsen, Cory J" w:date="2025-08-29T22:39:00Z" w16du:dateUtc="2025-08-30T03:39:00Z">
        <w:r w:rsidR="002C3C52">
          <w:rPr>
            <w:bCs/>
          </w:rPr>
          <w:t xml:space="preserve">baseline </w:t>
        </w:r>
      </w:ins>
      <w:ins w:id="356" w:author="Rohlfsen, Cory J" w:date="2025-08-29T22:27:00Z" w16du:dateUtc="2025-08-30T03:27:00Z">
        <w:r>
          <w:rPr>
            <w:bCs/>
          </w:rPr>
          <w:t>assumptions</w:t>
        </w:r>
      </w:ins>
      <w:ins w:id="357" w:author="Rohlfsen, Cory J" w:date="2025-08-29T22:34:00Z" w16du:dateUtc="2025-08-30T03:34:00Z">
        <w:r w:rsidR="00D31592">
          <w:rPr>
            <w:bCs/>
          </w:rPr>
          <w:t>)</w:t>
        </w:r>
      </w:ins>
      <w:ins w:id="358" w:author="Rohlfsen, Cory J" w:date="2025-08-29T22:27:00Z" w16du:dateUtc="2025-08-30T03:27:00Z">
        <w:r>
          <w:rPr>
            <w:bCs/>
          </w:rPr>
          <w:t xml:space="preserve">, passing on </w:t>
        </w:r>
      </w:ins>
      <w:ins w:id="359" w:author="Rohlfsen, Cory J" w:date="2025-08-29T22:53:00Z" w16du:dateUtc="2025-08-30T03:53:00Z">
        <w:r w:rsidR="00430282">
          <w:rPr>
            <w:bCs/>
          </w:rPr>
          <w:t xml:space="preserve">an “embrace of uncertainty” </w:t>
        </w:r>
      </w:ins>
      <w:ins w:id="360" w:author="Rohlfsen, Cory J" w:date="2025-08-29T22:28:00Z" w16du:dateUtc="2025-08-30T03:28:00Z">
        <w:r w:rsidR="00D31592">
          <w:rPr>
            <w:bCs/>
          </w:rPr>
          <w:t xml:space="preserve">can be </w:t>
        </w:r>
      </w:ins>
      <w:ins w:id="361" w:author="Rohlfsen, Cory J" w:date="2025-08-29T22:33:00Z" w16du:dateUtc="2025-08-30T03:33:00Z">
        <w:r w:rsidR="00D31592">
          <w:rPr>
            <w:bCs/>
          </w:rPr>
          <w:t xml:space="preserve">especially </w:t>
        </w:r>
      </w:ins>
      <w:ins w:id="362" w:author="Rohlfsen, Cory J" w:date="2025-08-29T22:28:00Z" w16du:dateUtc="2025-08-30T03:28:00Z">
        <w:r w:rsidR="00D31592">
          <w:rPr>
            <w:bCs/>
          </w:rPr>
          <w:t>challeng</w:t>
        </w:r>
      </w:ins>
      <w:ins w:id="363" w:author="Rohlfsen, Cory J" w:date="2025-08-29T22:33:00Z" w16du:dateUtc="2025-08-30T03:33:00Z">
        <w:r w:rsidR="00D31592">
          <w:rPr>
            <w:bCs/>
          </w:rPr>
          <w:t>ing</w:t>
        </w:r>
      </w:ins>
      <w:ins w:id="364" w:author="Rohlfsen, Cory J" w:date="2025-08-29T22:28:00Z" w16du:dateUtc="2025-08-30T03:28:00Z">
        <w:r w:rsidR="00D31592">
          <w:rPr>
            <w:bCs/>
          </w:rPr>
          <w:t xml:space="preserve">. </w:t>
        </w:r>
      </w:ins>
      <w:ins w:id="365" w:author="Rohlfsen, Cory J" w:date="2025-08-29T22:34:00Z" w16du:dateUtc="2025-08-30T03:34:00Z">
        <w:r w:rsidR="00D31592">
          <w:rPr>
            <w:bCs/>
          </w:rPr>
          <w:t xml:space="preserve">Likewise, </w:t>
        </w:r>
      </w:ins>
      <w:ins w:id="366" w:author="Rohlfsen, Cory J" w:date="2025-08-29T22:36:00Z" w16du:dateUtc="2025-08-30T03:36:00Z">
        <w:r w:rsidR="00D31592">
          <w:rPr>
            <w:bCs/>
          </w:rPr>
          <w:t>the</w:t>
        </w:r>
      </w:ins>
      <w:ins w:id="367" w:author="Rohlfsen, Cory J" w:date="2025-08-29T22:35:00Z" w16du:dateUtc="2025-08-30T03:35:00Z">
        <w:r w:rsidR="00D31592">
          <w:rPr>
            <w:bCs/>
          </w:rPr>
          <w:t xml:space="preserve"> educator</w:t>
        </w:r>
      </w:ins>
      <w:ins w:id="368" w:author="Rohlfsen, Cory J" w:date="2025-08-29T22:34:00Z" w16du:dateUtc="2025-08-30T03:34:00Z">
        <w:r w:rsidR="00D31592">
          <w:rPr>
            <w:bCs/>
          </w:rPr>
          <w:t xml:space="preserve"> who </w:t>
        </w:r>
      </w:ins>
      <w:ins w:id="369" w:author="Rohlfsen, Cory J" w:date="2025-08-29T22:36:00Z" w16du:dateUtc="2025-08-30T03:36:00Z">
        <w:r w:rsidR="00D31592">
          <w:rPr>
            <w:bCs/>
          </w:rPr>
          <w:t>models</w:t>
        </w:r>
      </w:ins>
      <w:ins w:id="370" w:author="Rohlfsen, Cory J" w:date="2025-08-29T22:34:00Z" w16du:dateUtc="2025-08-30T03:34:00Z">
        <w:r w:rsidR="00D31592">
          <w:rPr>
            <w:bCs/>
          </w:rPr>
          <w:t xml:space="preserve"> the</w:t>
        </w:r>
      </w:ins>
      <w:ins w:id="371" w:author="Rohlfsen, Cory J" w:date="2025-08-29T22:35:00Z" w16du:dateUtc="2025-08-30T03:35:00Z">
        <w:r w:rsidR="00D31592">
          <w:rPr>
            <w:bCs/>
          </w:rPr>
          <w:t>ir availability</w:t>
        </w:r>
      </w:ins>
      <w:ins w:id="372" w:author="Rohlfsen, Cory J" w:date="2025-08-29T22:39:00Z" w16du:dateUtc="2025-08-30T03:39:00Z">
        <w:r w:rsidR="002C3C52">
          <w:rPr>
            <w:bCs/>
          </w:rPr>
          <w:t xml:space="preserve"> bias</w:t>
        </w:r>
      </w:ins>
      <w:ins w:id="373" w:author="Rohlfsen, Cory J" w:date="2025-08-29T22:35:00Z" w16du:dateUtc="2025-08-30T03:35:00Z">
        <w:r w:rsidR="00D31592">
          <w:rPr>
            <w:bCs/>
          </w:rPr>
          <w:t>, recency</w:t>
        </w:r>
      </w:ins>
      <w:ins w:id="374" w:author="Rohlfsen, Cory J" w:date="2025-08-29T22:39:00Z" w16du:dateUtc="2025-08-30T03:39:00Z">
        <w:r w:rsidR="002C3C52">
          <w:rPr>
            <w:bCs/>
          </w:rPr>
          <w:t xml:space="preserve"> bias</w:t>
        </w:r>
      </w:ins>
      <w:ins w:id="375" w:author="Rohlfsen, Cory J" w:date="2025-08-29T22:35:00Z" w16du:dateUtc="2025-08-30T03:35:00Z">
        <w:r w:rsidR="00D31592">
          <w:rPr>
            <w:bCs/>
          </w:rPr>
          <w:t xml:space="preserve">, </w:t>
        </w:r>
      </w:ins>
      <w:ins w:id="376" w:author="Rohlfsen, Cory J" w:date="2025-08-29T22:39:00Z" w16du:dateUtc="2025-08-30T03:39:00Z">
        <w:r w:rsidR="002C3C52">
          <w:rPr>
            <w:bCs/>
          </w:rPr>
          <w:t>or</w:t>
        </w:r>
      </w:ins>
      <w:ins w:id="377" w:author="Rohlfsen, Cory J" w:date="2025-08-29T22:35:00Z" w16du:dateUtc="2025-08-30T03:35:00Z">
        <w:r w:rsidR="00D31592">
          <w:rPr>
            <w:bCs/>
          </w:rPr>
          <w:t xml:space="preserve"> anchoring bias only amplifies these diagnost</w:t>
        </w:r>
      </w:ins>
      <w:ins w:id="378" w:author="Rohlfsen, Cory J" w:date="2025-08-29T22:36:00Z" w16du:dateUtc="2025-08-30T03:36:00Z">
        <w:r w:rsidR="00D31592">
          <w:rPr>
            <w:bCs/>
          </w:rPr>
          <w:t>ic pitfall</w:t>
        </w:r>
      </w:ins>
      <w:ins w:id="379" w:author="Rohlfsen, Cory J" w:date="2025-08-29T22:37:00Z" w16du:dateUtc="2025-08-30T03:37:00Z">
        <w:r w:rsidR="00D31592">
          <w:rPr>
            <w:bCs/>
          </w:rPr>
          <w:t xml:space="preserve">s, </w:t>
        </w:r>
      </w:ins>
      <w:ins w:id="380" w:author="Rohlfsen, Cory J" w:date="2025-08-29T22:40:00Z" w16du:dateUtc="2025-08-30T03:40:00Z">
        <w:r w:rsidR="002C3C52">
          <w:rPr>
            <w:bCs/>
          </w:rPr>
          <w:t>further</w:t>
        </w:r>
      </w:ins>
      <w:ins w:id="381" w:author="Rohlfsen, Cory J" w:date="2025-08-29T22:37:00Z" w16du:dateUtc="2025-08-30T03:37:00Z">
        <w:r w:rsidR="00D31592">
          <w:rPr>
            <w:bCs/>
          </w:rPr>
          <w:t xml:space="preserve"> perpetuati</w:t>
        </w:r>
      </w:ins>
      <w:ins w:id="382" w:author="Rohlfsen, Cory J" w:date="2025-08-29T22:40:00Z" w16du:dateUtc="2025-08-30T03:40:00Z">
        <w:r w:rsidR="002C3C52">
          <w:rPr>
            <w:bCs/>
          </w:rPr>
          <w:t>ng</w:t>
        </w:r>
      </w:ins>
      <w:ins w:id="383" w:author="Rohlfsen, Cory J" w:date="2025-08-29T22:41:00Z" w16du:dateUtc="2025-08-30T03:41:00Z">
        <w:r w:rsidR="002C3C52">
          <w:rPr>
            <w:bCs/>
          </w:rPr>
          <w:t xml:space="preserve"> habits of </w:t>
        </w:r>
      </w:ins>
      <w:ins w:id="384" w:author="Rohlfsen, Cory J" w:date="2025-08-29T22:37:00Z" w16du:dateUtc="2025-08-30T03:37:00Z">
        <w:r w:rsidR="00D31592">
          <w:rPr>
            <w:bCs/>
          </w:rPr>
          <w:t>diagnostic inertia, rooted in false assumptions.</w:t>
        </w:r>
      </w:ins>
    </w:p>
    <w:p w14:paraId="14AE7ED5" w14:textId="77777777" w:rsidR="000D3B98" w:rsidRDefault="000D3B98" w:rsidP="00AE1451">
      <w:pPr>
        <w:rPr>
          <w:ins w:id="385" w:author="Rohlfsen, Cory J" w:date="2025-08-29T22:41:00Z" w16du:dateUtc="2025-08-30T03:41:00Z"/>
          <w:bCs/>
        </w:rPr>
      </w:pPr>
    </w:p>
    <w:p w14:paraId="2E1990A2" w14:textId="5C343C40" w:rsidR="002C3C52" w:rsidRDefault="002C3C52" w:rsidP="00AE1451">
      <w:pPr>
        <w:rPr>
          <w:ins w:id="386" w:author="Rohlfsen, Cory J" w:date="2025-08-29T22:44:00Z" w16du:dateUtc="2025-08-30T03:44:00Z"/>
          <w:bCs/>
        </w:rPr>
      </w:pPr>
      <w:ins w:id="387" w:author="Rohlfsen, Cory J" w:date="2025-08-29T22:41:00Z" w16du:dateUtc="2025-08-30T03:41:00Z">
        <w:r>
          <w:rPr>
            <w:bCs/>
          </w:rPr>
          <w:t xml:space="preserve">LLM-derived LRs </w:t>
        </w:r>
      </w:ins>
      <w:ins w:id="388" w:author="Rohlfsen, Cory J" w:date="2025-08-29T22:57:00Z" w16du:dateUtc="2025-08-30T03:57:00Z">
        <w:r w:rsidR="00430282">
          <w:rPr>
            <w:bCs/>
          </w:rPr>
          <w:t>c</w:t>
        </w:r>
      </w:ins>
      <w:ins w:id="389" w:author="Rohlfsen, Cory J" w:date="2025-08-29T23:16:00Z" w16du:dateUtc="2025-08-30T04:16:00Z">
        <w:r w:rsidR="00AF1C71">
          <w:rPr>
            <w:bCs/>
          </w:rPr>
          <w:t>an</w:t>
        </w:r>
      </w:ins>
      <w:ins w:id="390" w:author="Rohlfsen, Cory J" w:date="2025-08-29T22:57:00Z" w16du:dateUtc="2025-08-30T03:57:00Z">
        <w:r w:rsidR="00430282">
          <w:rPr>
            <w:bCs/>
          </w:rPr>
          <w:t xml:space="preserve"> </w:t>
        </w:r>
      </w:ins>
      <w:ins w:id="391" w:author="Rohlfsen, Cory J" w:date="2025-08-29T22:41:00Z" w16du:dateUtc="2025-08-30T03:41:00Z">
        <w:r>
          <w:rPr>
            <w:bCs/>
          </w:rPr>
          <w:t>transcend</w:t>
        </w:r>
      </w:ins>
      <w:ins w:id="392" w:author="Rohlfsen, Cory J" w:date="2025-08-29T22:56:00Z" w16du:dateUtc="2025-08-30T03:56:00Z">
        <w:r w:rsidR="00430282">
          <w:rPr>
            <w:bCs/>
          </w:rPr>
          <w:t xml:space="preserve"> the</w:t>
        </w:r>
      </w:ins>
      <w:ins w:id="393" w:author="Rohlfsen, Cory J" w:date="2025-08-29T22:57:00Z" w16du:dateUtc="2025-08-30T03:57:00Z">
        <w:r w:rsidR="00430282">
          <w:rPr>
            <w:bCs/>
          </w:rPr>
          <w:t>se limitations by</w:t>
        </w:r>
      </w:ins>
      <w:ins w:id="394" w:author="Rohlfsen, Cory J" w:date="2025-08-29T22:56:00Z" w16du:dateUtc="2025-08-30T03:56:00Z">
        <w:r w:rsidR="00430282">
          <w:rPr>
            <w:bCs/>
          </w:rPr>
          <w:t xml:space="preserve"> </w:t>
        </w:r>
      </w:ins>
      <w:ins w:id="395" w:author="Rohlfsen, Cory J" w:date="2025-08-29T22:43:00Z" w16du:dateUtc="2025-08-30T03:43:00Z">
        <w:r>
          <w:rPr>
            <w:bCs/>
          </w:rPr>
          <w:t>making the</w:t>
        </w:r>
      </w:ins>
      <w:ins w:id="396" w:author="Rohlfsen, Cory J" w:date="2025-08-29T22:45:00Z" w16du:dateUtc="2025-08-30T03:45:00Z">
        <w:r>
          <w:rPr>
            <w:bCs/>
          </w:rPr>
          <w:t xml:space="preserve"> </w:t>
        </w:r>
      </w:ins>
      <w:ins w:id="397" w:author="Rohlfsen, Cory J" w:date="2025-08-29T23:16:00Z" w16du:dateUtc="2025-08-30T04:16:00Z">
        <w:r w:rsidR="00AF1C71">
          <w:rPr>
            <w:bCs/>
          </w:rPr>
          <w:t>chain</w:t>
        </w:r>
      </w:ins>
      <w:ins w:id="398" w:author="Rohlfsen, Cory J" w:date="2025-08-29T22:45:00Z" w16du:dateUtc="2025-08-30T03:45:00Z">
        <w:r>
          <w:rPr>
            <w:bCs/>
          </w:rPr>
          <w:t xml:space="preserve"> of</w:t>
        </w:r>
      </w:ins>
      <w:ins w:id="399" w:author="Rohlfsen, Cory J" w:date="2025-08-29T22:43:00Z" w16du:dateUtc="2025-08-30T03:43:00Z">
        <w:r>
          <w:rPr>
            <w:bCs/>
          </w:rPr>
          <w:t xml:space="preserve"> probabilistic inference</w:t>
        </w:r>
      </w:ins>
      <w:ins w:id="400" w:author="Rohlfsen, Cory J" w:date="2025-08-29T23:16:00Z" w16du:dateUtc="2025-08-30T04:16:00Z">
        <w:r w:rsidR="00AF1C71">
          <w:rPr>
            <w:bCs/>
          </w:rPr>
          <w:t>s and belief updates</w:t>
        </w:r>
      </w:ins>
      <w:ins w:id="401" w:author="Rohlfsen, Cory J" w:date="2025-08-29T22:43:00Z" w16du:dateUtc="2025-08-30T03:43:00Z">
        <w:r>
          <w:rPr>
            <w:bCs/>
          </w:rPr>
          <w:t xml:space="preserve"> more accessi</w:t>
        </w:r>
      </w:ins>
      <w:ins w:id="402" w:author="Rohlfsen, Cory J" w:date="2025-08-29T22:44:00Z" w16du:dateUtc="2025-08-30T03:44:00Z">
        <w:r>
          <w:rPr>
            <w:bCs/>
          </w:rPr>
          <w:t>ble</w:t>
        </w:r>
      </w:ins>
      <w:ins w:id="403" w:author="Rohlfsen, Cory J" w:date="2025-08-29T22:57:00Z" w16du:dateUtc="2025-08-30T03:57:00Z">
        <w:r w:rsidR="00430282">
          <w:rPr>
            <w:bCs/>
          </w:rPr>
          <w:t xml:space="preserve"> to learners and </w:t>
        </w:r>
      </w:ins>
      <w:ins w:id="404" w:author="Rohlfsen, Cory J" w:date="2025-08-29T22:58:00Z" w16du:dateUtc="2025-08-30T03:58:00Z">
        <w:r w:rsidR="00430282">
          <w:rPr>
            <w:bCs/>
          </w:rPr>
          <w:t xml:space="preserve">unskilled </w:t>
        </w:r>
      </w:ins>
      <w:ins w:id="405" w:author="Rohlfsen, Cory J" w:date="2025-08-29T22:57:00Z" w16du:dateUtc="2025-08-30T03:57:00Z">
        <w:r w:rsidR="00430282">
          <w:rPr>
            <w:bCs/>
          </w:rPr>
          <w:t>faculty alike</w:t>
        </w:r>
      </w:ins>
      <w:ins w:id="406" w:author="Rohlfsen, Cory J" w:date="2025-08-29T22:44:00Z" w16du:dateUtc="2025-08-30T03:44:00Z">
        <w:r>
          <w:rPr>
            <w:bCs/>
          </w:rPr>
          <w:t xml:space="preserve">. </w:t>
        </w:r>
      </w:ins>
      <w:ins w:id="407" w:author="Rohlfsen, Cory J" w:date="2025-08-29T22:59:00Z" w16du:dateUtc="2025-08-30T03:59:00Z">
        <w:r w:rsidR="009A6324">
          <w:rPr>
            <w:bCs/>
          </w:rPr>
          <w:t xml:space="preserve">AI hybridization offloads the cognitive burden </w:t>
        </w:r>
      </w:ins>
      <w:ins w:id="408" w:author="Rohlfsen, Cory J" w:date="2025-08-29T23:02:00Z" w16du:dateUtc="2025-08-30T04:02:00Z">
        <w:r w:rsidR="009A6324">
          <w:rPr>
            <w:bCs/>
          </w:rPr>
          <w:t>associated with complex mathematical formulas</w:t>
        </w:r>
      </w:ins>
      <w:ins w:id="409" w:author="Rohlfsen, Cory J" w:date="2025-08-29T23:03:00Z" w16du:dateUtc="2025-08-30T04:03:00Z">
        <w:r w:rsidR="009A6324">
          <w:rPr>
            <w:bCs/>
          </w:rPr>
          <w:t>, allowing clinicians to more easily engage in structured Bayesian reasoning. Such a shift benefit</w:t>
        </w:r>
      </w:ins>
      <w:ins w:id="410" w:author="Rohlfsen, Cory J" w:date="2025-08-29T23:16:00Z" w16du:dateUtc="2025-08-30T04:16:00Z">
        <w:r w:rsidR="00AF1C71">
          <w:rPr>
            <w:bCs/>
          </w:rPr>
          <w:t>s</w:t>
        </w:r>
      </w:ins>
      <w:ins w:id="411" w:author="Rohlfsen, Cory J" w:date="2025-08-29T23:03:00Z" w16du:dateUtc="2025-08-30T04:03:00Z">
        <w:r w:rsidR="009A6324">
          <w:rPr>
            <w:bCs/>
          </w:rPr>
          <w:t xml:space="preserve"> clinicians across all stages of training</w:t>
        </w:r>
      </w:ins>
      <w:ins w:id="412" w:author="Rohlfsen, Cory J" w:date="2025-08-29T23:04:00Z" w16du:dateUtc="2025-08-30T04:04:00Z">
        <w:r w:rsidR="009A6324">
          <w:rPr>
            <w:bCs/>
          </w:rPr>
          <w:t xml:space="preserve">, from early learners developing foundational diagnostic skills to experienced practitioners refining their diagnostic accuracy and consistency. By lowering the point of entry </w:t>
        </w:r>
      </w:ins>
      <w:ins w:id="413" w:author="Rohlfsen, Cory J" w:date="2025-08-29T23:05:00Z" w16du:dateUtc="2025-08-30T04:05:00Z">
        <w:r w:rsidR="009A6324">
          <w:rPr>
            <w:bCs/>
          </w:rPr>
          <w:t xml:space="preserve">for </w:t>
        </w:r>
      </w:ins>
      <w:ins w:id="414" w:author="Rohlfsen, Cory J" w:date="2025-08-29T23:08:00Z" w16du:dateUtc="2025-08-30T04:08:00Z">
        <w:r w:rsidR="001E3381">
          <w:rPr>
            <w:bCs/>
          </w:rPr>
          <w:t xml:space="preserve">more routine application of </w:t>
        </w:r>
      </w:ins>
      <w:ins w:id="415" w:author="Rohlfsen, Cory J" w:date="2025-08-29T22:59:00Z" w16du:dateUtc="2025-08-30T03:59:00Z">
        <w:r w:rsidR="009A6324">
          <w:rPr>
            <w:bCs/>
          </w:rPr>
          <w:t xml:space="preserve">Bayes theorem, </w:t>
        </w:r>
      </w:ins>
      <w:ins w:id="416" w:author="Rohlfsen, Cory J" w:date="2025-08-29T23:08:00Z" w16du:dateUtc="2025-08-30T04:08:00Z">
        <w:r w:rsidR="001E3381">
          <w:rPr>
            <w:bCs/>
          </w:rPr>
          <w:t xml:space="preserve">LLM-derived LRs can democratize the </w:t>
        </w:r>
      </w:ins>
      <w:ins w:id="417" w:author="Rohlfsen, Cory J" w:date="2025-08-29T22:58:00Z" w16du:dateUtc="2025-08-30T03:58:00Z">
        <w:r w:rsidR="009A6324">
          <w:rPr>
            <w:bCs/>
          </w:rPr>
          <w:t xml:space="preserve">upskilling </w:t>
        </w:r>
      </w:ins>
      <w:ins w:id="418" w:author="Rohlfsen, Cory J" w:date="2025-08-29T23:17:00Z" w16du:dateUtc="2025-08-30T04:17:00Z">
        <w:r w:rsidR="00AF1C71">
          <w:rPr>
            <w:bCs/>
          </w:rPr>
          <w:t xml:space="preserve">of </w:t>
        </w:r>
      </w:ins>
      <w:ins w:id="419" w:author="Rohlfsen, Cory J" w:date="2025-08-29T23:09:00Z" w16du:dateUtc="2025-08-30T04:09:00Z">
        <w:r w:rsidR="001E3381">
          <w:rPr>
            <w:bCs/>
          </w:rPr>
          <w:t xml:space="preserve">probabilistic inference amongst </w:t>
        </w:r>
      </w:ins>
      <w:ins w:id="420" w:author="Rohlfsen, Cory J" w:date="2025-08-29T22:58:00Z" w16du:dateUtc="2025-08-30T03:58:00Z">
        <w:r w:rsidR="009A6324">
          <w:rPr>
            <w:bCs/>
          </w:rPr>
          <w:t>clinicians across the board</w:t>
        </w:r>
      </w:ins>
      <w:ins w:id="421" w:author="Rohlfsen, Cory J" w:date="2025-08-29T23:09:00Z" w16du:dateUtc="2025-08-30T04:09:00Z">
        <w:r w:rsidR="001E3381">
          <w:rPr>
            <w:bCs/>
          </w:rPr>
          <w:t xml:space="preserve">. </w:t>
        </w:r>
      </w:ins>
      <w:ins w:id="422" w:author="Rohlfsen, Cory J" w:date="2025-08-29T23:18:00Z" w16du:dateUtc="2025-08-30T04:18:00Z">
        <w:r w:rsidR="00AF1C71">
          <w:rPr>
            <w:bCs/>
          </w:rPr>
          <w:t>Ultimately, w</w:t>
        </w:r>
      </w:ins>
      <w:ins w:id="423" w:author="Rohlfsen, Cory J" w:date="2025-08-29T23:17:00Z" w16du:dateUtc="2025-08-30T04:17:00Z">
        <w:r w:rsidR="00AF1C71">
          <w:rPr>
            <w:bCs/>
          </w:rPr>
          <w:t>hen the</w:t>
        </w:r>
      </w:ins>
      <w:ins w:id="424" w:author="Rohlfsen, Cory J" w:date="2025-08-29T23:09:00Z" w16du:dateUtc="2025-08-30T04:09:00Z">
        <w:r w:rsidR="001E3381">
          <w:rPr>
            <w:bCs/>
          </w:rPr>
          <w:t xml:space="preserve"> cognitive apprenticeship</w:t>
        </w:r>
      </w:ins>
      <w:ins w:id="425" w:author="Rohlfsen, Cory J" w:date="2025-08-29T23:18:00Z" w16du:dateUtc="2025-08-30T04:18:00Z">
        <w:r w:rsidR="00AF1C71">
          <w:rPr>
            <w:bCs/>
          </w:rPr>
          <w:t xml:space="preserve"> is</w:t>
        </w:r>
      </w:ins>
      <w:ins w:id="426" w:author="Rohlfsen, Cory J" w:date="2025-08-29T23:09:00Z" w16du:dateUtc="2025-08-30T04:09:00Z">
        <w:r w:rsidR="001E3381">
          <w:rPr>
            <w:bCs/>
          </w:rPr>
          <w:t xml:space="preserve"> strengthened</w:t>
        </w:r>
      </w:ins>
      <w:ins w:id="427" w:author="Rohlfsen, Cory J" w:date="2025-08-29T23:17:00Z" w16du:dateUtc="2025-08-30T04:17:00Z">
        <w:r w:rsidR="00AF1C71">
          <w:rPr>
            <w:bCs/>
          </w:rPr>
          <w:t xml:space="preserve">, </w:t>
        </w:r>
      </w:ins>
      <w:ins w:id="428" w:author="Rohlfsen, Cory J" w:date="2025-08-29T22:58:00Z" w16du:dateUtc="2025-08-30T03:58:00Z">
        <w:r w:rsidR="009A6324">
          <w:rPr>
            <w:bCs/>
          </w:rPr>
          <w:t xml:space="preserve">both </w:t>
        </w:r>
      </w:ins>
      <w:ins w:id="429" w:author="Rohlfsen, Cory J" w:date="2025-08-29T23:00:00Z" w16du:dateUtc="2025-08-30T04:00:00Z">
        <w:r w:rsidR="009A6324">
          <w:rPr>
            <w:bCs/>
          </w:rPr>
          <w:t xml:space="preserve">trainees and </w:t>
        </w:r>
      </w:ins>
      <w:ins w:id="430" w:author="Rohlfsen, Cory J" w:date="2025-08-29T22:58:00Z" w16du:dateUtc="2025-08-30T03:58:00Z">
        <w:r w:rsidR="009A6324">
          <w:rPr>
            <w:bCs/>
          </w:rPr>
          <w:t xml:space="preserve">patients </w:t>
        </w:r>
      </w:ins>
      <w:ins w:id="431" w:author="Rohlfsen, Cory J" w:date="2025-08-29T22:59:00Z" w16du:dateUtc="2025-08-30T03:59:00Z">
        <w:r w:rsidR="009A6324">
          <w:rPr>
            <w:bCs/>
          </w:rPr>
          <w:t xml:space="preserve">benefit. </w:t>
        </w:r>
      </w:ins>
    </w:p>
    <w:p w14:paraId="5EDFB04F" w14:textId="77777777" w:rsidR="002C3C52" w:rsidRDefault="002C3C52" w:rsidP="00AE1451">
      <w:pPr>
        <w:rPr>
          <w:ins w:id="432" w:author="Rohlfsen, Cory J" w:date="2025-08-29T22:03:00Z" w16du:dateUtc="2025-08-30T03:03:00Z"/>
          <w:bCs/>
        </w:rPr>
      </w:pPr>
    </w:p>
    <w:p w14:paraId="7C3201B8" w14:textId="624CFDAD" w:rsidR="00AE1451" w:rsidRPr="00054773" w:rsidDel="002C3C52" w:rsidRDefault="00C61E8A" w:rsidP="00AE1451">
      <w:pPr>
        <w:rPr>
          <w:del w:id="433" w:author="Rohlfsen, Cory J" w:date="2025-08-29T22:47:00Z" w16du:dateUtc="2025-08-30T03:47:00Z"/>
          <w:bCs/>
        </w:rPr>
      </w:pPr>
      <w:del w:id="434" w:author="Rohlfsen, Cory J" w:date="2025-08-29T22:47:00Z" w16du:dateUtc="2025-08-30T03:47:00Z">
        <w:r w:rsidDel="002C3C52">
          <w:rPr>
            <w:bCs/>
          </w:rPr>
          <w:delText xml:space="preserve">However, the width of the limits of agreement, particularly if near-certainty (ie. a high LoA) is required, suggest they must be thoughtfully integrated into systems with human oversight, rather than trusted outright. </w:delText>
        </w:r>
      </w:del>
    </w:p>
    <w:p w14:paraId="2578E0C3" w14:textId="77777777" w:rsidR="00AE1451" w:rsidRPr="00054773" w:rsidDel="00737981" w:rsidRDefault="00AE1451" w:rsidP="00AE1451">
      <w:pPr>
        <w:rPr>
          <w:del w:id="435" w:author="Rohlfsen, Cory J" w:date="2025-08-29T22:21:00Z" w16du:dateUtc="2025-08-30T03:21:00Z"/>
          <w:bCs/>
        </w:rPr>
      </w:pPr>
    </w:p>
    <w:p w14:paraId="2953687E" w14:textId="7CFD68CC" w:rsidR="00AE1451" w:rsidDel="002C3C52" w:rsidRDefault="00AE1451" w:rsidP="00AE1451">
      <w:pPr>
        <w:rPr>
          <w:del w:id="436" w:author="Rohlfsen, Cory J" w:date="2025-08-29T22:47:00Z" w16du:dateUtc="2025-08-30T03:47:00Z"/>
          <w:bCs/>
        </w:rPr>
      </w:pPr>
      <w:del w:id="437" w:author="Rohlfsen, Cory J" w:date="2025-08-29T22:47:00Z" w16du:dateUtc="2025-08-30T03:47:00Z">
        <w:r w:rsidRPr="00054773" w:rsidDel="002C3C52">
          <w:rPr>
            <w:bCs/>
          </w:rPr>
          <w:delText xml:space="preserve">Traditionally, medical decision-making has heavily depended on gestalt intuition, a holistic and heuristic approach to estimating disease probability based on clinicians’ prior experiences and assumptions. Although intuitive reasoning remains vital in clinical practice, it is inherently susceptible to a variety of cognitive biases such as availability bias, </w:delText>
        </w:r>
      </w:del>
      <w:del w:id="438" w:author="Rohlfsen, Cory J" w:date="2025-08-29T22:07:00Z" w16du:dateUtc="2025-08-30T03:07:00Z">
        <w:r w:rsidRPr="00054773" w:rsidDel="00D905E5">
          <w:rPr>
            <w:bCs/>
          </w:rPr>
          <w:delText>anchor</w:delText>
        </w:r>
      </w:del>
      <w:del w:id="439" w:author="Rohlfsen, Cory J" w:date="2025-08-29T22:08:00Z" w16du:dateUtc="2025-08-30T03:08:00Z">
        <w:r w:rsidRPr="00054773" w:rsidDel="00D905E5">
          <w:rPr>
            <w:bCs/>
          </w:rPr>
          <w:delText>ing,</w:delText>
        </w:r>
      </w:del>
      <w:del w:id="440" w:author="Rohlfsen, Cory J" w:date="2025-08-29T22:47:00Z" w16du:dateUtc="2025-08-30T03:47:00Z">
        <w:r w:rsidRPr="00054773" w:rsidDel="002C3C52">
          <w:rPr>
            <w:bCs/>
          </w:rPr>
          <w:delText xml:space="preserve"> and premature closure, ultimately affecting diagnostic accuracy and patient outcomes. The adoption of explicit </w:delText>
        </w:r>
      </w:del>
      <w:del w:id="441" w:author="Rohlfsen, Cory J" w:date="2025-08-29T22:06:00Z" w16du:dateUtc="2025-08-30T03:06:00Z">
        <w:r w:rsidRPr="00054773" w:rsidDel="000D3B98">
          <w:rPr>
            <w:bCs/>
          </w:rPr>
          <w:delText>likelihood ratio</w:delText>
        </w:r>
      </w:del>
      <w:del w:id="442" w:author="Rohlfsen, Cory J" w:date="2025-08-29T22:47:00Z" w16du:dateUtc="2025-08-30T03:47:00Z">
        <w:r w:rsidRPr="00054773" w:rsidDel="002C3C52">
          <w:rPr>
            <w:bCs/>
          </w:rPr>
          <w:delText xml:space="preserve"> frameworks and Bayesian reasoning in clinical practice remains limited primarily due to the</w:delText>
        </w:r>
        <w:r w:rsidR="00C61E8A" w:rsidDel="002C3C52">
          <w:rPr>
            <w:bCs/>
          </w:rPr>
          <w:delText xml:space="preserve"> limited availability of quality diagnostic test accuracy data and the</w:delText>
        </w:r>
        <w:r w:rsidRPr="00054773" w:rsidDel="002C3C52">
          <w:rPr>
            <w:bCs/>
          </w:rPr>
          <w:delText xml:space="preserve"> cognitive load</w:delText>
        </w:r>
        <w:r w:rsidR="00C61E8A" w:rsidDel="002C3C52">
          <w:rPr>
            <w:bCs/>
          </w:rPr>
          <w:delText xml:space="preserve"> associated with using Bayes theorem</w:delText>
        </w:r>
        <w:r w:rsidRPr="00054773" w:rsidDel="002C3C52">
          <w:rPr>
            <w:bCs/>
          </w:rPr>
          <w:delText>.</w:delText>
        </w:r>
      </w:del>
    </w:p>
    <w:p w14:paraId="7FDC6078" w14:textId="77777777" w:rsidR="00AE1451" w:rsidRPr="00054773" w:rsidRDefault="00AE1451" w:rsidP="00AE1451">
      <w:pPr>
        <w:rPr>
          <w:bCs/>
        </w:rPr>
      </w:pPr>
    </w:p>
    <w:p w14:paraId="446DCC5C" w14:textId="6FA72C58" w:rsidR="00AE1451" w:rsidRPr="00054773" w:rsidDel="001E3381" w:rsidRDefault="00AE1451" w:rsidP="00AE1451">
      <w:pPr>
        <w:rPr>
          <w:del w:id="443" w:author="Rohlfsen, Cory J" w:date="2025-08-29T23:10:00Z" w16du:dateUtc="2025-08-30T04:10:00Z"/>
          <w:bCs/>
        </w:rPr>
      </w:pPr>
      <w:del w:id="444" w:author="Rohlfsen, Cory J" w:date="2025-08-29T23:10:00Z" w16du:dateUtc="2025-08-30T04:10:00Z">
        <w:r w:rsidRPr="00054773" w:rsidDel="001E3381">
          <w:rPr>
            <w:bCs/>
          </w:rPr>
          <w:delText xml:space="preserve">By </w:delText>
        </w:r>
      </w:del>
      <w:del w:id="445" w:author="Rohlfsen, Cory J" w:date="2025-08-29T22:47:00Z" w16du:dateUtc="2025-08-30T03:47:00Z">
        <w:r w:rsidRPr="00054773" w:rsidDel="002C3C52">
          <w:rPr>
            <w:bCs/>
          </w:rPr>
          <w:delText xml:space="preserve">contrast, </w:delText>
        </w:r>
      </w:del>
      <w:del w:id="446" w:author="Rohlfsen, Cory J" w:date="2025-08-29T23:10:00Z" w16du:dateUtc="2025-08-30T04:10:00Z">
        <w:r w:rsidRPr="00054773" w:rsidDel="001E3381">
          <w:rPr>
            <w:bCs/>
          </w:rPr>
          <w:delText>integrating generative AI into clinical reasoning can transform diagnostic decision-making into a more explicit, reproducible, and rigorous practice. Leveraging LLM-generated likelihood ratios could offload cognitive burdens associated with complex probabilistic calculations, allowing clinicians to more easily engage in structured Bayesian reasoning</w:delText>
        </w:r>
        <w:commentRangeStart w:id="447"/>
        <w:r w:rsidRPr="00054773" w:rsidDel="001E3381">
          <w:rPr>
            <w:bCs/>
          </w:rPr>
          <w:delText>. Such a shift could particularly benefit clinicians across all training stages</w:delText>
        </w:r>
        <w:r w:rsidDel="001E3381">
          <w:rPr>
            <w:bCs/>
          </w:rPr>
          <w:delText xml:space="preserve">, </w:delText>
        </w:r>
        <w:r w:rsidRPr="00054773" w:rsidDel="001E3381">
          <w:rPr>
            <w:bCs/>
          </w:rPr>
          <w:delText xml:space="preserve">from early learners </w:delText>
        </w:r>
        <w:commentRangeEnd w:id="447"/>
        <w:r w:rsidR="006A3610" w:rsidDel="001E3381">
          <w:rPr>
            <w:rStyle w:val="CommentReference"/>
          </w:rPr>
          <w:commentReference w:id="447"/>
        </w:r>
        <w:r w:rsidRPr="00054773" w:rsidDel="001E3381">
          <w:rPr>
            <w:bCs/>
          </w:rPr>
          <w:delText>developing foundational diagnostic skills to experienced practitioners refining their diagnostic accuracy and consistency.</w:delText>
        </w:r>
      </w:del>
    </w:p>
    <w:p w14:paraId="4345CD7F" w14:textId="77777777" w:rsidR="00AE1451" w:rsidRPr="00054773" w:rsidRDefault="00AE1451" w:rsidP="00AE1451">
      <w:pPr>
        <w:rPr>
          <w:bCs/>
        </w:rPr>
      </w:pPr>
    </w:p>
    <w:p w14:paraId="67E96670" w14:textId="539C8657" w:rsidR="00AE1451" w:rsidRDefault="00AE1451" w:rsidP="00AE1451">
      <w:pPr>
        <w:rPr>
          <w:bCs/>
        </w:rPr>
      </w:pPr>
      <w:commentRangeStart w:id="448"/>
      <w:r w:rsidRPr="00054773">
        <w:rPr>
          <w:bCs/>
        </w:rPr>
        <w:t>Moreover</w:t>
      </w:r>
      <w:commentRangeEnd w:id="448"/>
      <w:r w:rsidR="004B2302">
        <w:rPr>
          <w:rStyle w:val="CommentReference"/>
        </w:rPr>
        <w:commentReference w:id="448"/>
      </w:r>
      <w:r w:rsidRPr="00054773">
        <w:rPr>
          <w:bCs/>
        </w:rPr>
        <w:t xml:space="preserve">, coupling generative AI capabilities with databases such as the Number Needed to Treat (NNT) database could create a "living" repository </w:t>
      </w:r>
      <w:proofErr w:type="spellStart"/>
      <w:r w:rsidRPr="00054773">
        <w:rPr>
          <w:bCs/>
        </w:rPr>
        <w:t>of</w:t>
      </w:r>
      <w:del w:id="449" w:author="Rohlfsen, Cory J" w:date="2025-08-29T23:19:00Z" w16du:dateUtc="2025-08-30T04:19:00Z">
        <w:r w:rsidRPr="00054773" w:rsidDel="00356582">
          <w:rPr>
            <w:bCs/>
          </w:rPr>
          <w:delText xml:space="preserve"> likelihood ratios</w:delText>
        </w:r>
      </w:del>
      <w:ins w:id="450" w:author="Rohlfsen, Cory J" w:date="2025-08-29T23:19:00Z" w16du:dateUtc="2025-08-30T04:19:00Z">
        <w:r w:rsidR="00356582">
          <w:rPr>
            <w:bCs/>
          </w:rPr>
          <w:t>LRs</w:t>
        </w:r>
      </w:ins>
      <w:proofErr w:type="spellEnd"/>
      <w:r>
        <w:rPr>
          <w:bCs/>
        </w:rPr>
        <w:t xml:space="preserve">, </w:t>
      </w:r>
      <w:r w:rsidRPr="00054773">
        <w:rPr>
          <w:bCs/>
        </w:rPr>
        <w:t xml:space="preserve">a dynamic, continuously updated resource that responds to evolving clinical evidence and real-time clinician feedback. This approach not only facilitates immediate clinical reasoning improvements but also supports long-term skill development in probabilistic reasoning through deliberate, repeated practice and exposure. Just as musicians progressively internalize and master complex scales through systematic practice, clinicians could similarly internalize </w:t>
      </w:r>
      <w:ins w:id="451" w:author="Rohlfsen, Cory J" w:date="2025-08-29T23:11:00Z" w16du:dateUtc="2025-08-30T04:11:00Z">
        <w:r w:rsidR="001E3381">
          <w:rPr>
            <w:bCs/>
          </w:rPr>
          <w:t xml:space="preserve">a </w:t>
        </w:r>
      </w:ins>
      <w:r w:rsidRPr="00054773">
        <w:rPr>
          <w:bCs/>
        </w:rPr>
        <w:t>robust</w:t>
      </w:r>
      <w:ins w:id="452" w:author="Rohlfsen, Cory J" w:date="2025-08-29T23:11:00Z" w16du:dateUtc="2025-08-30T04:11:00Z">
        <w:r w:rsidR="001E3381">
          <w:rPr>
            <w:bCs/>
          </w:rPr>
          <w:t>, hybridized approach to</w:t>
        </w:r>
      </w:ins>
      <w:r w:rsidRPr="00054773">
        <w:rPr>
          <w:bCs/>
        </w:rPr>
        <w:t xml:space="preserve"> Bayesian inference </w:t>
      </w:r>
      <w:del w:id="453" w:author="Rohlfsen, Cory J" w:date="2025-08-29T23:11:00Z" w16du:dateUtc="2025-08-30T04:11:00Z">
        <w:r w:rsidRPr="00054773" w:rsidDel="001E3381">
          <w:rPr>
            <w:bCs/>
          </w:rPr>
          <w:delText>skills</w:delText>
        </w:r>
      </w:del>
      <w:r w:rsidRPr="00054773">
        <w:rPr>
          <w:bCs/>
        </w:rPr>
        <w:t xml:space="preserve"> through iterative use of AI-supported diagnostic tools.</w:t>
      </w:r>
      <w:ins w:id="454" w:author="Rohlfsen, Cory J" w:date="2025-08-29T23:35:00Z" w16du:dateUtc="2025-08-30T04:35:00Z">
        <w:r w:rsidR="008C0D59">
          <w:rPr>
            <w:bCs/>
          </w:rPr>
          <w:t xml:space="preserve"> Put simply, LLM-generated LRs provide a path towards AI-enhanced adaptiv</w:t>
        </w:r>
      </w:ins>
      <w:ins w:id="455" w:author="Rohlfsen, Cory J" w:date="2025-08-29T23:36:00Z" w16du:dateUtc="2025-08-30T04:36:00Z">
        <w:r w:rsidR="008C0D59">
          <w:rPr>
            <w:bCs/>
          </w:rPr>
          <w:t>e practice.</w:t>
        </w:r>
      </w:ins>
      <w:r w:rsidR="004C5DE3">
        <w:rPr>
          <w:bCs/>
        </w:rPr>
        <w:fldChar w:fldCharType="begin"/>
      </w:r>
      <w:r w:rsidR="004C5DE3">
        <w:rPr>
          <w:bCs/>
        </w:rPr>
        <w:instrText xml:space="preserve"> ADDIN ZOTERO_ITEM CSL_CITATION {"citationID":"p8oAIJc5","properties":{"formattedCitation":"\\super 21\\nosupersub{}","plainCitation":"21","noteIndex":0},"citationItems":[{"id":7547,"uris":["http://zotero.org/groups/6032284/items/D9294MTC"],"itemData":{"id":7547,"type":"article-journal","abstract":"Many learners are more facile with the use of large language models in medicine than their supervisors are. The authors provide an approach to clinical supervision that can mitigate the perils and amplify the promise of AI.","container-title":"New England Journal of Medicine","DOI":"10.1056/NEJMra2503232","ISSN":"0028-4793","issue":"8","note":"publisher: Massachusetts Medical Society\n_eprint: https://www.nejm.org/doi/pdf/10.1056/NEJMra2503232","page":"786-797","source":"Taylor and Francis+NEJM","title":"Educational Strategies for Clinical Supervision of Artificial Intelligence Use","volume":"393","author":[{"family":"Abdulnour","given":"Raja-Elie E."},{"family":"Gin","given":"Brian"},{"family":"Boscardin","given":"Christy K."}],"issued":{"date-parts":[["2025",8,20]]}}}],"schema":"https://github.com/citation-style-language/schema/raw/master/csl-citation.json"} </w:instrText>
      </w:r>
      <w:r w:rsidR="004C5DE3">
        <w:rPr>
          <w:bCs/>
        </w:rPr>
        <w:fldChar w:fldCharType="separate"/>
      </w:r>
      <w:r w:rsidR="004C5DE3" w:rsidRPr="004C5DE3">
        <w:rPr>
          <w:rFonts w:eastAsiaTheme="minorHAnsi"/>
          <w:vertAlign w:val="superscript"/>
          <w14:ligatures w14:val="standardContextual"/>
        </w:rPr>
        <w:t>21</w:t>
      </w:r>
      <w:r w:rsidR="004C5DE3">
        <w:rPr>
          <w:bCs/>
        </w:rPr>
        <w:fldChar w:fldCharType="end"/>
      </w:r>
    </w:p>
    <w:p w14:paraId="000BC6B6" w14:textId="77777777" w:rsidR="00AE1451" w:rsidRDefault="00AE1451" w:rsidP="00AE1451">
      <w:pPr>
        <w:rPr>
          <w:bCs/>
        </w:rPr>
      </w:pPr>
    </w:p>
    <w:p w14:paraId="461B0D84" w14:textId="39758901" w:rsidR="006A3610" w:rsidRDefault="00AE1451" w:rsidP="006A3610">
      <w:pPr>
        <w:rPr>
          <w:ins w:id="456" w:author="Rohlfsen, Cory J" w:date="2025-08-29T22:07:00Z" w16du:dateUtc="2025-08-30T03:07:00Z"/>
          <w:bCs/>
        </w:rPr>
      </w:pPr>
      <w:r w:rsidRPr="00054773">
        <w:rPr>
          <w:bCs/>
        </w:rPr>
        <w:t xml:space="preserve">Nevertheless, it remains crucial to acknowledge several limitations. First, </w:t>
      </w:r>
      <w:r w:rsidR="006A3610">
        <w:rPr>
          <w:bCs/>
        </w:rPr>
        <w:t xml:space="preserve">reference standard likelihood ratios </w:t>
      </w:r>
      <w:r w:rsidR="00B65EFC">
        <w:rPr>
          <w:bCs/>
        </w:rPr>
        <w:t>must</w:t>
      </w:r>
      <w:r w:rsidR="006A3610">
        <w:rPr>
          <w:bCs/>
        </w:rPr>
        <w:t xml:space="preserve"> be taken from the </w:t>
      </w:r>
      <w:proofErr w:type="gramStart"/>
      <w:r w:rsidR="006A3610">
        <w:rPr>
          <w:bCs/>
        </w:rPr>
        <w:t>literature, and</w:t>
      </w:r>
      <w:proofErr w:type="gramEnd"/>
      <w:r w:rsidR="006A3610">
        <w:rPr>
          <w:bCs/>
        </w:rPr>
        <w:t xml:space="preserve"> therefore could potentially be included in the training data. </w:t>
      </w:r>
      <w:r w:rsidR="006A3610" w:rsidRPr="006A3610">
        <w:rPr>
          <w:bCs/>
        </w:rPr>
        <w:t>Though LLMs generally do a poor job memorizing information</w:t>
      </w:r>
      <w:r w:rsidR="00B65EFC">
        <w:rPr>
          <w:bCs/>
        </w:rPr>
        <w:fldChar w:fldCharType="begin"/>
      </w:r>
      <w:r w:rsidR="004C5DE3">
        <w:rPr>
          <w:bCs/>
        </w:rPr>
        <w:instrText xml:space="preserve"> ADDIN ZOTERO_ITEM CSL_CITATION {"citationID":"hbQmeWDP","properties":{"formattedCitation":"\\super 22\\nosupersub{}","plainCitation":"22","noteIndex":0},"citationItems":[{"id":7510,"uris":["http://zotero.org/groups/6032284/items/P6IXB7IC"],"itemData":{"id":7510,"type":"article","abstract":"We propose a new method for estimating how much a model knows about a datapoint and use it to measure the capacity of modern language models. Prior studies of language model memorization have struggled to disentangle memorization from generalization. We formally separate memorization into two components: unintended memorization, the information a model contains about a specific dataset, and generalization, the information a model contains about the true data-generation process. When we completely eliminate generalization, we can compute the total memorization, which provides an estimate of model capacity: our measurements estimate that GPT-style models have a capacity of approximately 3.6 bits per parameter. We train language models on datasets of increasing size and observe that models memorize until their capacity fills, at which point \"grokking\" begins, and unintended memorization decreases as models begin to generalize. We train hundreds of transformer language models ranging from $500K$ to $1.5B$ parameters and produce a series of scaling laws relating model capacity and data size to membership inference.","DOI":"10.48550/arXiv.2505.24832","note":"arXiv:2505.24832 [cs]","number":"arXiv:2505.24832","publisher":"arXiv","source":"arXiv.org","title":"How much do language models memorize?","URL":"http://arxiv.org/abs/2505.24832","author":[{"family":"Morris","given":"John X."},{"family":"Sitawarin","given":"Chawin"},{"family":"Guo","given":"Chuan"},{"family":"Kokhlikyan","given":"Narine"},{"family":"Suh","given":"G. Edward"},{"family":"Rush","given":"Alexander M."},{"family":"Chaudhuri","given":"Kamalika"},{"family":"Mahloujifar","given":"Saeed"}],"accessed":{"date-parts":[["2025",6,19]]},"issued":{"date-parts":[["2025",6,18]]}}}],"schema":"https://github.com/citation-style-language/schema/raw/master/csl-citation.json"} </w:instrText>
      </w:r>
      <w:r w:rsidR="00B65EFC">
        <w:rPr>
          <w:bCs/>
        </w:rPr>
        <w:fldChar w:fldCharType="separate"/>
      </w:r>
      <w:r w:rsidR="004C5DE3" w:rsidRPr="004C5DE3">
        <w:rPr>
          <w:rFonts w:eastAsiaTheme="minorHAnsi"/>
          <w:vertAlign w:val="superscript"/>
          <w14:ligatures w14:val="standardContextual"/>
        </w:rPr>
        <w:t>22</w:t>
      </w:r>
      <w:r w:rsidR="00B65EFC">
        <w:rPr>
          <w:bCs/>
        </w:rPr>
        <w:fldChar w:fldCharType="end"/>
      </w:r>
      <w:r w:rsidR="006A3610" w:rsidRPr="006A3610">
        <w:rPr>
          <w:bCs/>
        </w:rPr>
        <w:t xml:space="preserve">, this may lead to </w:t>
      </w:r>
      <w:proofErr w:type="spellStart"/>
      <w:r w:rsidR="006A3610" w:rsidRPr="006A3610">
        <w:rPr>
          <w:bCs/>
        </w:rPr>
        <w:t>LR</w:t>
      </w:r>
      <w:r w:rsidR="006A3610" w:rsidRPr="006A3610">
        <w:rPr>
          <w:bCs/>
          <w:vertAlign w:val="subscript"/>
        </w:rPr>
        <w:t>estimated</w:t>
      </w:r>
      <w:proofErr w:type="spellEnd"/>
      <w:r w:rsidR="006A3610" w:rsidRPr="006A3610">
        <w:rPr>
          <w:bCs/>
        </w:rPr>
        <w:t xml:space="preserve"> being closer to empirical estimates </w:t>
      </w:r>
      <w:r w:rsidR="006A3610">
        <w:rPr>
          <w:bCs/>
        </w:rPr>
        <w:t>(</w:t>
      </w:r>
      <w:proofErr w:type="spellStart"/>
      <w:r w:rsidR="006A3610">
        <w:rPr>
          <w:bCs/>
        </w:rPr>
        <w:t>LR</w:t>
      </w:r>
      <w:r w:rsidR="006A3610" w:rsidRPr="006A3610">
        <w:rPr>
          <w:bCs/>
          <w:vertAlign w:val="subscript"/>
        </w:rPr>
        <w:t>reported</w:t>
      </w:r>
      <w:proofErr w:type="spellEnd"/>
      <w:r w:rsidR="006A3610">
        <w:rPr>
          <w:bCs/>
        </w:rPr>
        <w:t xml:space="preserve">) </w:t>
      </w:r>
      <w:r w:rsidR="006A3610" w:rsidRPr="006A3610">
        <w:rPr>
          <w:bCs/>
        </w:rPr>
        <w:t>than</w:t>
      </w:r>
      <w:r w:rsidR="006A3610">
        <w:rPr>
          <w:bCs/>
        </w:rPr>
        <w:t xml:space="preserve"> if</w:t>
      </w:r>
      <w:r w:rsidR="006A3610" w:rsidRPr="006A3610">
        <w:rPr>
          <w:bCs/>
        </w:rPr>
        <w:t xml:space="preserve"> the LLM </w:t>
      </w:r>
      <w:r w:rsidR="006A3610">
        <w:rPr>
          <w:bCs/>
        </w:rPr>
        <w:t>were estimating a hypothetical, unquantified LR. The gradient</w:t>
      </w:r>
      <w:r w:rsidR="00B65EFC">
        <w:rPr>
          <w:bCs/>
        </w:rPr>
        <w:t xml:space="preserve"> of improved performance</w:t>
      </w:r>
      <w:r w:rsidR="006A3610">
        <w:rPr>
          <w:bCs/>
        </w:rPr>
        <w:t xml:space="preserve"> with increasing model complexity (</w:t>
      </w:r>
      <w:r w:rsidR="00B65EFC">
        <w:rPr>
          <w:bCs/>
        </w:rPr>
        <w:t>GPT-</w:t>
      </w:r>
      <w:r w:rsidR="006A3610">
        <w:rPr>
          <w:bCs/>
        </w:rPr>
        <w:t xml:space="preserve">4o &lt; </w:t>
      </w:r>
      <w:r w:rsidR="00B65EFC">
        <w:rPr>
          <w:bCs/>
        </w:rPr>
        <w:t>o3 &lt; GPT-5</w:t>
      </w:r>
      <w:r w:rsidR="006A3610">
        <w:rPr>
          <w:bCs/>
        </w:rPr>
        <w:t>)</w:t>
      </w:r>
      <w:r w:rsidR="00B65EFC">
        <w:rPr>
          <w:bCs/>
        </w:rPr>
        <w:t xml:space="preserve"> further</w:t>
      </w:r>
      <w:r w:rsidR="006A3610">
        <w:rPr>
          <w:bCs/>
        </w:rPr>
        <w:t xml:space="preserve"> argues against simple memorization of </w:t>
      </w:r>
      <w:r w:rsidR="00B65EFC">
        <w:rPr>
          <w:bCs/>
        </w:rPr>
        <w:t xml:space="preserve">LRs in our work. </w:t>
      </w:r>
    </w:p>
    <w:p w14:paraId="2CAECCD3" w14:textId="77777777" w:rsidR="000D3B98" w:rsidRPr="006A3610" w:rsidRDefault="000D3B98" w:rsidP="006A3610">
      <w:pPr>
        <w:rPr>
          <w:bCs/>
        </w:rPr>
      </w:pPr>
    </w:p>
    <w:p w14:paraId="5ED2D66F" w14:textId="40FB833A" w:rsidR="00AE1451" w:rsidRPr="00054773" w:rsidRDefault="00AE1451" w:rsidP="00AE1451">
      <w:pPr>
        <w:rPr>
          <w:bCs/>
        </w:rPr>
      </w:pPr>
      <w:r w:rsidRPr="00054773">
        <w:rPr>
          <w:bCs/>
        </w:rPr>
        <w:t xml:space="preserve">Second, the accuracy and methodological rigor underlying the literature-sourced likelihood ratios from databases like theNNT.com were not independently assessed in our study, introducing an unknown potential for bias in the reference </w:t>
      </w:r>
      <w:commentRangeStart w:id="457"/>
      <w:commentRangeStart w:id="458"/>
      <w:r w:rsidRPr="00054773">
        <w:rPr>
          <w:bCs/>
        </w:rPr>
        <w:t xml:space="preserve">standards. </w:t>
      </w:r>
      <w:commentRangeEnd w:id="457"/>
      <w:r w:rsidR="004B2302">
        <w:rPr>
          <w:rStyle w:val="CommentReference"/>
        </w:rPr>
        <w:commentReference w:id="457"/>
      </w:r>
      <w:commentRangeEnd w:id="458"/>
      <w:r w:rsidR="004B2302">
        <w:rPr>
          <w:rStyle w:val="CommentReference"/>
        </w:rPr>
        <w:commentReference w:id="458"/>
      </w:r>
      <w:r w:rsidR="006A3610">
        <w:rPr>
          <w:bCs/>
        </w:rPr>
        <w:t>Furthermore, as diagnostic test accuracy depends on the spectrum of patients evaluated</w:t>
      </w:r>
      <w:r w:rsidR="00B65EFC">
        <w:rPr>
          <w:bCs/>
        </w:rPr>
        <w:fldChar w:fldCharType="begin"/>
      </w:r>
      <w:r w:rsidR="004C5DE3">
        <w:rPr>
          <w:bCs/>
        </w:rPr>
        <w:instrText xml:space="preserve"> ADDIN ZOTERO_ITEM CSL_CITATION {"citationID":"Vv8Sy0YO","properties":{"formattedCitation":"\\super 23\\nosupersub{}","plainCitation":"23","noteIndex":0},"citationItems":[{"id":7491,"uris":["http://zotero.org/groups/6032284/items/4RC89NV8"],"itemData":{"id":7491,"type":"article-journal","container-title":"BMJ","DOI":"10.1136/bmj.i3139","note":"publisher: BMJ Publishing Group Ltd\n_eprint: https://www.bmj.com/content/353/bmj.i3139.full.pdf\nPMID: 27334281\nPMCID: PMC4916916","title":"The spectrum effect in tests for risk prediction, screening, and diagnosis","URL":"https://www.bmj.com/content/353/bmj.i3139","volume":"353","author":[{"family":"Usher-Smith","given":"Juliet A"},{"family":"Sharp","given":"Stephen J","suffix":""},{"family":"Griffin","given":"Simon J"}],"issued":{"date-parts":[["2016"]]}}}],"schema":"https://github.com/citation-style-language/schema/raw/master/csl-citation.json"} </w:instrText>
      </w:r>
      <w:r w:rsidR="00B65EFC">
        <w:rPr>
          <w:bCs/>
        </w:rPr>
        <w:fldChar w:fldCharType="separate"/>
      </w:r>
      <w:r w:rsidR="004C5DE3" w:rsidRPr="004C5DE3">
        <w:rPr>
          <w:rFonts w:eastAsiaTheme="minorHAnsi"/>
          <w:vertAlign w:val="superscript"/>
          <w14:ligatures w14:val="standardContextual"/>
        </w:rPr>
        <w:t>23</w:t>
      </w:r>
      <w:r w:rsidR="00B65EFC">
        <w:rPr>
          <w:bCs/>
        </w:rPr>
        <w:fldChar w:fldCharType="end"/>
      </w:r>
      <w:r w:rsidR="006A3610">
        <w:rPr>
          <w:bCs/>
        </w:rPr>
        <w:t xml:space="preserve"> and we could not extract the population of interest from studies that theNNT.com estimates were based on, </w:t>
      </w:r>
      <w:commentRangeStart w:id="459"/>
      <w:r w:rsidR="006A3610">
        <w:rPr>
          <w:bCs/>
        </w:rPr>
        <w:t xml:space="preserve">the LLM was implicitly </w:t>
      </w:r>
      <w:del w:id="460" w:author="Rohlfsen, Cory J" w:date="2025-08-29T22:47:00Z" w16du:dateUtc="2025-08-30T03:47:00Z">
        <w:r w:rsidR="006A3610" w:rsidDel="002C3C52">
          <w:rPr>
            <w:bCs/>
          </w:rPr>
          <w:delText xml:space="preserve">additionally </w:delText>
        </w:r>
      </w:del>
      <w:r w:rsidR="006A3610">
        <w:rPr>
          <w:bCs/>
        </w:rPr>
        <w:t xml:space="preserve">estimating the population to which the test would be implied. </w:t>
      </w:r>
      <w:commentRangeEnd w:id="459"/>
      <w:r w:rsidR="00D905E5">
        <w:rPr>
          <w:rStyle w:val="CommentReference"/>
        </w:rPr>
        <w:commentReference w:id="459"/>
      </w:r>
      <w:r w:rsidR="006A3610">
        <w:rPr>
          <w:bCs/>
        </w:rPr>
        <w:t xml:space="preserve">It’s possible that agreement would be higher if the population of interest were more closely matched to the diagnostic test accuracy studies on which the </w:t>
      </w:r>
      <w:proofErr w:type="spellStart"/>
      <w:r w:rsidR="006A3610">
        <w:rPr>
          <w:bCs/>
        </w:rPr>
        <w:t>LR</w:t>
      </w:r>
      <w:r w:rsidR="006A3610" w:rsidRPr="006A3610">
        <w:rPr>
          <w:bCs/>
          <w:vertAlign w:val="subscript"/>
        </w:rPr>
        <w:t>reported</w:t>
      </w:r>
      <w:proofErr w:type="spellEnd"/>
      <w:r w:rsidR="006A3610">
        <w:rPr>
          <w:bCs/>
        </w:rPr>
        <w:t xml:space="preserve"> is based.</w:t>
      </w:r>
      <w:ins w:id="461" w:author="Rohlfsen, Cory J" w:date="2025-08-29T22:48:00Z" w16du:dateUtc="2025-08-30T03:48:00Z">
        <w:r w:rsidR="00430282">
          <w:rPr>
            <w:bCs/>
          </w:rPr>
          <w:t xml:space="preserve"> The width of the limits of agreement, particularly if near-certainty (</w:t>
        </w:r>
        <w:proofErr w:type="spellStart"/>
        <w:r w:rsidR="00430282">
          <w:rPr>
            <w:bCs/>
          </w:rPr>
          <w:t>ie</w:t>
        </w:r>
        <w:proofErr w:type="spellEnd"/>
        <w:r w:rsidR="00430282">
          <w:rPr>
            <w:bCs/>
          </w:rPr>
          <w:t xml:space="preserve">. a high </w:t>
        </w:r>
        <w:proofErr w:type="spellStart"/>
        <w:r w:rsidR="00430282">
          <w:rPr>
            <w:bCs/>
          </w:rPr>
          <w:t>LoA</w:t>
        </w:r>
        <w:proofErr w:type="spellEnd"/>
        <w:r w:rsidR="00430282">
          <w:rPr>
            <w:bCs/>
          </w:rPr>
          <w:t xml:space="preserve">) is required, suggest they must be thoughtfully integrated into systems with </w:t>
        </w:r>
      </w:ins>
      <w:ins w:id="462" w:author="Rohlfsen, Cory J" w:date="2025-08-29T22:49:00Z" w16du:dateUtc="2025-08-30T03:49:00Z">
        <w:r w:rsidR="00430282">
          <w:rPr>
            <w:bCs/>
          </w:rPr>
          <w:t xml:space="preserve">direct </w:t>
        </w:r>
      </w:ins>
      <w:ins w:id="463" w:author="Rohlfsen, Cory J" w:date="2025-08-29T22:48:00Z" w16du:dateUtc="2025-08-30T03:48:00Z">
        <w:r w:rsidR="00430282">
          <w:rPr>
            <w:bCs/>
          </w:rPr>
          <w:t>human oversight.</w:t>
        </w:r>
      </w:ins>
      <w:r w:rsidR="006A3610">
        <w:rPr>
          <w:bCs/>
        </w:rPr>
        <w:t xml:space="preserve"> </w:t>
      </w:r>
      <w:commentRangeStart w:id="464"/>
      <w:r w:rsidRPr="00054773">
        <w:rPr>
          <w:bCs/>
        </w:rPr>
        <w:t>Lastly, our study did not utilize LLMs explicitly integrated with real-time search capabilities, a factor that could further improve the validity and utility of the generated estimates in clinical context</w:t>
      </w:r>
      <w:r w:rsidR="006A3610">
        <w:rPr>
          <w:bCs/>
        </w:rPr>
        <w:t xml:space="preserve">s, though it would make validation of performance substantially more challenging. </w:t>
      </w:r>
      <w:commentRangeEnd w:id="464"/>
      <w:r w:rsidR="00B65EFC">
        <w:rPr>
          <w:rStyle w:val="CommentReference"/>
        </w:rPr>
        <w:commentReference w:id="464"/>
      </w:r>
    </w:p>
    <w:p w14:paraId="33A84465" w14:textId="77777777" w:rsidR="006A3610" w:rsidRPr="00054773" w:rsidRDefault="006A3610" w:rsidP="00AE1451">
      <w:pPr>
        <w:rPr>
          <w:bCs/>
        </w:rPr>
      </w:pPr>
    </w:p>
    <w:p w14:paraId="1BD2EFE5" w14:textId="0D109DC3" w:rsidR="00AE1451" w:rsidRDefault="00AE1451" w:rsidP="00AE1451">
      <w:pPr>
        <w:rPr>
          <w:bCs/>
        </w:rPr>
      </w:pPr>
      <w:r w:rsidRPr="00054773">
        <w:rPr>
          <w:bCs/>
        </w:rPr>
        <w:t>Future work should explore the integration of LLM-generated</w:t>
      </w:r>
      <w:ins w:id="465" w:author="Rohlfsen, Cory J" w:date="2025-08-29T22:14:00Z" w16du:dateUtc="2025-08-30T03:14:00Z">
        <w:r w:rsidR="00D905E5">
          <w:rPr>
            <w:bCs/>
          </w:rPr>
          <w:t xml:space="preserve"> LRs</w:t>
        </w:r>
      </w:ins>
      <w:del w:id="466" w:author="Rohlfsen, Cory J" w:date="2025-08-29T22:14:00Z" w16du:dateUtc="2025-08-30T03:14:00Z">
        <w:r w:rsidRPr="00054773" w:rsidDel="00D905E5">
          <w:rPr>
            <w:bCs/>
          </w:rPr>
          <w:delText xml:space="preserve"> likelihood ratios</w:delText>
        </w:r>
      </w:del>
      <w:r w:rsidRPr="00054773">
        <w:rPr>
          <w:bCs/>
        </w:rPr>
        <w:t xml:space="preserve"> with real-time clinical literature retrieval systems, assessing their direct impact on diagnostic accuracy, clinician cognitive load, and ultimately, patient outcomes. By fostering a systematic, quantitative approach to diagnostic reasoning, the integration of generative AI could substantially enhance diagnostic accuracy, reduce cognitive biases, and advance </w:t>
      </w:r>
      <w:ins w:id="467" w:author="Rohlfsen, Cory J" w:date="2025-08-29T22:15:00Z" w16du:dateUtc="2025-08-30T03:15:00Z">
        <w:r w:rsidR="00D905E5">
          <w:rPr>
            <w:bCs/>
          </w:rPr>
          <w:t xml:space="preserve">the practice of </w:t>
        </w:r>
      </w:ins>
      <w:r w:rsidRPr="00054773">
        <w:rPr>
          <w:bCs/>
        </w:rPr>
        <w:t>clinical</w:t>
      </w:r>
      <w:ins w:id="468" w:author="Rohlfsen, Cory J" w:date="2025-08-29T22:15:00Z" w16du:dateUtc="2025-08-30T03:15:00Z">
        <w:r w:rsidR="00D905E5">
          <w:rPr>
            <w:bCs/>
          </w:rPr>
          <w:t xml:space="preserve"> diagnosis</w:t>
        </w:r>
      </w:ins>
      <w:del w:id="469" w:author="Rohlfsen, Cory J" w:date="2025-08-29T22:15:00Z" w16du:dateUtc="2025-08-30T03:15:00Z">
        <w:r w:rsidRPr="00054773" w:rsidDel="00D905E5">
          <w:rPr>
            <w:bCs/>
          </w:rPr>
          <w:delText xml:space="preserve"> medicine</w:delText>
        </w:r>
      </w:del>
      <w:r w:rsidRPr="00054773">
        <w:rPr>
          <w:bCs/>
        </w:rPr>
        <w:t xml:space="preserve"> towards a more evidence-driven discipline.</w:t>
      </w:r>
    </w:p>
    <w:p w14:paraId="0649EB9A" w14:textId="77777777" w:rsidR="00AE1451" w:rsidRDefault="00AE1451" w:rsidP="00AE1451">
      <w:pPr>
        <w:rPr>
          <w:bCs/>
        </w:rPr>
      </w:pPr>
    </w:p>
    <w:p w14:paraId="601A9C0D" w14:textId="77777777" w:rsidR="00A9501C" w:rsidRDefault="00A9501C" w:rsidP="00AE1451">
      <w:pPr>
        <w:rPr>
          <w:bCs/>
        </w:rPr>
      </w:pPr>
    </w:p>
    <w:p w14:paraId="23F14EE9" w14:textId="77777777" w:rsidR="00A9501C" w:rsidRDefault="00A9501C" w:rsidP="00AE1451">
      <w:pPr>
        <w:rPr>
          <w:bCs/>
        </w:rPr>
      </w:pPr>
    </w:p>
    <w:p w14:paraId="3D82700A" w14:textId="583EE4E8" w:rsidR="00A9501C" w:rsidRDefault="00A9501C" w:rsidP="00AE1451">
      <w:pPr>
        <w:rPr>
          <w:bCs/>
        </w:rPr>
      </w:pPr>
      <w:r>
        <w:rPr>
          <w:bCs/>
        </w:rPr>
        <w:t xml:space="preserve">LLMs often misinterpret labs in autonomous </w:t>
      </w:r>
      <w:commentRangeStart w:id="470"/>
      <w:commentRangeStart w:id="471"/>
      <w:r>
        <w:rPr>
          <w:bCs/>
        </w:rPr>
        <w:t>workflows</w:t>
      </w:r>
      <w:commentRangeEnd w:id="470"/>
      <w:r>
        <w:rPr>
          <w:rStyle w:val="CommentReference"/>
        </w:rPr>
        <w:commentReference w:id="470"/>
      </w:r>
      <w:commentRangeEnd w:id="471"/>
      <w:r w:rsidR="00EB2184">
        <w:rPr>
          <w:rStyle w:val="CommentReference"/>
        </w:rPr>
        <w:commentReference w:id="471"/>
      </w:r>
      <w:r>
        <w:rPr>
          <w:bCs/>
        </w:rPr>
        <w:t xml:space="preserve">: </w:t>
      </w:r>
    </w:p>
    <w:p w14:paraId="36A58FA6" w14:textId="77777777" w:rsidR="00A9501C" w:rsidRDefault="00A9501C" w:rsidP="00AE1451">
      <w:pPr>
        <w:rPr>
          <w:bCs/>
        </w:rPr>
      </w:pPr>
    </w:p>
    <w:p w14:paraId="65942EDE" w14:textId="77777777" w:rsidR="00A9501C" w:rsidRDefault="00A9501C" w:rsidP="00AE1451">
      <w:pPr>
        <w:rPr>
          <w:bCs/>
        </w:rPr>
      </w:pPr>
    </w:p>
    <w:p w14:paraId="582E4F6E" w14:textId="77777777" w:rsidR="000371AD" w:rsidRDefault="000371AD" w:rsidP="00AE1451">
      <w:pPr>
        <w:rPr>
          <w:bCs/>
        </w:rPr>
      </w:pPr>
    </w:p>
    <w:p w14:paraId="5CE02A64" w14:textId="77777777" w:rsidR="00AE1451" w:rsidRDefault="00AE1451" w:rsidP="00E519AE">
      <w:pPr>
        <w:pStyle w:val="Heading1"/>
        <w:rPr>
          <w:rFonts w:eastAsia="Times New Roman"/>
          <w:bCs/>
        </w:rPr>
      </w:pPr>
      <w:r>
        <w:rPr>
          <w:rFonts w:eastAsia="Times New Roman"/>
        </w:rPr>
        <w:t>Conclusion:</w:t>
      </w:r>
    </w:p>
    <w:p w14:paraId="118449D5" w14:textId="46301C76" w:rsidR="007A3F51" w:rsidRPr="00BC5475" w:rsidRDefault="00AE1451">
      <w:pPr>
        <w:rPr>
          <w:bCs/>
        </w:rPr>
      </w:pPr>
      <w:r w:rsidRPr="00054773">
        <w:rPr>
          <w:bCs/>
        </w:rPr>
        <w:t xml:space="preserve">Large language </w:t>
      </w:r>
      <w:r w:rsidRPr="00226649">
        <w:rPr>
          <w:bCs/>
        </w:rPr>
        <w:t>models show considerable promise in estimating diagnostic likelihood ratios, especially where empirical clinical data are sparse or unavailable. Future research should explore real-time integration with updated clinical literature and investigate the direct impact of LLM-augmented clinical reasoning on patient outcomes.</w:t>
      </w:r>
    </w:p>
    <w:p w14:paraId="607A4BFB" w14:textId="77777777" w:rsidR="00226649" w:rsidRPr="00E519AE" w:rsidRDefault="00226649"/>
    <w:p w14:paraId="7D2AFF67" w14:textId="6364106F" w:rsidR="00226649" w:rsidRDefault="00226649" w:rsidP="00E519AE">
      <w:pPr>
        <w:pStyle w:val="Heading1"/>
      </w:pPr>
      <w:r w:rsidRPr="00226649">
        <w:t>References</w:t>
      </w:r>
    </w:p>
    <w:p w14:paraId="1FB0DD19" w14:textId="77777777" w:rsidR="00573BE1" w:rsidRDefault="00573BE1" w:rsidP="00573BE1"/>
    <w:p w14:paraId="1D87C93D" w14:textId="77777777" w:rsidR="004C5DE3" w:rsidRPr="004C5DE3" w:rsidRDefault="00222B97" w:rsidP="004C5DE3">
      <w:pPr>
        <w:pStyle w:val="Bibliography"/>
        <w:rPr>
          <w:rFonts w:eastAsiaTheme="minorHAnsi"/>
        </w:rPr>
      </w:pPr>
      <w:r>
        <w:fldChar w:fldCharType="begin"/>
      </w:r>
      <w:r>
        <w:instrText xml:space="preserve"> ADDIN ZOTERO_BIBL {"uncited":[],"omitted":[],"custom":[]} CSL_BIBLIOGRAPHY </w:instrText>
      </w:r>
      <w:r>
        <w:fldChar w:fldCharType="separate"/>
      </w:r>
      <w:r w:rsidR="004C5DE3" w:rsidRPr="004C5DE3">
        <w:rPr>
          <w:rFonts w:eastAsiaTheme="minorHAnsi"/>
        </w:rPr>
        <w:t>1.</w:t>
      </w:r>
      <w:r w:rsidR="004C5DE3" w:rsidRPr="004C5DE3">
        <w:rPr>
          <w:rFonts w:eastAsiaTheme="minorHAnsi"/>
        </w:rPr>
        <w:tab/>
        <w:t xml:space="preserve">McGee S, ed. </w:t>
      </w:r>
      <w:r w:rsidR="004C5DE3" w:rsidRPr="004C5DE3">
        <w:rPr>
          <w:rFonts w:eastAsiaTheme="minorHAnsi"/>
          <w:i/>
          <w:iCs/>
        </w:rPr>
        <w:t>Evidence-Based Physical Diagnosis</w:t>
      </w:r>
      <w:r w:rsidR="004C5DE3" w:rsidRPr="004C5DE3">
        <w:rPr>
          <w:rFonts w:eastAsiaTheme="minorHAnsi"/>
        </w:rPr>
        <w:t>. Fourth Edition. Elsevier; 2018. doi:10.1016/B978-0-323-39276-1.12001-3</w:t>
      </w:r>
    </w:p>
    <w:p w14:paraId="7D3FE2C7" w14:textId="77777777" w:rsidR="004C5DE3" w:rsidRPr="004C5DE3" w:rsidRDefault="004C5DE3" w:rsidP="004C5DE3">
      <w:pPr>
        <w:pStyle w:val="Bibliography"/>
        <w:rPr>
          <w:rFonts w:eastAsiaTheme="minorHAnsi"/>
        </w:rPr>
      </w:pPr>
      <w:r w:rsidRPr="004C5DE3">
        <w:rPr>
          <w:rFonts w:eastAsiaTheme="minorHAnsi"/>
        </w:rPr>
        <w:t>2.</w:t>
      </w:r>
      <w:r w:rsidRPr="004C5DE3">
        <w:rPr>
          <w:rFonts w:eastAsiaTheme="minorHAnsi"/>
        </w:rPr>
        <w:tab/>
        <w:t xml:space="preserve">Grimes DA, Schulz KF. Refining clinical diagnosis with likelihood ratios. </w:t>
      </w:r>
      <w:r w:rsidRPr="004C5DE3">
        <w:rPr>
          <w:rFonts w:eastAsiaTheme="minorHAnsi"/>
          <w:i/>
          <w:iCs/>
        </w:rPr>
        <w:t>The Lancet</w:t>
      </w:r>
      <w:r w:rsidRPr="004C5DE3">
        <w:rPr>
          <w:rFonts w:eastAsiaTheme="minorHAnsi"/>
        </w:rPr>
        <w:t>. 2005;365(9469):1500-1505. doi:10.1016/S0140-6736(05)66422-7</w:t>
      </w:r>
    </w:p>
    <w:p w14:paraId="16EBE049" w14:textId="77777777" w:rsidR="004C5DE3" w:rsidRPr="004C5DE3" w:rsidRDefault="004C5DE3" w:rsidP="004C5DE3">
      <w:pPr>
        <w:pStyle w:val="Bibliography"/>
        <w:rPr>
          <w:rFonts w:eastAsiaTheme="minorHAnsi"/>
        </w:rPr>
      </w:pPr>
      <w:r w:rsidRPr="004C5DE3">
        <w:rPr>
          <w:rFonts w:eastAsiaTheme="minorHAnsi"/>
        </w:rPr>
        <w:t>3.</w:t>
      </w:r>
      <w:r w:rsidRPr="004C5DE3">
        <w:rPr>
          <w:rFonts w:eastAsiaTheme="minorHAnsi"/>
        </w:rPr>
        <w:tab/>
        <w:t xml:space="preserve">Newman TB, Kohn MA. </w:t>
      </w:r>
      <w:r w:rsidRPr="004C5DE3">
        <w:rPr>
          <w:rFonts w:eastAsiaTheme="minorHAnsi"/>
          <w:i/>
          <w:iCs/>
        </w:rPr>
        <w:t>Evidence-Based Diagnosis: An Introduction to Clinical Epidemiology</w:t>
      </w:r>
      <w:r w:rsidRPr="004C5DE3">
        <w:rPr>
          <w:rFonts w:eastAsiaTheme="minorHAnsi"/>
        </w:rPr>
        <w:t>. Cambridge University Press; 2020.</w:t>
      </w:r>
    </w:p>
    <w:p w14:paraId="72080AE3" w14:textId="77777777" w:rsidR="004C5DE3" w:rsidRPr="004C5DE3" w:rsidRDefault="004C5DE3" w:rsidP="004C5DE3">
      <w:pPr>
        <w:pStyle w:val="Bibliography"/>
        <w:rPr>
          <w:rFonts w:eastAsiaTheme="minorHAnsi"/>
        </w:rPr>
      </w:pPr>
      <w:r w:rsidRPr="004C5DE3">
        <w:rPr>
          <w:rFonts w:eastAsiaTheme="minorHAnsi"/>
        </w:rPr>
        <w:t>4.</w:t>
      </w:r>
      <w:r w:rsidRPr="004C5DE3">
        <w:rPr>
          <w:rFonts w:eastAsiaTheme="minorHAnsi"/>
        </w:rPr>
        <w:tab/>
      </w:r>
      <w:proofErr w:type="spellStart"/>
      <w:r w:rsidRPr="004C5DE3">
        <w:rPr>
          <w:rFonts w:eastAsiaTheme="minorHAnsi"/>
        </w:rPr>
        <w:t>Watsjold</w:t>
      </w:r>
      <w:proofErr w:type="spellEnd"/>
      <w:r w:rsidRPr="004C5DE3">
        <w:rPr>
          <w:rFonts w:eastAsiaTheme="minorHAnsi"/>
        </w:rPr>
        <w:t xml:space="preserve"> BK, Ilgen JS, Regehr G. An Ecological Account of Clinical Reasoning. </w:t>
      </w:r>
      <w:proofErr w:type="spellStart"/>
      <w:r w:rsidRPr="004C5DE3">
        <w:rPr>
          <w:rFonts w:eastAsiaTheme="minorHAnsi"/>
          <w:i/>
          <w:iCs/>
        </w:rPr>
        <w:t>Acad</w:t>
      </w:r>
      <w:proofErr w:type="spellEnd"/>
      <w:r w:rsidRPr="004C5DE3">
        <w:rPr>
          <w:rFonts w:eastAsiaTheme="minorHAnsi"/>
          <w:i/>
          <w:iCs/>
        </w:rPr>
        <w:t xml:space="preserve"> Med</w:t>
      </w:r>
      <w:r w:rsidRPr="004C5DE3">
        <w:rPr>
          <w:rFonts w:eastAsiaTheme="minorHAnsi"/>
        </w:rPr>
        <w:t>. 2022;97(11S</w:t>
      </w:r>
      <w:proofErr w:type="gramStart"/>
      <w:r w:rsidRPr="004C5DE3">
        <w:rPr>
          <w:rFonts w:eastAsiaTheme="minorHAnsi"/>
        </w:rPr>
        <w:t>):S</w:t>
      </w:r>
      <w:proofErr w:type="gramEnd"/>
      <w:r w:rsidRPr="004C5DE3">
        <w:rPr>
          <w:rFonts w:eastAsiaTheme="minorHAnsi"/>
        </w:rPr>
        <w:t>80. doi:10.1097/ACM.0000000000004899</w:t>
      </w:r>
    </w:p>
    <w:p w14:paraId="39969369" w14:textId="77777777" w:rsidR="004C5DE3" w:rsidRPr="004C5DE3" w:rsidRDefault="004C5DE3" w:rsidP="004C5DE3">
      <w:pPr>
        <w:pStyle w:val="Bibliography"/>
        <w:rPr>
          <w:rFonts w:eastAsiaTheme="minorHAnsi"/>
        </w:rPr>
      </w:pPr>
      <w:r w:rsidRPr="004C5DE3">
        <w:rPr>
          <w:rFonts w:eastAsiaTheme="minorHAnsi"/>
        </w:rPr>
        <w:t>5.</w:t>
      </w:r>
      <w:r w:rsidRPr="004C5DE3">
        <w:rPr>
          <w:rFonts w:eastAsiaTheme="minorHAnsi"/>
        </w:rPr>
        <w:tab/>
        <w:t xml:space="preserve">Newman TB, Kohn MA. </w:t>
      </w:r>
      <w:r w:rsidRPr="004C5DE3">
        <w:rPr>
          <w:rFonts w:eastAsiaTheme="minorHAnsi"/>
          <w:i/>
          <w:iCs/>
        </w:rPr>
        <w:t>Evidence-Based Diagnosis: An Introduction to Clinical Epidemiology</w:t>
      </w:r>
      <w:r w:rsidRPr="004C5DE3">
        <w:rPr>
          <w:rFonts w:eastAsiaTheme="minorHAnsi"/>
        </w:rPr>
        <w:t>. Cambridge University Press; 2020.</w:t>
      </w:r>
    </w:p>
    <w:p w14:paraId="60A20107" w14:textId="77777777" w:rsidR="004C5DE3" w:rsidRPr="004C5DE3" w:rsidRDefault="004C5DE3" w:rsidP="004C5DE3">
      <w:pPr>
        <w:pStyle w:val="Bibliography"/>
        <w:rPr>
          <w:rFonts w:eastAsiaTheme="minorHAnsi"/>
        </w:rPr>
      </w:pPr>
      <w:r w:rsidRPr="004C5DE3">
        <w:rPr>
          <w:rFonts w:eastAsiaTheme="minorHAnsi"/>
        </w:rPr>
        <w:t>6.</w:t>
      </w:r>
      <w:r w:rsidRPr="004C5DE3">
        <w:rPr>
          <w:rFonts w:eastAsiaTheme="minorHAnsi"/>
        </w:rPr>
        <w:tab/>
        <w:t>Salameh JP, Bossuyt PM, McGrath TA, et al. Preferred reporting items for systematic review and meta-analysis of diagnostic test accuracy studies (PRISMA-DTA): explanation, elaboration, and checklist. Published online August 14, 2020. doi:10.1136/bmj.m2632</w:t>
      </w:r>
    </w:p>
    <w:p w14:paraId="420E5A3C" w14:textId="77777777" w:rsidR="004C5DE3" w:rsidRPr="004C5DE3" w:rsidRDefault="004C5DE3" w:rsidP="004C5DE3">
      <w:pPr>
        <w:pStyle w:val="Bibliography"/>
        <w:rPr>
          <w:rFonts w:eastAsiaTheme="minorHAnsi"/>
        </w:rPr>
      </w:pPr>
      <w:r w:rsidRPr="004C5DE3">
        <w:rPr>
          <w:rFonts w:eastAsiaTheme="minorHAnsi"/>
        </w:rPr>
        <w:t>7.</w:t>
      </w:r>
      <w:r w:rsidRPr="004C5DE3">
        <w:rPr>
          <w:rFonts w:eastAsiaTheme="minorHAnsi"/>
        </w:rPr>
        <w:tab/>
        <w:t xml:space="preserve">Lane DA, Feinstein AR. Academic calculations versus clinical judgments: practicing physicians’ use of quantitative measures of test accuracy. </w:t>
      </w:r>
      <w:r w:rsidRPr="004C5DE3">
        <w:rPr>
          <w:rFonts w:eastAsiaTheme="minorHAnsi"/>
          <w:i/>
          <w:iCs/>
        </w:rPr>
        <w:t>Am J Med</w:t>
      </w:r>
      <w:r w:rsidRPr="004C5DE3">
        <w:rPr>
          <w:rFonts w:eastAsiaTheme="minorHAnsi"/>
        </w:rPr>
        <w:t>. 1998;104(4):374-380. doi:10.1016/S0002-9343(98)00054-0</w:t>
      </w:r>
    </w:p>
    <w:p w14:paraId="3BA890D4" w14:textId="77777777" w:rsidR="004C5DE3" w:rsidRPr="004C5DE3" w:rsidRDefault="004C5DE3" w:rsidP="004C5DE3">
      <w:pPr>
        <w:pStyle w:val="Bibliography"/>
        <w:rPr>
          <w:rFonts w:eastAsiaTheme="minorHAnsi"/>
        </w:rPr>
      </w:pPr>
      <w:r w:rsidRPr="004C5DE3">
        <w:rPr>
          <w:rFonts w:eastAsiaTheme="minorHAnsi"/>
        </w:rPr>
        <w:t>8.</w:t>
      </w:r>
      <w:r w:rsidRPr="004C5DE3">
        <w:rPr>
          <w:rFonts w:eastAsiaTheme="minorHAnsi"/>
        </w:rPr>
        <w:tab/>
        <w:t xml:space="preserve">Brush Jr JE, </w:t>
      </w:r>
      <w:proofErr w:type="spellStart"/>
      <w:r w:rsidRPr="004C5DE3">
        <w:rPr>
          <w:rFonts w:eastAsiaTheme="minorHAnsi"/>
        </w:rPr>
        <w:t>Sherbino</w:t>
      </w:r>
      <w:proofErr w:type="spellEnd"/>
      <w:r w:rsidRPr="004C5DE3">
        <w:rPr>
          <w:rFonts w:eastAsiaTheme="minorHAnsi"/>
        </w:rPr>
        <w:t xml:space="preserve"> J, Norman GR. </w:t>
      </w:r>
      <w:proofErr w:type="gramStart"/>
      <w:r w:rsidRPr="004C5DE3">
        <w:rPr>
          <w:rFonts w:eastAsiaTheme="minorHAnsi"/>
        </w:rPr>
        <w:t>How</w:t>
      </w:r>
      <w:proofErr w:type="gramEnd"/>
      <w:r w:rsidRPr="004C5DE3">
        <w:rPr>
          <w:rFonts w:eastAsiaTheme="minorHAnsi"/>
        </w:rPr>
        <w:t xml:space="preserve"> expert clinicians intuitively recognize a medical diagnosis. </w:t>
      </w:r>
      <w:r w:rsidRPr="004C5DE3">
        <w:rPr>
          <w:rFonts w:eastAsiaTheme="minorHAnsi"/>
          <w:i/>
          <w:iCs/>
        </w:rPr>
        <w:t>Am J Med</w:t>
      </w:r>
      <w:r w:rsidRPr="004C5DE3">
        <w:rPr>
          <w:rFonts w:eastAsiaTheme="minorHAnsi"/>
        </w:rPr>
        <w:t xml:space="preserve">. 2017;130(6):629-634. </w:t>
      </w:r>
      <w:proofErr w:type="gramStart"/>
      <w:r w:rsidRPr="004C5DE3">
        <w:rPr>
          <w:rFonts w:eastAsiaTheme="minorHAnsi"/>
        </w:rPr>
        <w:t>doi:10.1016/j.amjmed</w:t>
      </w:r>
      <w:proofErr w:type="gramEnd"/>
      <w:r w:rsidRPr="004C5DE3">
        <w:rPr>
          <w:rFonts w:eastAsiaTheme="minorHAnsi"/>
        </w:rPr>
        <w:t>.2017.01.045</w:t>
      </w:r>
    </w:p>
    <w:p w14:paraId="4CC8F779" w14:textId="77777777" w:rsidR="004C5DE3" w:rsidRPr="004C5DE3" w:rsidRDefault="004C5DE3" w:rsidP="004C5DE3">
      <w:pPr>
        <w:pStyle w:val="Bibliography"/>
        <w:rPr>
          <w:rFonts w:eastAsiaTheme="minorHAnsi"/>
        </w:rPr>
      </w:pPr>
      <w:r w:rsidRPr="004C5DE3">
        <w:rPr>
          <w:rFonts w:eastAsiaTheme="minorHAnsi"/>
        </w:rPr>
        <w:t>9.</w:t>
      </w:r>
      <w:r w:rsidRPr="004C5DE3">
        <w:rPr>
          <w:rFonts w:eastAsiaTheme="minorHAnsi"/>
        </w:rPr>
        <w:tab/>
        <w:t xml:space="preserve">Brush JE Jr, Lee M, </w:t>
      </w:r>
      <w:proofErr w:type="spellStart"/>
      <w:r w:rsidRPr="004C5DE3">
        <w:rPr>
          <w:rFonts w:eastAsiaTheme="minorHAnsi"/>
        </w:rPr>
        <w:t>Sherbino</w:t>
      </w:r>
      <w:proofErr w:type="spellEnd"/>
      <w:r w:rsidRPr="004C5DE3">
        <w:rPr>
          <w:rFonts w:eastAsiaTheme="minorHAnsi"/>
        </w:rPr>
        <w:t xml:space="preserve"> J, Taylor-Fishwick JC, Norman G. Effect of Teaching Bayesian Methods Using Learning by Concept vs Learning by Example on Medical Students’ Ability to Estimate Probability of a Diagnosis: A Randomized Clinical Trial. </w:t>
      </w:r>
      <w:r w:rsidRPr="004C5DE3">
        <w:rPr>
          <w:rFonts w:eastAsiaTheme="minorHAnsi"/>
          <w:i/>
          <w:iCs/>
        </w:rPr>
        <w:t xml:space="preserve">JAMA </w:t>
      </w:r>
      <w:proofErr w:type="spellStart"/>
      <w:r w:rsidRPr="004C5DE3">
        <w:rPr>
          <w:rFonts w:eastAsiaTheme="minorHAnsi"/>
          <w:i/>
          <w:iCs/>
        </w:rPr>
        <w:t>Netw</w:t>
      </w:r>
      <w:proofErr w:type="spellEnd"/>
      <w:r w:rsidRPr="004C5DE3">
        <w:rPr>
          <w:rFonts w:eastAsiaTheme="minorHAnsi"/>
          <w:i/>
          <w:iCs/>
        </w:rPr>
        <w:t xml:space="preserve"> Open</w:t>
      </w:r>
      <w:r w:rsidRPr="004C5DE3">
        <w:rPr>
          <w:rFonts w:eastAsiaTheme="minorHAnsi"/>
        </w:rPr>
        <w:t>. 2019;2(12</w:t>
      </w:r>
      <w:proofErr w:type="gramStart"/>
      <w:r w:rsidRPr="004C5DE3">
        <w:rPr>
          <w:rFonts w:eastAsiaTheme="minorHAnsi"/>
        </w:rPr>
        <w:t>):e</w:t>
      </w:r>
      <w:proofErr w:type="gramEnd"/>
      <w:r w:rsidRPr="004C5DE3">
        <w:rPr>
          <w:rFonts w:eastAsiaTheme="minorHAnsi"/>
        </w:rPr>
        <w:t>1918023-e1918023. doi:10.1001/jamanetworkopen.2019.18023</w:t>
      </w:r>
    </w:p>
    <w:p w14:paraId="54CAAA5B" w14:textId="77777777" w:rsidR="004C5DE3" w:rsidRPr="004C5DE3" w:rsidRDefault="004C5DE3" w:rsidP="004C5DE3">
      <w:pPr>
        <w:pStyle w:val="Bibliography"/>
        <w:rPr>
          <w:rFonts w:eastAsiaTheme="minorHAnsi"/>
        </w:rPr>
      </w:pPr>
      <w:r w:rsidRPr="004C5DE3">
        <w:rPr>
          <w:rFonts w:eastAsiaTheme="minorHAnsi"/>
        </w:rPr>
        <w:t>10.</w:t>
      </w:r>
      <w:r w:rsidRPr="004C5DE3">
        <w:rPr>
          <w:rFonts w:eastAsiaTheme="minorHAnsi"/>
        </w:rPr>
        <w:tab/>
      </w:r>
      <w:proofErr w:type="spellStart"/>
      <w:r w:rsidRPr="004C5DE3">
        <w:rPr>
          <w:rFonts w:eastAsiaTheme="minorHAnsi"/>
        </w:rPr>
        <w:t>Steyvers</w:t>
      </w:r>
      <w:proofErr w:type="spellEnd"/>
      <w:r w:rsidRPr="004C5DE3">
        <w:rPr>
          <w:rFonts w:eastAsiaTheme="minorHAnsi"/>
        </w:rPr>
        <w:t xml:space="preserve"> M, Tejeda H, Kerrigan G, Smyth P. Bayesian modeling of human–AI complementarity. </w:t>
      </w:r>
      <w:r w:rsidRPr="004C5DE3">
        <w:rPr>
          <w:rFonts w:eastAsiaTheme="minorHAnsi"/>
          <w:i/>
          <w:iCs/>
        </w:rPr>
        <w:t xml:space="preserve">Proc Natl </w:t>
      </w:r>
      <w:proofErr w:type="spellStart"/>
      <w:r w:rsidRPr="004C5DE3">
        <w:rPr>
          <w:rFonts w:eastAsiaTheme="minorHAnsi"/>
          <w:i/>
          <w:iCs/>
        </w:rPr>
        <w:t>Acad</w:t>
      </w:r>
      <w:proofErr w:type="spellEnd"/>
      <w:r w:rsidRPr="004C5DE3">
        <w:rPr>
          <w:rFonts w:eastAsiaTheme="minorHAnsi"/>
          <w:i/>
          <w:iCs/>
        </w:rPr>
        <w:t xml:space="preserve"> Sci</w:t>
      </w:r>
      <w:r w:rsidRPr="004C5DE3">
        <w:rPr>
          <w:rFonts w:eastAsiaTheme="minorHAnsi"/>
        </w:rPr>
        <w:t>. 2022;119(11</w:t>
      </w:r>
      <w:proofErr w:type="gramStart"/>
      <w:r w:rsidRPr="004C5DE3">
        <w:rPr>
          <w:rFonts w:eastAsiaTheme="minorHAnsi"/>
        </w:rPr>
        <w:t>):e</w:t>
      </w:r>
      <w:proofErr w:type="gramEnd"/>
      <w:r w:rsidRPr="004C5DE3">
        <w:rPr>
          <w:rFonts w:eastAsiaTheme="minorHAnsi"/>
        </w:rPr>
        <w:t>2111547119. doi:10.1073/pnas.2111547119</w:t>
      </w:r>
    </w:p>
    <w:p w14:paraId="7DF6573F" w14:textId="77777777" w:rsidR="004C5DE3" w:rsidRPr="004C5DE3" w:rsidRDefault="004C5DE3" w:rsidP="004C5DE3">
      <w:pPr>
        <w:pStyle w:val="Bibliography"/>
        <w:rPr>
          <w:rFonts w:eastAsiaTheme="minorHAnsi"/>
        </w:rPr>
      </w:pPr>
      <w:r w:rsidRPr="004C5DE3">
        <w:rPr>
          <w:rFonts w:eastAsiaTheme="minorHAnsi"/>
        </w:rPr>
        <w:t>11.</w:t>
      </w:r>
      <w:r w:rsidRPr="004C5DE3">
        <w:rPr>
          <w:rFonts w:eastAsiaTheme="minorHAnsi"/>
        </w:rPr>
        <w:tab/>
        <w:t xml:space="preserve">Sahoo SS, Plasek JM, Xu H, et al. </w:t>
      </w:r>
      <w:proofErr w:type="gramStart"/>
      <w:r w:rsidRPr="004C5DE3">
        <w:rPr>
          <w:rFonts w:eastAsiaTheme="minorHAnsi"/>
        </w:rPr>
        <w:t>Large</w:t>
      </w:r>
      <w:proofErr w:type="gramEnd"/>
      <w:r w:rsidRPr="004C5DE3">
        <w:rPr>
          <w:rFonts w:eastAsiaTheme="minorHAnsi"/>
        </w:rPr>
        <w:t xml:space="preserve"> language models for biomedicine: foundations, opportunities, challenges, and best practices. </w:t>
      </w:r>
      <w:r w:rsidRPr="004C5DE3">
        <w:rPr>
          <w:rFonts w:eastAsiaTheme="minorHAnsi"/>
          <w:i/>
          <w:iCs/>
        </w:rPr>
        <w:t>J Am Med Inform Assoc JAMIA</w:t>
      </w:r>
      <w:r w:rsidRPr="004C5DE3">
        <w:rPr>
          <w:rFonts w:eastAsiaTheme="minorHAnsi"/>
        </w:rPr>
        <w:t>. 2024;31(9):2114-2124. doi:10.1093/</w:t>
      </w:r>
      <w:proofErr w:type="spellStart"/>
      <w:r w:rsidRPr="004C5DE3">
        <w:rPr>
          <w:rFonts w:eastAsiaTheme="minorHAnsi"/>
        </w:rPr>
        <w:t>jamia</w:t>
      </w:r>
      <w:proofErr w:type="spellEnd"/>
      <w:r w:rsidRPr="004C5DE3">
        <w:rPr>
          <w:rFonts w:eastAsiaTheme="minorHAnsi"/>
        </w:rPr>
        <w:t>/ocae074</w:t>
      </w:r>
    </w:p>
    <w:p w14:paraId="6E7E0531" w14:textId="77777777" w:rsidR="004C5DE3" w:rsidRPr="004C5DE3" w:rsidRDefault="004C5DE3" w:rsidP="004C5DE3">
      <w:pPr>
        <w:pStyle w:val="Bibliography"/>
        <w:rPr>
          <w:rFonts w:eastAsiaTheme="minorHAnsi"/>
        </w:rPr>
      </w:pPr>
      <w:r w:rsidRPr="004C5DE3">
        <w:rPr>
          <w:rFonts w:eastAsiaTheme="minorHAnsi"/>
        </w:rPr>
        <w:t>12.</w:t>
      </w:r>
      <w:r w:rsidRPr="004C5DE3">
        <w:rPr>
          <w:rFonts w:eastAsiaTheme="minorHAnsi"/>
        </w:rPr>
        <w:tab/>
        <w:t xml:space="preserve">Howell MD, Corrado GS, DeSalvo KB. Three Epochs of Artificial Intelligence in Health Care. </w:t>
      </w:r>
      <w:r w:rsidRPr="004C5DE3">
        <w:rPr>
          <w:rFonts w:eastAsiaTheme="minorHAnsi"/>
          <w:i/>
          <w:iCs/>
        </w:rPr>
        <w:t>JAMA</w:t>
      </w:r>
      <w:r w:rsidRPr="004C5DE3">
        <w:rPr>
          <w:rFonts w:eastAsiaTheme="minorHAnsi"/>
        </w:rPr>
        <w:t>. 2024;331(3):242-244. doi:10.1001/jama.2023.25057</w:t>
      </w:r>
    </w:p>
    <w:p w14:paraId="739A2BFF" w14:textId="77777777" w:rsidR="004C5DE3" w:rsidRPr="004C5DE3" w:rsidRDefault="004C5DE3" w:rsidP="004C5DE3">
      <w:pPr>
        <w:pStyle w:val="Bibliography"/>
        <w:rPr>
          <w:rFonts w:eastAsiaTheme="minorHAnsi"/>
        </w:rPr>
      </w:pPr>
      <w:r w:rsidRPr="004C5DE3">
        <w:rPr>
          <w:rFonts w:eastAsiaTheme="minorHAnsi"/>
        </w:rPr>
        <w:t>13.</w:t>
      </w:r>
      <w:r w:rsidRPr="004C5DE3">
        <w:rPr>
          <w:rFonts w:eastAsiaTheme="minorHAnsi"/>
        </w:rPr>
        <w:tab/>
        <w:t xml:space="preserve">Goh E, Gallo R, Hom J, et al. Large Language Model Influence on Diagnostic Reasoning: A Randomized Clinical Trial. </w:t>
      </w:r>
      <w:r w:rsidRPr="004C5DE3">
        <w:rPr>
          <w:rFonts w:eastAsiaTheme="minorHAnsi"/>
          <w:i/>
          <w:iCs/>
        </w:rPr>
        <w:t xml:space="preserve">JAMA </w:t>
      </w:r>
      <w:proofErr w:type="spellStart"/>
      <w:r w:rsidRPr="004C5DE3">
        <w:rPr>
          <w:rFonts w:eastAsiaTheme="minorHAnsi"/>
          <w:i/>
          <w:iCs/>
        </w:rPr>
        <w:t>Netw</w:t>
      </w:r>
      <w:proofErr w:type="spellEnd"/>
      <w:r w:rsidRPr="004C5DE3">
        <w:rPr>
          <w:rFonts w:eastAsiaTheme="minorHAnsi"/>
          <w:i/>
          <w:iCs/>
        </w:rPr>
        <w:t xml:space="preserve"> Open</w:t>
      </w:r>
      <w:r w:rsidRPr="004C5DE3">
        <w:rPr>
          <w:rFonts w:eastAsiaTheme="minorHAnsi"/>
        </w:rPr>
        <w:t>. 2024;7(10</w:t>
      </w:r>
      <w:proofErr w:type="gramStart"/>
      <w:r w:rsidRPr="004C5DE3">
        <w:rPr>
          <w:rFonts w:eastAsiaTheme="minorHAnsi"/>
        </w:rPr>
        <w:t>):e</w:t>
      </w:r>
      <w:proofErr w:type="gramEnd"/>
      <w:r w:rsidRPr="004C5DE3">
        <w:rPr>
          <w:rFonts w:eastAsiaTheme="minorHAnsi"/>
        </w:rPr>
        <w:t>2440969. doi:10.1001/jamanetworkopen.2024.40969</w:t>
      </w:r>
    </w:p>
    <w:p w14:paraId="7C96D7EF" w14:textId="77777777" w:rsidR="004C5DE3" w:rsidRPr="004C5DE3" w:rsidRDefault="004C5DE3" w:rsidP="004C5DE3">
      <w:pPr>
        <w:pStyle w:val="Bibliography"/>
        <w:rPr>
          <w:rFonts w:eastAsiaTheme="minorHAnsi"/>
        </w:rPr>
      </w:pPr>
      <w:r w:rsidRPr="004C5DE3">
        <w:rPr>
          <w:rFonts w:eastAsiaTheme="minorHAnsi"/>
        </w:rPr>
        <w:t>14.</w:t>
      </w:r>
      <w:r w:rsidRPr="004C5DE3">
        <w:rPr>
          <w:rFonts w:eastAsiaTheme="minorHAnsi"/>
        </w:rPr>
        <w:tab/>
        <w:t xml:space="preserve">Passerini A, Gema A, Minervini P, Sayin B, </w:t>
      </w:r>
      <w:proofErr w:type="spellStart"/>
      <w:r w:rsidRPr="004C5DE3">
        <w:rPr>
          <w:rFonts w:eastAsiaTheme="minorHAnsi"/>
        </w:rPr>
        <w:t>Tentori</w:t>
      </w:r>
      <w:proofErr w:type="spellEnd"/>
      <w:r w:rsidRPr="004C5DE3">
        <w:rPr>
          <w:rFonts w:eastAsiaTheme="minorHAnsi"/>
        </w:rPr>
        <w:t xml:space="preserve"> K. Fostering effective hybrid human-LLM reasoning and decision making. </w:t>
      </w:r>
      <w:r w:rsidRPr="004C5DE3">
        <w:rPr>
          <w:rFonts w:eastAsiaTheme="minorHAnsi"/>
          <w:i/>
          <w:iCs/>
        </w:rPr>
        <w:t xml:space="preserve">Front </w:t>
      </w:r>
      <w:proofErr w:type="spellStart"/>
      <w:r w:rsidRPr="004C5DE3">
        <w:rPr>
          <w:rFonts w:eastAsiaTheme="minorHAnsi"/>
          <w:i/>
          <w:iCs/>
        </w:rPr>
        <w:t>Artif</w:t>
      </w:r>
      <w:proofErr w:type="spellEnd"/>
      <w:r w:rsidRPr="004C5DE3">
        <w:rPr>
          <w:rFonts w:eastAsiaTheme="minorHAnsi"/>
          <w:i/>
          <w:iCs/>
        </w:rPr>
        <w:t xml:space="preserve"> </w:t>
      </w:r>
      <w:proofErr w:type="spellStart"/>
      <w:r w:rsidRPr="004C5DE3">
        <w:rPr>
          <w:rFonts w:eastAsiaTheme="minorHAnsi"/>
          <w:i/>
          <w:iCs/>
        </w:rPr>
        <w:t>Intell</w:t>
      </w:r>
      <w:proofErr w:type="spellEnd"/>
      <w:r w:rsidRPr="004C5DE3">
        <w:rPr>
          <w:rFonts w:eastAsiaTheme="minorHAnsi"/>
        </w:rPr>
        <w:t>. 2025;7. doi:10.3389/frai.2024.1464690</w:t>
      </w:r>
    </w:p>
    <w:p w14:paraId="41E6E73B" w14:textId="77777777" w:rsidR="004C5DE3" w:rsidRPr="004C5DE3" w:rsidRDefault="004C5DE3" w:rsidP="004C5DE3">
      <w:pPr>
        <w:pStyle w:val="Bibliography"/>
        <w:rPr>
          <w:rFonts w:eastAsiaTheme="minorHAnsi"/>
        </w:rPr>
      </w:pPr>
      <w:r w:rsidRPr="004C5DE3">
        <w:rPr>
          <w:rFonts w:eastAsiaTheme="minorHAnsi"/>
        </w:rPr>
        <w:t>15.</w:t>
      </w:r>
      <w:r w:rsidRPr="004C5DE3">
        <w:rPr>
          <w:rFonts w:eastAsiaTheme="minorHAnsi"/>
        </w:rPr>
        <w:tab/>
        <w:t xml:space="preserve">Singhal K, Azizi S, Tu T, et al. </w:t>
      </w:r>
      <w:proofErr w:type="gramStart"/>
      <w:r w:rsidRPr="004C5DE3">
        <w:rPr>
          <w:rFonts w:eastAsiaTheme="minorHAnsi"/>
        </w:rPr>
        <w:t>Large</w:t>
      </w:r>
      <w:proofErr w:type="gramEnd"/>
      <w:r w:rsidRPr="004C5DE3">
        <w:rPr>
          <w:rFonts w:eastAsiaTheme="minorHAnsi"/>
        </w:rPr>
        <w:t xml:space="preserve"> language models encode clinical knowledge. </w:t>
      </w:r>
      <w:r w:rsidRPr="004C5DE3">
        <w:rPr>
          <w:rFonts w:eastAsiaTheme="minorHAnsi"/>
          <w:i/>
          <w:iCs/>
        </w:rPr>
        <w:t>Nature</w:t>
      </w:r>
      <w:r w:rsidRPr="004C5DE3">
        <w:rPr>
          <w:rFonts w:eastAsiaTheme="minorHAnsi"/>
        </w:rPr>
        <w:t>. 2023;620(7972):172-180. doi:10.1038/s41586-023-06291-2</w:t>
      </w:r>
    </w:p>
    <w:p w14:paraId="5241A291" w14:textId="77777777" w:rsidR="004C5DE3" w:rsidRPr="004C5DE3" w:rsidRDefault="004C5DE3" w:rsidP="004C5DE3">
      <w:pPr>
        <w:pStyle w:val="Bibliography"/>
        <w:rPr>
          <w:rFonts w:eastAsiaTheme="minorHAnsi"/>
        </w:rPr>
      </w:pPr>
      <w:r w:rsidRPr="004C5DE3">
        <w:rPr>
          <w:rFonts w:eastAsiaTheme="minorHAnsi"/>
        </w:rPr>
        <w:t>16.</w:t>
      </w:r>
      <w:r w:rsidRPr="004C5DE3">
        <w:rPr>
          <w:rFonts w:eastAsiaTheme="minorHAnsi"/>
        </w:rPr>
        <w:tab/>
        <w:t xml:space="preserve">Jaeschke R, Guyatt GH, Sackett DL, et al. Users’ Guides to the Medical Literature: III. How to Use an Article About a Diagnostic Test B. What Are the Results and Will They Help Me in Caring for My Patients? </w:t>
      </w:r>
      <w:r w:rsidRPr="004C5DE3">
        <w:rPr>
          <w:rFonts w:eastAsiaTheme="minorHAnsi"/>
          <w:i/>
          <w:iCs/>
        </w:rPr>
        <w:t>JAMA</w:t>
      </w:r>
      <w:r w:rsidRPr="004C5DE3">
        <w:rPr>
          <w:rFonts w:eastAsiaTheme="minorHAnsi"/>
        </w:rPr>
        <w:t>. 1994;271(9):703-707. doi:10.1001/jama.1994.03510330081039</w:t>
      </w:r>
    </w:p>
    <w:p w14:paraId="3B06703D" w14:textId="77777777" w:rsidR="004C5DE3" w:rsidRPr="004C5DE3" w:rsidRDefault="004C5DE3" w:rsidP="004C5DE3">
      <w:pPr>
        <w:pStyle w:val="Bibliography"/>
        <w:rPr>
          <w:rFonts w:eastAsiaTheme="minorHAnsi"/>
        </w:rPr>
      </w:pPr>
      <w:r w:rsidRPr="004C5DE3">
        <w:rPr>
          <w:rFonts w:eastAsiaTheme="minorHAnsi"/>
        </w:rPr>
        <w:t>17.</w:t>
      </w:r>
      <w:r w:rsidRPr="004C5DE3">
        <w:rPr>
          <w:rFonts w:eastAsiaTheme="minorHAnsi"/>
        </w:rPr>
        <w:tab/>
        <w:t xml:space="preserve">Good IJ. Weight of Evidence: A Brief Survey. In: </w:t>
      </w:r>
      <w:r w:rsidRPr="004C5DE3">
        <w:rPr>
          <w:rFonts w:eastAsiaTheme="minorHAnsi"/>
          <w:i/>
          <w:iCs/>
        </w:rPr>
        <w:t>Bayesian Statistics 2</w:t>
      </w:r>
      <w:r w:rsidRPr="004C5DE3">
        <w:rPr>
          <w:rFonts w:eastAsiaTheme="minorHAnsi"/>
        </w:rPr>
        <w:t>. Elsevier Science Publishers; 1985:249-270.</w:t>
      </w:r>
    </w:p>
    <w:p w14:paraId="010CACA8" w14:textId="77777777" w:rsidR="004C5DE3" w:rsidRPr="004C5DE3" w:rsidRDefault="004C5DE3" w:rsidP="004C5DE3">
      <w:pPr>
        <w:pStyle w:val="Bibliography"/>
        <w:rPr>
          <w:rFonts w:eastAsiaTheme="minorHAnsi"/>
        </w:rPr>
      </w:pPr>
      <w:r w:rsidRPr="004C5DE3">
        <w:rPr>
          <w:rFonts w:eastAsiaTheme="minorHAnsi"/>
        </w:rPr>
        <w:t>18.</w:t>
      </w:r>
      <w:r w:rsidRPr="004C5DE3">
        <w:rPr>
          <w:rFonts w:eastAsiaTheme="minorHAnsi"/>
        </w:rPr>
        <w:tab/>
        <w:t xml:space="preserve">Fleiss JL, Cohen J, Everitt BS. Large sample standard errors of kappa and weighted kappa. </w:t>
      </w:r>
      <w:r w:rsidRPr="004C5DE3">
        <w:rPr>
          <w:rFonts w:eastAsiaTheme="minorHAnsi"/>
          <w:i/>
          <w:iCs/>
        </w:rPr>
        <w:t>Psychol Bull</w:t>
      </w:r>
      <w:r w:rsidRPr="004C5DE3">
        <w:rPr>
          <w:rFonts w:eastAsiaTheme="minorHAnsi"/>
        </w:rPr>
        <w:t>. 1969;72(5):323. doi:10.1037/h0028106</w:t>
      </w:r>
    </w:p>
    <w:p w14:paraId="5E484A00" w14:textId="77777777" w:rsidR="004C5DE3" w:rsidRPr="004C5DE3" w:rsidRDefault="004C5DE3" w:rsidP="004C5DE3">
      <w:pPr>
        <w:pStyle w:val="Bibliography"/>
        <w:rPr>
          <w:rFonts w:eastAsiaTheme="minorHAnsi"/>
        </w:rPr>
      </w:pPr>
      <w:r w:rsidRPr="004C5DE3">
        <w:rPr>
          <w:rFonts w:eastAsiaTheme="minorHAnsi"/>
        </w:rPr>
        <w:t>19.</w:t>
      </w:r>
      <w:r w:rsidRPr="004C5DE3">
        <w:rPr>
          <w:rFonts w:eastAsiaTheme="minorHAnsi"/>
        </w:rPr>
        <w:tab/>
        <w:t xml:space="preserve">Fleiss JL, Cohen J. The Equivalence of Weighted Kappa and the Intraclass Correlation Coefficient as Measures of Reliability. </w:t>
      </w:r>
      <w:r w:rsidRPr="004C5DE3">
        <w:rPr>
          <w:rFonts w:eastAsiaTheme="minorHAnsi"/>
          <w:i/>
          <w:iCs/>
        </w:rPr>
        <w:t>Educ Psychol Meas</w:t>
      </w:r>
      <w:r w:rsidRPr="004C5DE3">
        <w:rPr>
          <w:rFonts w:eastAsiaTheme="minorHAnsi"/>
        </w:rPr>
        <w:t>. 1973;33(3):613-619. doi:10.1177/001316447303300309</w:t>
      </w:r>
    </w:p>
    <w:p w14:paraId="164BB8D9" w14:textId="77777777" w:rsidR="004C5DE3" w:rsidRPr="004C5DE3" w:rsidRDefault="004C5DE3" w:rsidP="004C5DE3">
      <w:pPr>
        <w:pStyle w:val="Bibliography"/>
        <w:rPr>
          <w:rFonts w:eastAsiaTheme="minorHAnsi"/>
        </w:rPr>
      </w:pPr>
      <w:r w:rsidRPr="004C5DE3">
        <w:rPr>
          <w:rFonts w:eastAsiaTheme="minorHAnsi"/>
        </w:rPr>
        <w:t>20.</w:t>
      </w:r>
      <w:r w:rsidRPr="004C5DE3">
        <w:rPr>
          <w:rFonts w:eastAsiaTheme="minorHAnsi"/>
        </w:rPr>
        <w:tab/>
        <w:t xml:space="preserve">Jagannath AD, </w:t>
      </w:r>
      <w:proofErr w:type="spellStart"/>
      <w:r w:rsidRPr="004C5DE3">
        <w:rPr>
          <w:rFonts w:eastAsiaTheme="minorHAnsi"/>
        </w:rPr>
        <w:t>Dreicer</w:t>
      </w:r>
      <w:proofErr w:type="spellEnd"/>
      <w:r w:rsidRPr="004C5DE3">
        <w:rPr>
          <w:rFonts w:eastAsiaTheme="minorHAnsi"/>
        </w:rPr>
        <w:t xml:space="preserve"> JJ, Penner JC, Dhaliwal G. The cognitive apprenticeship: advancing reasoning education by thinking aloud. </w:t>
      </w:r>
      <w:r w:rsidRPr="004C5DE3">
        <w:rPr>
          <w:rFonts w:eastAsiaTheme="minorHAnsi"/>
          <w:i/>
          <w:iCs/>
        </w:rPr>
        <w:t>Diagnosis</w:t>
      </w:r>
      <w:r w:rsidRPr="004C5DE3">
        <w:rPr>
          <w:rFonts w:eastAsiaTheme="minorHAnsi"/>
        </w:rPr>
        <w:t>. 2023;10(1):9-12. doi:10.1515/dx-2022-0043</w:t>
      </w:r>
    </w:p>
    <w:p w14:paraId="71FF0969" w14:textId="77777777" w:rsidR="004C5DE3" w:rsidRPr="004C5DE3" w:rsidRDefault="004C5DE3" w:rsidP="004C5DE3">
      <w:pPr>
        <w:pStyle w:val="Bibliography"/>
        <w:rPr>
          <w:rFonts w:eastAsiaTheme="minorHAnsi"/>
        </w:rPr>
      </w:pPr>
      <w:r w:rsidRPr="004C5DE3">
        <w:rPr>
          <w:rFonts w:eastAsiaTheme="minorHAnsi"/>
        </w:rPr>
        <w:t>21.</w:t>
      </w:r>
      <w:r w:rsidRPr="004C5DE3">
        <w:rPr>
          <w:rFonts w:eastAsiaTheme="minorHAnsi"/>
        </w:rPr>
        <w:tab/>
        <w:t xml:space="preserve">Abdulnour REE, Gin B, Boscardin CK. Educational Strategies for Clinical Supervision of Artificial Intelligence Use. </w:t>
      </w:r>
      <w:r w:rsidRPr="004C5DE3">
        <w:rPr>
          <w:rFonts w:eastAsiaTheme="minorHAnsi"/>
          <w:i/>
          <w:iCs/>
        </w:rPr>
        <w:t>N Engl J Med</w:t>
      </w:r>
      <w:r w:rsidRPr="004C5DE3">
        <w:rPr>
          <w:rFonts w:eastAsiaTheme="minorHAnsi"/>
        </w:rPr>
        <w:t>. 2025;393(8):786-797. doi:10.1056/NEJMra2503232</w:t>
      </w:r>
    </w:p>
    <w:p w14:paraId="60190444" w14:textId="77777777" w:rsidR="004C5DE3" w:rsidRPr="004C5DE3" w:rsidRDefault="004C5DE3" w:rsidP="004C5DE3">
      <w:pPr>
        <w:pStyle w:val="Bibliography"/>
        <w:rPr>
          <w:rFonts w:eastAsiaTheme="minorHAnsi"/>
        </w:rPr>
      </w:pPr>
      <w:r w:rsidRPr="004C5DE3">
        <w:rPr>
          <w:rFonts w:eastAsiaTheme="minorHAnsi"/>
        </w:rPr>
        <w:t>22.</w:t>
      </w:r>
      <w:r w:rsidRPr="004C5DE3">
        <w:rPr>
          <w:rFonts w:eastAsiaTheme="minorHAnsi"/>
        </w:rPr>
        <w:tab/>
        <w:t xml:space="preserve">Morris JX, </w:t>
      </w:r>
      <w:proofErr w:type="spellStart"/>
      <w:r w:rsidRPr="004C5DE3">
        <w:rPr>
          <w:rFonts w:eastAsiaTheme="minorHAnsi"/>
        </w:rPr>
        <w:t>Sitawarin</w:t>
      </w:r>
      <w:proofErr w:type="spellEnd"/>
      <w:r w:rsidRPr="004C5DE3">
        <w:rPr>
          <w:rFonts w:eastAsiaTheme="minorHAnsi"/>
        </w:rPr>
        <w:t xml:space="preserve"> C, Guo C, et al. How much do language models memorize? </w:t>
      </w:r>
      <w:proofErr w:type="spellStart"/>
      <w:r w:rsidRPr="004C5DE3">
        <w:rPr>
          <w:rFonts w:eastAsiaTheme="minorHAnsi"/>
          <w:i/>
          <w:iCs/>
        </w:rPr>
        <w:t>arXiv</w:t>
      </w:r>
      <w:proofErr w:type="spellEnd"/>
      <w:r w:rsidRPr="004C5DE3">
        <w:rPr>
          <w:rFonts w:eastAsiaTheme="minorHAnsi"/>
        </w:rPr>
        <w:t>. Preprint posted online June 18, 2025. doi:10.48550/arXiv.2505.24832</w:t>
      </w:r>
    </w:p>
    <w:p w14:paraId="3AC59FF6" w14:textId="77777777" w:rsidR="004C5DE3" w:rsidRPr="004C5DE3" w:rsidRDefault="004C5DE3" w:rsidP="004C5DE3">
      <w:pPr>
        <w:pStyle w:val="Bibliography"/>
        <w:rPr>
          <w:rFonts w:eastAsiaTheme="minorHAnsi"/>
        </w:rPr>
      </w:pPr>
      <w:r w:rsidRPr="004C5DE3">
        <w:rPr>
          <w:rFonts w:eastAsiaTheme="minorHAnsi"/>
        </w:rPr>
        <w:t>23.</w:t>
      </w:r>
      <w:r w:rsidRPr="004C5DE3">
        <w:rPr>
          <w:rFonts w:eastAsiaTheme="minorHAnsi"/>
        </w:rPr>
        <w:tab/>
        <w:t xml:space="preserve">Usher-Smith JA, Sharp SJ, Griffin SJ. The spectrum effect in tests for risk prediction, screening, and diagnosis. </w:t>
      </w:r>
      <w:r w:rsidRPr="004C5DE3">
        <w:rPr>
          <w:rFonts w:eastAsiaTheme="minorHAnsi"/>
          <w:i/>
          <w:iCs/>
        </w:rPr>
        <w:t>BMJ</w:t>
      </w:r>
      <w:r w:rsidRPr="004C5DE3">
        <w:rPr>
          <w:rFonts w:eastAsiaTheme="minorHAnsi"/>
        </w:rPr>
        <w:t>. 2016;353. doi:10.1136/</w:t>
      </w:r>
      <w:proofErr w:type="gramStart"/>
      <w:r w:rsidRPr="004C5DE3">
        <w:rPr>
          <w:rFonts w:eastAsiaTheme="minorHAnsi"/>
        </w:rPr>
        <w:t>bmj.i</w:t>
      </w:r>
      <w:proofErr w:type="gramEnd"/>
      <w:r w:rsidRPr="004C5DE3">
        <w:rPr>
          <w:rFonts w:eastAsiaTheme="minorHAnsi"/>
        </w:rPr>
        <w:t>3139</w:t>
      </w:r>
    </w:p>
    <w:p w14:paraId="46E72F13" w14:textId="4A96727D" w:rsidR="00573BE1" w:rsidRDefault="00222B97" w:rsidP="004C5DE3">
      <w:pPr>
        <w:pStyle w:val="Bibliography"/>
      </w:pPr>
      <w:r>
        <w:fldChar w:fldCharType="end"/>
      </w:r>
    </w:p>
    <w:p w14:paraId="7EAF89D5" w14:textId="77777777" w:rsidR="00222B97" w:rsidRDefault="00222B97" w:rsidP="00573BE1"/>
    <w:p w14:paraId="2D4689CB" w14:textId="09C40368" w:rsidR="00573BE1" w:rsidRDefault="00573BE1" w:rsidP="00573BE1">
      <w:pPr>
        <w:pStyle w:val="Heading1"/>
      </w:pPr>
      <w:r>
        <w:t>Supplemental Materials</w:t>
      </w:r>
    </w:p>
    <w:p w14:paraId="2E94F84C" w14:textId="77777777" w:rsidR="00AA2680" w:rsidRDefault="00AA2680" w:rsidP="00573BE1"/>
    <w:p w14:paraId="7F5BB18C" w14:textId="7A317F6D" w:rsidR="00B531A9" w:rsidRDefault="00B531A9" w:rsidP="00B531A9">
      <w:pPr>
        <w:pStyle w:val="Heading2"/>
      </w:pPr>
      <w:r>
        <w:t>Prompt Details</w:t>
      </w:r>
    </w:p>
    <w:p w14:paraId="1FEF66A3" w14:textId="77777777" w:rsidR="00AA2680" w:rsidRDefault="00AA2680" w:rsidP="00B531A9"/>
    <w:p w14:paraId="4270A4F7" w14:textId="0513993E" w:rsidR="00AA2680" w:rsidRDefault="005C4F23" w:rsidP="00B531A9">
      <w:r w:rsidRPr="005C4F23">
        <w:t xml:space="preserve">Code availability. The full pipeline for collating likelihood ratios (LRs) from TheNNT.com and generating large‑language‑model (LLM) estimates is available at: </w:t>
      </w:r>
      <w:hyperlink r:id="rId15" w:history="1">
        <w:r w:rsidRPr="00115DD7">
          <w:rPr>
            <w:rStyle w:val="Hyperlink"/>
          </w:rPr>
          <w:t>https://github.com/reblocke/llm_estimate_lrs</w:t>
        </w:r>
      </w:hyperlink>
    </w:p>
    <w:p w14:paraId="35A83E04" w14:textId="77777777" w:rsidR="005C4F23" w:rsidRDefault="005C4F23" w:rsidP="00B531A9"/>
    <w:p w14:paraId="7B6DF342" w14:textId="7E83E65C" w:rsidR="00FE4326" w:rsidRDefault="005C4F23" w:rsidP="00FE4326">
      <w:r w:rsidRPr="005C4F23">
        <w:rPr>
          <w:b/>
          <w:bCs/>
        </w:rPr>
        <w:t>Overview:</w:t>
      </w:r>
      <w:r w:rsidRPr="005C4F23">
        <w:t xml:space="preserve"> We prompt</w:t>
      </w:r>
      <w:r>
        <w:t>ed</w:t>
      </w:r>
      <w:r w:rsidRPr="005C4F23">
        <w:t xml:space="preserve"> </w:t>
      </w:r>
      <w:r>
        <w:t xml:space="preserve">the </w:t>
      </w:r>
      <w:r w:rsidRPr="005C4F23">
        <w:t>LLMs to produce a single numeric likelihood ratio (LR) for a clinical finding with respect to a diagnosis, under a constrained output schema</w:t>
      </w:r>
      <w:r>
        <w:t xml:space="preserve"> (only a numerical response)</w:t>
      </w:r>
      <w:r w:rsidRPr="005C4F23">
        <w:t xml:space="preserve"> and with minimal verbosity.</w:t>
      </w:r>
    </w:p>
    <w:p w14:paraId="25DBC2AD" w14:textId="77777777" w:rsidR="005C4F23" w:rsidRDefault="005C4F23" w:rsidP="00FE4326"/>
    <w:p w14:paraId="3A4B36A4" w14:textId="77777777" w:rsidR="005C4F23" w:rsidRDefault="005C4F23" w:rsidP="005C4F23">
      <w:pPr>
        <w:rPr>
          <w:b/>
          <w:bCs/>
        </w:rPr>
      </w:pPr>
      <w:r w:rsidRPr="005C4F23">
        <w:rPr>
          <w:b/>
          <w:bCs/>
        </w:rPr>
        <w:t xml:space="preserve">Prompt specification: </w:t>
      </w:r>
    </w:p>
    <w:p w14:paraId="6EDB7B8E" w14:textId="19D7D02D" w:rsidR="005C4F23" w:rsidRPr="005C4F23" w:rsidRDefault="005C4F23" w:rsidP="005C4F23">
      <w:pPr>
        <w:pStyle w:val="ListParagraph"/>
        <w:numPr>
          <w:ilvl w:val="0"/>
          <w:numId w:val="4"/>
        </w:numPr>
        <w:rPr>
          <w:b/>
          <w:bCs/>
        </w:rPr>
      </w:pPr>
      <w:r>
        <w:t>System role: “You are a Bayesian diagnostic assistant. Estimate a numeric likelihood ratio (LR) for a finding with respect to a diagnosis. Return only a JSON object matching the schema: {“value”</w:t>
      </w:r>
      <w:proofErr w:type="gramStart"/>
      <w:r>
        <w:t>: }</w:t>
      </w:r>
      <w:proofErr w:type="gramEnd"/>
      <w:r>
        <w:t>, where value &gt; 0.”</w:t>
      </w:r>
    </w:p>
    <w:p w14:paraId="751FE314" w14:textId="5F8194E4" w:rsidR="005C4F23" w:rsidRDefault="005C4F23" w:rsidP="005C4F23">
      <w:pPr>
        <w:pStyle w:val="ListParagraph"/>
        <w:numPr>
          <w:ilvl w:val="0"/>
          <w:numId w:val="4"/>
        </w:numPr>
      </w:pPr>
      <w:r>
        <w:t xml:space="preserve">Definition shown to the model: </w:t>
      </w:r>
      <w:r w:rsidR="00A84CE4">
        <w:t>L</w:t>
      </w:r>
      <w:r>
        <w:t xml:space="preserve">R </w:t>
      </w:r>
      <w:bookmarkStart w:id="472" w:name="_Hlk207204396"/>
      <w:r>
        <w:t xml:space="preserve">= </w:t>
      </w:r>
      <w:proofErr w:type="gramStart"/>
      <w:r>
        <w:t>P(</w:t>
      </w:r>
      <w:proofErr w:type="gramEnd"/>
      <w:r>
        <w:t xml:space="preserve">finding | diagnosis) / </w:t>
      </w:r>
      <w:proofErr w:type="gramStart"/>
      <w:r>
        <w:t>P(</w:t>
      </w:r>
      <w:proofErr w:type="gramEnd"/>
      <w:r>
        <w:t>finding | not diagnosis)</w:t>
      </w:r>
    </w:p>
    <w:bookmarkEnd w:id="472"/>
    <w:p w14:paraId="2D7FAA4F" w14:textId="4E2CA542" w:rsidR="005C4F23" w:rsidRDefault="005C4F23" w:rsidP="005C4F23">
      <w:pPr>
        <w:pStyle w:val="ListParagraph"/>
        <w:numPr>
          <w:ilvl w:val="0"/>
          <w:numId w:val="4"/>
        </w:numPr>
      </w:pPr>
      <w:r>
        <w:t>Qualitative evidence bands provided as context. &gt;10 strong for; 5–10 moderate for; 2–5 weak for; 0.5–2 negligible; 0.2–0.5 weak against; 0.1–0.2 moderate against; ≤0.1 strong against.</w:t>
      </w:r>
    </w:p>
    <w:p w14:paraId="4F0C01CD" w14:textId="77777777" w:rsidR="00A84CE4" w:rsidRDefault="00A84CE4" w:rsidP="00A84CE4">
      <w:pPr>
        <w:pStyle w:val="ListParagraph"/>
        <w:numPr>
          <w:ilvl w:val="0"/>
          <w:numId w:val="4"/>
        </w:numPr>
      </w:pPr>
      <w:r>
        <w:t>Inputs to the model are plain text pairs</w:t>
      </w:r>
      <w:proofErr w:type="gramStart"/>
      <w:r>
        <w:t>: ”Condition</w:t>
      </w:r>
      <w:proofErr w:type="gramEnd"/>
      <w:r>
        <w:t>: &lt;diagnosis&gt;\</w:t>
      </w:r>
      <w:proofErr w:type="spellStart"/>
      <w:r>
        <w:t>nFinding</w:t>
      </w:r>
      <w:proofErr w:type="spellEnd"/>
      <w:r>
        <w:t>: &lt;finding&gt;”</w:t>
      </w:r>
    </w:p>
    <w:p w14:paraId="1AADF442" w14:textId="77777777" w:rsidR="00A84CE4" w:rsidRDefault="00A84CE4" w:rsidP="00A84CE4">
      <w:pPr>
        <w:pStyle w:val="ListParagraph"/>
        <w:numPr>
          <w:ilvl w:val="0"/>
          <w:numId w:val="4"/>
        </w:numPr>
      </w:pPr>
      <w:r>
        <w:t>preceded by the system prompt, definition/bands, and few‑shot examples.</w:t>
      </w:r>
    </w:p>
    <w:p w14:paraId="1403DF18" w14:textId="77777777" w:rsidR="00A84CE4" w:rsidRDefault="00A84CE4" w:rsidP="005C4F23"/>
    <w:p w14:paraId="15B55817" w14:textId="09799D74" w:rsidR="005C4F23" w:rsidRDefault="005C4F23" w:rsidP="005C4F23">
      <w:r w:rsidRPr="005C4F23">
        <w:rPr>
          <w:b/>
          <w:bCs/>
        </w:rPr>
        <w:t>Few‑shot strategy</w:t>
      </w:r>
      <w:r>
        <w:rPr>
          <w:b/>
          <w:bCs/>
        </w:rPr>
        <w:t>:</w:t>
      </w:r>
      <w:r>
        <w:t xml:space="preserve"> We include exemplar (Condition, Finding → LR) pairs to anchor scale:</w:t>
      </w:r>
    </w:p>
    <w:p w14:paraId="69013774" w14:textId="191ABE28" w:rsidR="005C4F23" w:rsidRDefault="005C4F23" w:rsidP="005C4F23">
      <w:pPr>
        <w:pStyle w:val="ListParagraph"/>
        <w:numPr>
          <w:ilvl w:val="0"/>
          <w:numId w:val="5"/>
        </w:numPr>
      </w:pPr>
      <w:r>
        <w:t>Non‑reasoning models (e.g., GPT‑4o): 8 examples.</w:t>
      </w:r>
    </w:p>
    <w:p w14:paraId="6EB959D2" w14:textId="0E981555" w:rsidR="005C4F23" w:rsidRDefault="005C4F23" w:rsidP="005C4F23">
      <w:pPr>
        <w:pStyle w:val="ListParagraph"/>
        <w:numPr>
          <w:ilvl w:val="0"/>
          <w:numId w:val="5"/>
        </w:numPr>
      </w:pPr>
      <w:r>
        <w:t>Reasoning models (o3 series; GPT‑5 family): 2 examples.</w:t>
      </w:r>
    </w:p>
    <w:p w14:paraId="57B7B0B8" w14:textId="7BAB240C" w:rsidR="005C4F23" w:rsidRDefault="005C4F23" w:rsidP="005C4F23">
      <w:r>
        <w:t xml:space="preserve">Example LRs were clinician‑estimated, not scraped </w:t>
      </w:r>
      <w:proofErr w:type="gramStart"/>
      <w:r>
        <w:t>values,</w:t>
      </w:r>
      <w:proofErr w:type="gramEnd"/>
      <w:r>
        <w:t xml:space="preserve"> to reduce the chance that exemplars appear in the evaluation set or anchor to relevant model pretraining data.</w:t>
      </w:r>
    </w:p>
    <w:p w14:paraId="3D035E2F" w14:textId="77777777" w:rsidR="005C4F23" w:rsidRDefault="005C4F23" w:rsidP="005C4F23"/>
    <w:p w14:paraId="4540F4A9" w14:textId="7281B784" w:rsidR="005C4F23" w:rsidRPr="005C4F23" w:rsidRDefault="005C4F23" w:rsidP="005C4F23">
      <w:pPr>
        <w:rPr>
          <w:b/>
          <w:bCs/>
        </w:rPr>
      </w:pPr>
      <w:r w:rsidRPr="005C4F23">
        <w:rPr>
          <w:b/>
          <w:bCs/>
        </w:rPr>
        <w:t>Inference settings</w:t>
      </w:r>
      <w:r>
        <w:rPr>
          <w:b/>
          <w:bCs/>
        </w:rPr>
        <w:t>:</w:t>
      </w:r>
    </w:p>
    <w:p w14:paraId="67F6CB16" w14:textId="5F6CE47D" w:rsidR="005C4F23" w:rsidRDefault="005C4F23" w:rsidP="005C4F23">
      <w:pPr>
        <w:pStyle w:val="ListParagraph"/>
        <w:numPr>
          <w:ilvl w:val="0"/>
          <w:numId w:val="6"/>
        </w:numPr>
      </w:pPr>
      <w:r>
        <w:t>Non‑reasoning models: temperature = 0.2.</w:t>
      </w:r>
    </w:p>
    <w:p w14:paraId="01DA0714" w14:textId="6F86857F" w:rsidR="005C4F23" w:rsidRDefault="005C4F23" w:rsidP="005C4F23">
      <w:pPr>
        <w:pStyle w:val="ListParagraph"/>
        <w:numPr>
          <w:ilvl w:val="0"/>
          <w:numId w:val="6"/>
        </w:numPr>
      </w:pPr>
      <w:r>
        <w:t>Reasoning models: reasoning = {"effort": "medium"}; no temperature.</w:t>
      </w:r>
    </w:p>
    <w:p w14:paraId="244E35F3" w14:textId="16BC3D2B" w:rsidR="005C4F23" w:rsidRDefault="005C4F23" w:rsidP="005C4F23">
      <w:pPr>
        <w:pStyle w:val="ListParagraph"/>
        <w:numPr>
          <w:ilvl w:val="0"/>
          <w:numId w:val="6"/>
        </w:numPr>
      </w:pPr>
      <w:r>
        <w:t xml:space="preserve">Verbosity control: where supported (GPT‑5 family), </w:t>
      </w:r>
      <w:proofErr w:type="spellStart"/>
      <w:proofErr w:type="gramStart"/>
      <w:r>
        <w:t>text.verbosity</w:t>
      </w:r>
      <w:proofErr w:type="spellEnd"/>
      <w:proofErr w:type="gramEnd"/>
      <w:r>
        <w:t xml:space="preserve"> = "low". The JSON‑only response format further suppresses extraneous text.</w:t>
      </w:r>
    </w:p>
    <w:p w14:paraId="67788125" w14:textId="77777777" w:rsidR="005C4F23" w:rsidRDefault="005C4F23" w:rsidP="005C4F23"/>
    <w:p w14:paraId="14FF5F6E" w14:textId="467ABAB1" w:rsidR="005C4F23" w:rsidRDefault="005C4F23" w:rsidP="005C4F23">
      <w:r w:rsidRPr="005C4F23">
        <w:rPr>
          <w:b/>
          <w:bCs/>
        </w:rPr>
        <w:t>Output schema and validation</w:t>
      </w:r>
      <w:r w:rsidR="00A84CE4">
        <w:t>:</w:t>
      </w:r>
    </w:p>
    <w:p w14:paraId="23FCC386" w14:textId="481DF142" w:rsidR="005C4F23" w:rsidRDefault="005C4F23" w:rsidP="00A84CE4">
      <w:pPr>
        <w:pStyle w:val="ListParagraph"/>
        <w:numPr>
          <w:ilvl w:val="0"/>
          <w:numId w:val="7"/>
        </w:numPr>
      </w:pPr>
      <w:r>
        <w:t>Schema. Structured output {"value": float}; parser enforces numeric type.</w:t>
      </w:r>
    </w:p>
    <w:p w14:paraId="3C3D09B1" w14:textId="020A29C2" w:rsidR="00A84CE4" w:rsidRDefault="00A84CE4" w:rsidP="00A84CE4">
      <w:pPr>
        <w:pStyle w:val="ListParagraph"/>
        <w:numPr>
          <w:ilvl w:val="0"/>
          <w:numId w:val="7"/>
        </w:numPr>
      </w:pPr>
      <w:r>
        <w:t xml:space="preserve">Requests use the Responses API with a </w:t>
      </w:r>
      <w:proofErr w:type="spellStart"/>
      <w:r>
        <w:t>Pydantic</w:t>
      </w:r>
      <w:proofErr w:type="spellEnd"/>
      <w:r>
        <w:t xml:space="preserve"> schema (</w:t>
      </w:r>
      <w:proofErr w:type="spellStart"/>
      <w:r>
        <w:t>LRResponse</w:t>
      </w:r>
      <w:proofErr w:type="spellEnd"/>
      <w:r>
        <w:t xml:space="preserve"> </w:t>
      </w:r>
      <w:proofErr w:type="gramStart"/>
      <w:r>
        <w:t>{ value</w:t>
      </w:r>
      <w:proofErr w:type="gramEnd"/>
      <w:r>
        <w:t xml:space="preserve">: </w:t>
      </w:r>
      <w:proofErr w:type="gramStart"/>
      <w:r>
        <w:t>float }</w:t>
      </w:r>
      <w:proofErr w:type="gramEnd"/>
      <w:r>
        <w:t>) to enforce structure.</w:t>
      </w:r>
    </w:p>
    <w:p w14:paraId="32E5A6E0" w14:textId="2F833500" w:rsidR="005C4F23" w:rsidRDefault="005C4F23" w:rsidP="00A84CE4">
      <w:pPr>
        <w:pStyle w:val="ListParagraph"/>
        <w:numPr>
          <w:ilvl w:val="0"/>
          <w:numId w:val="7"/>
        </w:numPr>
      </w:pPr>
      <w:r>
        <w:t>Validity rule. Accept only finite, strictly positive values.</w:t>
      </w:r>
    </w:p>
    <w:p w14:paraId="2F3FA5E2" w14:textId="3F74F6B3" w:rsidR="005C4F23" w:rsidRDefault="005C4F23" w:rsidP="00A84CE4">
      <w:pPr>
        <w:pStyle w:val="ListParagraph"/>
        <w:numPr>
          <w:ilvl w:val="0"/>
          <w:numId w:val="7"/>
        </w:numPr>
      </w:pPr>
      <w:r>
        <w:t>Retry logic. If the response is non‑numeric, malformed, non‑finite, or ≤0, the call is retried with exponential backoff and jitter until a valid LR is obtained (or up to the configured maximum, if set).</w:t>
      </w:r>
    </w:p>
    <w:p w14:paraId="764804D3" w14:textId="77777777" w:rsidR="00B531A9" w:rsidRDefault="00B531A9" w:rsidP="00B531A9"/>
    <w:p w14:paraId="1F0E5077" w14:textId="4EB267CD" w:rsidR="00B531A9" w:rsidRPr="00A84CE4" w:rsidRDefault="00B531A9" w:rsidP="00B531A9">
      <w:pPr>
        <w:rPr>
          <w:b/>
          <w:bCs/>
        </w:rPr>
      </w:pPr>
      <w:r w:rsidRPr="00A84CE4">
        <w:rPr>
          <w:b/>
          <w:bCs/>
        </w:rPr>
        <w:t xml:space="preserve">Code: </w:t>
      </w:r>
    </w:p>
    <w:p w14:paraId="4BEA49E5" w14:textId="77777777" w:rsidR="00B531A9" w:rsidRDefault="00B531A9" w:rsidP="00B531A9"/>
    <w:p w14:paraId="134EA574" w14:textId="77777777" w:rsidR="00AA2680" w:rsidRDefault="00AA2680" w:rsidP="00AA2680">
      <w:pPr>
        <w:pStyle w:val="Quote"/>
      </w:pPr>
      <w:r>
        <w:t>from __future__ import annotations</w:t>
      </w:r>
    </w:p>
    <w:p w14:paraId="4B2DFE4D" w14:textId="77777777" w:rsidR="00AA2680" w:rsidRDefault="00AA2680" w:rsidP="00AA2680">
      <w:pPr>
        <w:pStyle w:val="Quote"/>
      </w:pPr>
    </w:p>
    <w:p w14:paraId="3E819B6D" w14:textId="77777777" w:rsidR="00AA2680" w:rsidRDefault="00AA2680" w:rsidP="00AA2680">
      <w:pPr>
        <w:pStyle w:val="Quote"/>
      </w:pPr>
      <w:r>
        <w:t xml:space="preserve">import </w:t>
      </w:r>
      <w:proofErr w:type="spellStart"/>
      <w:r>
        <w:t>os</w:t>
      </w:r>
      <w:proofErr w:type="spellEnd"/>
    </w:p>
    <w:p w14:paraId="0D347B11" w14:textId="77777777" w:rsidR="00AA2680" w:rsidRDefault="00AA2680" w:rsidP="00AA2680">
      <w:pPr>
        <w:pStyle w:val="Quote"/>
      </w:pPr>
      <w:r>
        <w:t>import logging</w:t>
      </w:r>
    </w:p>
    <w:p w14:paraId="3162062E" w14:textId="77777777" w:rsidR="00AA2680" w:rsidRDefault="00AA2680" w:rsidP="00AA2680">
      <w:pPr>
        <w:pStyle w:val="Quote"/>
      </w:pPr>
      <w:r>
        <w:t xml:space="preserve">from </w:t>
      </w:r>
      <w:proofErr w:type="spellStart"/>
      <w:r>
        <w:t>pathlib</w:t>
      </w:r>
      <w:proofErr w:type="spellEnd"/>
      <w:r>
        <w:t xml:space="preserve"> import Path</w:t>
      </w:r>
    </w:p>
    <w:p w14:paraId="1893E5BC" w14:textId="77777777" w:rsidR="00AA2680" w:rsidRDefault="00AA2680" w:rsidP="00AA2680">
      <w:pPr>
        <w:pStyle w:val="Quote"/>
      </w:pPr>
      <w:r>
        <w:t>from typing import Optional</w:t>
      </w:r>
    </w:p>
    <w:p w14:paraId="7CE11AA9" w14:textId="77777777" w:rsidR="00AA2680" w:rsidRDefault="00AA2680" w:rsidP="00AA2680">
      <w:pPr>
        <w:pStyle w:val="Quote"/>
      </w:pPr>
      <w:r>
        <w:t>import time, math</w:t>
      </w:r>
    </w:p>
    <w:p w14:paraId="62C8BC87" w14:textId="77777777" w:rsidR="00AA2680" w:rsidRDefault="00AA2680" w:rsidP="00AA2680">
      <w:pPr>
        <w:pStyle w:val="Quote"/>
      </w:pPr>
      <w:r>
        <w:t>from random import random</w:t>
      </w:r>
    </w:p>
    <w:p w14:paraId="49F57FE7" w14:textId="77777777" w:rsidR="00AA2680" w:rsidRDefault="00AA2680" w:rsidP="00AA2680">
      <w:pPr>
        <w:pStyle w:val="Quote"/>
      </w:pPr>
    </w:p>
    <w:p w14:paraId="6A389A3B" w14:textId="77777777" w:rsidR="00AA2680" w:rsidRDefault="00AA2680" w:rsidP="00AA2680">
      <w:pPr>
        <w:pStyle w:val="Quote"/>
      </w:pPr>
      <w:r>
        <w:t>import pandas as pd</w:t>
      </w:r>
    </w:p>
    <w:p w14:paraId="1881B70E" w14:textId="77777777" w:rsidR="00AA2680" w:rsidRDefault="00AA2680" w:rsidP="00AA2680">
      <w:pPr>
        <w:pStyle w:val="Quote"/>
      </w:pPr>
      <w:r>
        <w:t xml:space="preserve">from </w:t>
      </w:r>
      <w:proofErr w:type="spellStart"/>
      <w:r>
        <w:t>pydantic</w:t>
      </w:r>
      <w:proofErr w:type="spellEnd"/>
      <w:r>
        <w:t xml:space="preserve"> import </w:t>
      </w:r>
      <w:proofErr w:type="spellStart"/>
      <w:r>
        <w:t>BaseModel</w:t>
      </w:r>
      <w:proofErr w:type="spellEnd"/>
    </w:p>
    <w:p w14:paraId="435863F6" w14:textId="77777777" w:rsidR="00AA2680" w:rsidRDefault="00AA2680" w:rsidP="00AA2680">
      <w:pPr>
        <w:pStyle w:val="Quote"/>
      </w:pPr>
      <w:r>
        <w:t xml:space="preserve">from </w:t>
      </w:r>
      <w:proofErr w:type="spellStart"/>
      <w:r>
        <w:t>openai</w:t>
      </w:r>
      <w:proofErr w:type="spellEnd"/>
      <w:r>
        <w:t xml:space="preserve"> import OpenAI</w:t>
      </w:r>
    </w:p>
    <w:p w14:paraId="30FF9FF9" w14:textId="77777777" w:rsidR="00AA2680" w:rsidRDefault="00AA2680" w:rsidP="00AA2680">
      <w:pPr>
        <w:pStyle w:val="Quote"/>
      </w:pPr>
    </w:p>
    <w:p w14:paraId="59A8D17F" w14:textId="77777777" w:rsidR="00AA2680" w:rsidRDefault="00AA2680" w:rsidP="00AA2680">
      <w:pPr>
        <w:pStyle w:val="Quote"/>
      </w:pPr>
      <w:r>
        <w:t># -----------------------------------------------------------------------------</w:t>
      </w:r>
    </w:p>
    <w:p w14:paraId="3C79DE43" w14:textId="77777777" w:rsidR="00AA2680" w:rsidRDefault="00AA2680" w:rsidP="00AA2680">
      <w:pPr>
        <w:pStyle w:val="Quote"/>
      </w:pPr>
      <w:r>
        <w:t># 0) Configuration</w:t>
      </w:r>
    </w:p>
    <w:p w14:paraId="2A50841C" w14:textId="77777777" w:rsidR="00AA2680" w:rsidRDefault="00AA2680" w:rsidP="00AA2680">
      <w:pPr>
        <w:pStyle w:val="Quote"/>
      </w:pPr>
      <w:r>
        <w:t># -----------------------------------------------------------------------------</w:t>
      </w:r>
    </w:p>
    <w:p w14:paraId="6DE902DB" w14:textId="77777777" w:rsidR="00AA2680" w:rsidRDefault="00AA2680" w:rsidP="00AA2680">
      <w:pPr>
        <w:pStyle w:val="Quote"/>
      </w:pPr>
      <w:proofErr w:type="spellStart"/>
      <w:proofErr w:type="gramStart"/>
      <w:r>
        <w:t>logging.basicConfig</w:t>
      </w:r>
      <w:proofErr w:type="spellEnd"/>
      <w:proofErr w:type="gramEnd"/>
      <w:r>
        <w:t>(level=</w:t>
      </w:r>
      <w:proofErr w:type="spellStart"/>
      <w:proofErr w:type="gramStart"/>
      <w:r>
        <w:t>logging.WARNING</w:t>
      </w:r>
      <w:proofErr w:type="spellEnd"/>
      <w:proofErr w:type="gramEnd"/>
      <w:r>
        <w:t>)</w:t>
      </w:r>
    </w:p>
    <w:p w14:paraId="1F1F7FDA" w14:textId="77777777" w:rsidR="00AA2680" w:rsidRDefault="00AA2680" w:rsidP="00AA2680">
      <w:pPr>
        <w:pStyle w:val="Quote"/>
      </w:pPr>
      <w:r>
        <w:t>client = OpenAI(</w:t>
      </w:r>
      <w:proofErr w:type="spellStart"/>
      <w:r>
        <w:t>api_key</w:t>
      </w:r>
      <w:proofErr w:type="spellEnd"/>
      <w:r>
        <w:t>=</w:t>
      </w:r>
      <w:proofErr w:type="spellStart"/>
      <w:proofErr w:type="gramStart"/>
      <w:r>
        <w:t>os.getenv</w:t>
      </w:r>
      <w:proofErr w:type="spellEnd"/>
      <w:proofErr w:type="gramEnd"/>
      <w:r>
        <w:t>("OPENAI_API_KEY"))</w:t>
      </w:r>
    </w:p>
    <w:p w14:paraId="16787E14" w14:textId="77777777" w:rsidR="00AA2680" w:rsidRDefault="00AA2680" w:rsidP="00AA2680">
      <w:pPr>
        <w:pStyle w:val="Quote"/>
      </w:pPr>
    </w:p>
    <w:p w14:paraId="27897B5E" w14:textId="77777777" w:rsidR="00AA2680" w:rsidRDefault="00AA2680" w:rsidP="00AA2680">
      <w:pPr>
        <w:pStyle w:val="Quote"/>
      </w:pPr>
      <w:r>
        <w:t xml:space="preserve"># Model registry: </w:t>
      </w:r>
    </w:p>
    <w:p w14:paraId="604E7E2B" w14:textId="77777777" w:rsidR="00AA2680" w:rsidRDefault="00AA2680" w:rsidP="00AA2680">
      <w:pPr>
        <w:pStyle w:val="Quote"/>
      </w:pPr>
      <w:r>
        <w:t>MODEL_CAPABILITIES = {</w:t>
      </w:r>
    </w:p>
    <w:p w14:paraId="3E4B1A3A" w14:textId="77777777" w:rsidR="00AA2680" w:rsidRDefault="00AA2680" w:rsidP="00AA2680">
      <w:pPr>
        <w:pStyle w:val="Quote"/>
      </w:pPr>
      <w:r>
        <w:t xml:space="preserve">    # GPT‑5 series (reasoning; supports </w:t>
      </w:r>
      <w:proofErr w:type="spellStart"/>
      <w:proofErr w:type="gramStart"/>
      <w:r>
        <w:t>text.verbosity</w:t>
      </w:r>
      <w:proofErr w:type="spellEnd"/>
      <w:proofErr w:type="gramEnd"/>
      <w:r>
        <w:t>; no temperature)</w:t>
      </w:r>
    </w:p>
    <w:p w14:paraId="6239FE68" w14:textId="77777777" w:rsidR="00AA2680" w:rsidRDefault="00AA2680" w:rsidP="00AA2680">
      <w:pPr>
        <w:pStyle w:val="Quote"/>
      </w:pPr>
      <w:r>
        <w:t xml:space="preserve">    "</w:t>
      </w:r>
      <w:proofErr w:type="gramStart"/>
      <w:r>
        <w:t>gpt</w:t>
      </w:r>
      <w:proofErr w:type="gramEnd"/>
      <w:r>
        <w:t xml:space="preserve">-5"      </w:t>
      </w:r>
      <w:proofErr w:type="gramStart"/>
      <w:r>
        <w:t xml:space="preserve">  :</w:t>
      </w:r>
      <w:proofErr w:type="gramEnd"/>
      <w:r>
        <w:t xml:space="preserve"> {"reasoning": </w:t>
      </w:r>
      <w:proofErr w:type="gramStart"/>
      <w:r>
        <w:t>True,  "</w:t>
      </w:r>
      <w:proofErr w:type="gramEnd"/>
      <w:r>
        <w:t xml:space="preserve">verbosity": </w:t>
      </w:r>
      <w:proofErr w:type="gramStart"/>
      <w:r>
        <w:t>True,  "</w:t>
      </w:r>
      <w:proofErr w:type="spellStart"/>
      <w:proofErr w:type="gramEnd"/>
      <w:r>
        <w:t>allow_temp</w:t>
      </w:r>
      <w:proofErr w:type="spellEnd"/>
      <w:r>
        <w:t>": False},</w:t>
      </w:r>
    </w:p>
    <w:p w14:paraId="65E1C5BA" w14:textId="77777777" w:rsidR="00AA2680" w:rsidRDefault="00AA2680" w:rsidP="00AA2680">
      <w:pPr>
        <w:pStyle w:val="Quote"/>
      </w:pPr>
      <w:r>
        <w:t xml:space="preserve">    "</w:t>
      </w:r>
      <w:proofErr w:type="gramStart"/>
      <w:r>
        <w:t>gpt</w:t>
      </w:r>
      <w:proofErr w:type="gramEnd"/>
      <w:r>
        <w:t xml:space="preserve">-5-mini" </w:t>
      </w:r>
      <w:proofErr w:type="gramStart"/>
      <w:r>
        <w:t xml:space="preserve">  :</w:t>
      </w:r>
      <w:proofErr w:type="gramEnd"/>
      <w:r>
        <w:t xml:space="preserve"> {"reasoning": </w:t>
      </w:r>
      <w:proofErr w:type="gramStart"/>
      <w:r>
        <w:t>True,  "</w:t>
      </w:r>
      <w:proofErr w:type="gramEnd"/>
      <w:r>
        <w:t xml:space="preserve">verbosity": </w:t>
      </w:r>
      <w:proofErr w:type="gramStart"/>
      <w:r>
        <w:t>True,  "</w:t>
      </w:r>
      <w:proofErr w:type="spellStart"/>
      <w:proofErr w:type="gramEnd"/>
      <w:r>
        <w:t>allow_temp</w:t>
      </w:r>
      <w:proofErr w:type="spellEnd"/>
      <w:r>
        <w:t>": False},</w:t>
      </w:r>
    </w:p>
    <w:p w14:paraId="216B6AA1" w14:textId="77777777" w:rsidR="00AA2680" w:rsidRDefault="00AA2680" w:rsidP="00AA2680">
      <w:pPr>
        <w:pStyle w:val="Quote"/>
      </w:pPr>
      <w:r>
        <w:t xml:space="preserve">    "</w:t>
      </w:r>
      <w:proofErr w:type="gramStart"/>
      <w:r>
        <w:t>gpt</w:t>
      </w:r>
      <w:proofErr w:type="gramEnd"/>
      <w:r>
        <w:t xml:space="preserve">-5-nano" </w:t>
      </w:r>
      <w:proofErr w:type="gramStart"/>
      <w:r>
        <w:t xml:space="preserve">  :</w:t>
      </w:r>
      <w:proofErr w:type="gramEnd"/>
      <w:r>
        <w:t xml:space="preserve"> {"reasoning": </w:t>
      </w:r>
      <w:proofErr w:type="gramStart"/>
      <w:r>
        <w:t>True,  "</w:t>
      </w:r>
      <w:proofErr w:type="gramEnd"/>
      <w:r>
        <w:t xml:space="preserve">verbosity": </w:t>
      </w:r>
      <w:proofErr w:type="gramStart"/>
      <w:r>
        <w:t>True,  "</w:t>
      </w:r>
      <w:proofErr w:type="spellStart"/>
      <w:proofErr w:type="gramEnd"/>
      <w:r>
        <w:t>allow_temp</w:t>
      </w:r>
      <w:proofErr w:type="spellEnd"/>
      <w:r>
        <w:t>": False},</w:t>
      </w:r>
    </w:p>
    <w:p w14:paraId="30E67835" w14:textId="77777777" w:rsidR="00AA2680" w:rsidRDefault="00AA2680" w:rsidP="00AA2680">
      <w:pPr>
        <w:pStyle w:val="Quote"/>
      </w:pPr>
    </w:p>
    <w:p w14:paraId="149E5B4E" w14:textId="77777777" w:rsidR="00AA2680" w:rsidRDefault="00AA2680" w:rsidP="00AA2680">
      <w:pPr>
        <w:pStyle w:val="Quote"/>
      </w:pPr>
      <w:r>
        <w:t xml:space="preserve">    # GPT‑4.1 family (non‑reasoning; temperature OK); include snapshots + aliases</w:t>
      </w:r>
    </w:p>
    <w:p w14:paraId="1A216ED8" w14:textId="77777777" w:rsidR="00AA2680" w:rsidRDefault="00AA2680" w:rsidP="00AA2680">
      <w:pPr>
        <w:pStyle w:val="Quote"/>
      </w:pPr>
      <w:r>
        <w:t xml:space="preserve">    "</w:t>
      </w:r>
      <w:proofErr w:type="gramStart"/>
      <w:r>
        <w:t>gpt</w:t>
      </w:r>
      <w:proofErr w:type="gramEnd"/>
      <w:r>
        <w:t>-4.1-2025-04-14</w:t>
      </w:r>
      <w:proofErr w:type="gramStart"/>
      <w:r>
        <w:t>" :</w:t>
      </w:r>
      <w:proofErr w:type="gramEnd"/>
      <w:r>
        <w:t xml:space="preserve"> {"reasoning": False, "verbosity": False, "</w:t>
      </w:r>
      <w:proofErr w:type="spellStart"/>
      <w:r>
        <w:t>allow_temp</w:t>
      </w:r>
      <w:proofErr w:type="spellEnd"/>
      <w:r>
        <w:t>": True},</w:t>
      </w:r>
    </w:p>
    <w:p w14:paraId="0FA60E18" w14:textId="77777777" w:rsidR="00AA2680" w:rsidRDefault="00AA2680" w:rsidP="00AA2680">
      <w:pPr>
        <w:pStyle w:val="Quote"/>
      </w:pPr>
      <w:r>
        <w:t xml:space="preserve">    "</w:t>
      </w:r>
      <w:proofErr w:type="gramStart"/>
      <w:r>
        <w:t>gpt</w:t>
      </w:r>
      <w:proofErr w:type="gramEnd"/>
      <w:r>
        <w:t>-4.1-mini-2025-04-14": {"reasoning": False, "verbosity": False, "</w:t>
      </w:r>
      <w:proofErr w:type="spellStart"/>
      <w:r>
        <w:t>allow_temp</w:t>
      </w:r>
      <w:proofErr w:type="spellEnd"/>
      <w:r>
        <w:t>": True},</w:t>
      </w:r>
    </w:p>
    <w:p w14:paraId="707755FB" w14:textId="77777777" w:rsidR="00AA2680" w:rsidRDefault="00AA2680" w:rsidP="00AA2680">
      <w:pPr>
        <w:pStyle w:val="Quote"/>
      </w:pPr>
      <w:r>
        <w:t xml:space="preserve">    "</w:t>
      </w:r>
      <w:proofErr w:type="gramStart"/>
      <w:r>
        <w:t>gpt</w:t>
      </w:r>
      <w:proofErr w:type="gramEnd"/>
      <w:r>
        <w:t>-4.1-nano-2025-04-14": {"reasoning": False, "verbosity": False, "</w:t>
      </w:r>
      <w:proofErr w:type="spellStart"/>
      <w:r>
        <w:t>allow_temp</w:t>
      </w:r>
      <w:proofErr w:type="spellEnd"/>
      <w:r>
        <w:t>": True},</w:t>
      </w:r>
    </w:p>
    <w:p w14:paraId="2D2A5EEB" w14:textId="77777777" w:rsidR="00AA2680" w:rsidRDefault="00AA2680" w:rsidP="00AA2680">
      <w:pPr>
        <w:pStyle w:val="Quote"/>
      </w:pPr>
    </w:p>
    <w:p w14:paraId="4D882407" w14:textId="77777777" w:rsidR="00AA2680" w:rsidRDefault="00AA2680" w:rsidP="00AA2680">
      <w:pPr>
        <w:pStyle w:val="Quote"/>
      </w:pPr>
      <w:r>
        <w:t xml:space="preserve">    # GPT‑4o family (non‑reasoning; temperature OK); prefer latest snapshot or alias</w:t>
      </w:r>
    </w:p>
    <w:p w14:paraId="7ADB0565" w14:textId="77777777" w:rsidR="00AA2680" w:rsidRDefault="00AA2680" w:rsidP="00AA2680">
      <w:pPr>
        <w:pStyle w:val="Quote"/>
      </w:pPr>
      <w:r>
        <w:t xml:space="preserve">    "</w:t>
      </w:r>
      <w:proofErr w:type="gramStart"/>
      <w:r>
        <w:t>gpt</w:t>
      </w:r>
      <w:proofErr w:type="gramEnd"/>
      <w:r>
        <w:t>-4o-2024-11-20</w:t>
      </w:r>
      <w:proofErr w:type="gramStart"/>
      <w:r>
        <w:t>"  :</w:t>
      </w:r>
      <w:proofErr w:type="gramEnd"/>
      <w:r>
        <w:t xml:space="preserve"> {"reasoning": False, "verbosity": False, "</w:t>
      </w:r>
      <w:proofErr w:type="spellStart"/>
      <w:r>
        <w:t>allow_temp</w:t>
      </w:r>
      <w:proofErr w:type="spellEnd"/>
      <w:r>
        <w:t>": True},</w:t>
      </w:r>
    </w:p>
    <w:p w14:paraId="3F6AE043" w14:textId="77777777" w:rsidR="00AA2680" w:rsidRDefault="00AA2680" w:rsidP="00AA2680">
      <w:pPr>
        <w:pStyle w:val="Quote"/>
      </w:pPr>
      <w:r>
        <w:t xml:space="preserve">    "</w:t>
      </w:r>
      <w:proofErr w:type="gramStart"/>
      <w:r>
        <w:t>gpt</w:t>
      </w:r>
      <w:proofErr w:type="gramEnd"/>
      <w:r>
        <w:t>-4o-mini-2024-07-18": {"reasoning": False, "verbosity": False, "</w:t>
      </w:r>
      <w:proofErr w:type="spellStart"/>
      <w:r>
        <w:t>allow_temp</w:t>
      </w:r>
      <w:proofErr w:type="spellEnd"/>
      <w:r>
        <w:t>": True},</w:t>
      </w:r>
    </w:p>
    <w:p w14:paraId="022A4BD3" w14:textId="77777777" w:rsidR="00AA2680" w:rsidRDefault="00AA2680" w:rsidP="00AA2680">
      <w:pPr>
        <w:pStyle w:val="Quote"/>
      </w:pPr>
    </w:p>
    <w:p w14:paraId="2BAB9D31" w14:textId="77777777" w:rsidR="00AA2680" w:rsidRDefault="00AA2680" w:rsidP="00AA2680">
      <w:pPr>
        <w:pStyle w:val="Quote"/>
      </w:pPr>
      <w:r>
        <w:t xml:space="preserve">    # o‑series (reasoning; no temperature)</w:t>
      </w:r>
    </w:p>
    <w:p w14:paraId="71BA3BD7" w14:textId="77777777" w:rsidR="00AA2680" w:rsidRDefault="00AA2680" w:rsidP="00AA2680">
      <w:pPr>
        <w:pStyle w:val="Quote"/>
      </w:pPr>
      <w:r>
        <w:t xml:space="preserve">    "o3-2025-04-16</w:t>
      </w:r>
      <w:proofErr w:type="gramStart"/>
      <w:r>
        <w:t>" :</w:t>
      </w:r>
      <w:proofErr w:type="gramEnd"/>
      <w:r>
        <w:t xml:space="preserve"> {"reasoning": </w:t>
      </w:r>
      <w:proofErr w:type="gramStart"/>
      <w:r>
        <w:t>True,  "</w:t>
      </w:r>
      <w:proofErr w:type="gramEnd"/>
      <w:r>
        <w:t>verbosity": False, "</w:t>
      </w:r>
      <w:proofErr w:type="spellStart"/>
      <w:r>
        <w:t>allow_temp</w:t>
      </w:r>
      <w:proofErr w:type="spellEnd"/>
      <w:r>
        <w:t>": False},</w:t>
      </w:r>
    </w:p>
    <w:p w14:paraId="10968C30" w14:textId="77777777" w:rsidR="00AA2680" w:rsidRDefault="00AA2680" w:rsidP="00AA2680">
      <w:pPr>
        <w:pStyle w:val="Quote"/>
      </w:pPr>
      <w:r>
        <w:t xml:space="preserve">    "o3-mini-2025-01-31": {"reasoning": </w:t>
      </w:r>
      <w:proofErr w:type="gramStart"/>
      <w:r>
        <w:t>True,  "</w:t>
      </w:r>
      <w:proofErr w:type="gramEnd"/>
      <w:r>
        <w:t>verbosity": False, "</w:t>
      </w:r>
      <w:proofErr w:type="spellStart"/>
      <w:r>
        <w:t>allow_temp</w:t>
      </w:r>
      <w:proofErr w:type="spellEnd"/>
      <w:r>
        <w:t>": False},</w:t>
      </w:r>
    </w:p>
    <w:p w14:paraId="7A8CC242" w14:textId="77777777" w:rsidR="00AA2680" w:rsidRDefault="00AA2680" w:rsidP="00AA2680">
      <w:pPr>
        <w:pStyle w:val="Quote"/>
      </w:pPr>
      <w:r>
        <w:t xml:space="preserve">    "o4-mini-2025-04-16": {"reasoning": </w:t>
      </w:r>
      <w:proofErr w:type="gramStart"/>
      <w:r>
        <w:t>True,  "</w:t>
      </w:r>
      <w:proofErr w:type="gramEnd"/>
      <w:r>
        <w:t>verbosity": False, "</w:t>
      </w:r>
      <w:proofErr w:type="spellStart"/>
      <w:r>
        <w:t>allow_temp</w:t>
      </w:r>
      <w:proofErr w:type="spellEnd"/>
      <w:r>
        <w:t>": False},</w:t>
      </w:r>
    </w:p>
    <w:p w14:paraId="0505605B" w14:textId="77777777" w:rsidR="00AA2680" w:rsidRDefault="00AA2680" w:rsidP="00AA2680">
      <w:pPr>
        <w:pStyle w:val="Quote"/>
      </w:pPr>
      <w:r>
        <w:t>}</w:t>
      </w:r>
    </w:p>
    <w:p w14:paraId="3A4E38A2" w14:textId="77777777" w:rsidR="00AA2680" w:rsidRDefault="00AA2680" w:rsidP="00AA2680">
      <w:pPr>
        <w:pStyle w:val="Quote"/>
      </w:pPr>
      <w:r>
        <w:t xml:space="preserve">MODELS = </w:t>
      </w:r>
      <w:proofErr w:type="gramStart"/>
      <w:r>
        <w:t>list(</w:t>
      </w:r>
      <w:proofErr w:type="gramEnd"/>
      <w:r>
        <w:t>MODEL_CAPABILITIES)</w:t>
      </w:r>
    </w:p>
    <w:p w14:paraId="65DF73D1" w14:textId="77777777" w:rsidR="00AA2680" w:rsidRDefault="00AA2680" w:rsidP="00AA2680">
      <w:pPr>
        <w:pStyle w:val="Quote"/>
      </w:pPr>
    </w:p>
    <w:p w14:paraId="486B1861" w14:textId="77777777" w:rsidR="00AA2680" w:rsidRDefault="00AA2680" w:rsidP="00AA2680">
      <w:pPr>
        <w:pStyle w:val="Quote"/>
      </w:pPr>
      <w:r>
        <w:t># -----------------------------------------------------------------------------</w:t>
      </w:r>
    </w:p>
    <w:p w14:paraId="4F9319F4" w14:textId="77777777" w:rsidR="00AA2680" w:rsidRDefault="00AA2680" w:rsidP="00AA2680">
      <w:pPr>
        <w:pStyle w:val="Quote"/>
      </w:pPr>
      <w:r>
        <w:t>INPUT_</w:t>
      </w:r>
      <w:proofErr w:type="gramStart"/>
      <w:r>
        <w:t>FILE  =</w:t>
      </w:r>
      <w:proofErr w:type="gramEnd"/>
      <w:r>
        <w:t xml:space="preserve"> "nnt_lrs_processed.xlsx"</w:t>
      </w:r>
    </w:p>
    <w:p w14:paraId="595781E0" w14:textId="77777777" w:rsidR="00AA2680" w:rsidRDefault="00AA2680" w:rsidP="00AA2680">
      <w:pPr>
        <w:pStyle w:val="Quote"/>
      </w:pPr>
      <w:r>
        <w:t>OUTPUT_FILE = "nnt_lrs_with_estimated.xlsx"</w:t>
      </w:r>
    </w:p>
    <w:p w14:paraId="0D1E5F38" w14:textId="77777777" w:rsidR="00AA2680" w:rsidRDefault="00AA2680" w:rsidP="00AA2680">
      <w:pPr>
        <w:pStyle w:val="Quote"/>
      </w:pPr>
    </w:p>
    <w:p w14:paraId="6137AFF3" w14:textId="77777777" w:rsidR="00AA2680" w:rsidRDefault="00AA2680" w:rsidP="00AA2680">
      <w:pPr>
        <w:pStyle w:val="Quote"/>
      </w:pPr>
      <w:r>
        <w:t># -----------------------------------------------------------------------------</w:t>
      </w:r>
    </w:p>
    <w:p w14:paraId="3065D77E" w14:textId="77777777" w:rsidR="00AA2680" w:rsidRDefault="00AA2680" w:rsidP="00AA2680">
      <w:pPr>
        <w:pStyle w:val="Quote"/>
      </w:pPr>
      <w:r>
        <w:t xml:space="preserve"># 1) Prompt </w:t>
      </w:r>
    </w:p>
    <w:p w14:paraId="4E08CAEC" w14:textId="77777777" w:rsidR="00AA2680" w:rsidRDefault="00AA2680" w:rsidP="00AA2680">
      <w:pPr>
        <w:pStyle w:val="Quote"/>
      </w:pPr>
      <w:r>
        <w:t># -----------------------------------------------------------------------------</w:t>
      </w:r>
    </w:p>
    <w:p w14:paraId="425DAAE2" w14:textId="77777777" w:rsidR="00AA2680" w:rsidRDefault="00AA2680" w:rsidP="00AA2680">
      <w:pPr>
        <w:pStyle w:val="Quote"/>
      </w:pPr>
      <w:r>
        <w:t>SYSTEM_CORE = """You are a Bayesian diagnostic assistant.</w:t>
      </w:r>
    </w:p>
    <w:p w14:paraId="1E717034" w14:textId="77777777" w:rsidR="00AA2680" w:rsidRDefault="00AA2680" w:rsidP="00AA2680">
      <w:pPr>
        <w:pStyle w:val="Quote"/>
      </w:pPr>
      <w:r>
        <w:t>Estimate a numeric likelihood ratio (LR) for a finding with respect to a diagnosis.</w:t>
      </w:r>
    </w:p>
    <w:p w14:paraId="00EA350A" w14:textId="77777777" w:rsidR="00AA2680" w:rsidRDefault="00AA2680" w:rsidP="00AA2680">
      <w:pPr>
        <w:pStyle w:val="Quote"/>
      </w:pPr>
      <w:r>
        <w:t>Return only a JSON object matching the schema: {"value": &lt;float&gt;}, where value &gt; 0.</w:t>
      </w:r>
    </w:p>
    <w:p w14:paraId="34017250" w14:textId="77777777" w:rsidR="00AA2680" w:rsidRDefault="00AA2680" w:rsidP="00AA2680">
      <w:pPr>
        <w:pStyle w:val="Quote"/>
      </w:pPr>
      <w:r>
        <w:t>"""</w:t>
      </w:r>
    </w:p>
    <w:p w14:paraId="368B2AF3" w14:textId="77777777" w:rsidR="00AA2680" w:rsidRDefault="00AA2680" w:rsidP="00AA2680">
      <w:pPr>
        <w:pStyle w:val="Quote"/>
      </w:pPr>
    </w:p>
    <w:p w14:paraId="13FB80FD" w14:textId="77777777" w:rsidR="00AA2680" w:rsidRDefault="00AA2680" w:rsidP="00AA2680">
      <w:pPr>
        <w:pStyle w:val="Quote"/>
      </w:pPr>
      <w:r>
        <w:t>DEFINITION = """Definition:</w:t>
      </w:r>
    </w:p>
    <w:p w14:paraId="32901778" w14:textId="77777777" w:rsidR="00AA2680" w:rsidRDefault="00AA2680" w:rsidP="00AA2680">
      <w:pPr>
        <w:pStyle w:val="Quote"/>
      </w:pPr>
      <w:r>
        <w:t xml:space="preserve">LR = </w:t>
      </w:r>
      <w:proofErr w:type="gramStart"/>
      <w:r>
        <w:t>P(</w:t>
      </w:r>
      <w:proofErr w:type="gramEnd"/>
      <w:r>
        <w:t xml:space="preserve">finding | diagnosis) / </w:t>
      </w:r>
      <w:proofErr w:type="gramStart"/>
      <w:r>
        <w:t>P(</w:t>
      </w:r>
      <w:proofErr w:type="gramEnd"/>
      <w:r>
        <w:t>finding | not-diagnosis)</w:t>
      </w:r>
    </w:p>
    <w:p w14:paraId="5CE11ADA" w14:textId="77777777" w:rsidR="00AA2680" w:rsidRDefault="00AA2680" w:rsidP="00AA2680">
      <w:pPr>
        <w:pStyle w:val="Quote"/>
      </w:pPr>
      <w:r>
        <w:t>"""</w:t>
      </w:r>
    </w:p>
    <w:p w14:paraId="42D0093E" w14:textId="77777777" w:rsidR="00AA2680" w:rsidRDefault="00AA2680" w:rsidP="00AA2680">
      <w:pPr>
        <w:pStyle w:val="Quote"/>
      </w:pPr>
    </w:p>
    <w:p w14:paraId="41FF6684" w14:textId="77777777" w:rsidR="00AA2680" w:rsidRDefault="00AA2680" w:rsidP="00AA2680">
      <w:pPr>
        <w:pStyle w:val="Quote"/>
      </w:pPr>
      <w:r>
        <w:t>BANDS = """LR evidence bands (reference):</w:t>
      </w:r>
    </w:p>
    <w:p w14:paraId="7E0CAB5E" w14:textId="77777777" w:rsidR="00AA2680" w:rsidRDefault="00AA2680" w:rsidP="00AA2680">
      <w:pPr>
        <w:pStyle w:val="Quote"/>
      </w:pPr>
      <w:r>
        <w:t xml:space="preserve">&gt;10 strong for; 5-10 moderate for; 2–5 weak </w:t>
      </w:r>
      <w:proofErr w:type="gramStart"/>
      <w:r>
        <w:t>for;</w:t>
      </w:r>
      <w:proofErr w:type="gramEnd"/>
    </w:p>
    <w:p w14:paraId="4717380C" w14:textId="77777777" w:rsidR="00AA2680" w:rsidRDefault="00AA2680" w:rsidP="00AA2680">
      <w:pPr>
        <w:pStyle w:val="Quote"/>
      </w:pPr>
      <w:r>
        <w:t xml:space="preserve">0.5–2 </w:t>
      </w:r>
      <w:proofErr w:type="gramStart"/>
      <w:r>
        <w:t>negligible;</w:t>
      </w:r>
      <w:proofErr w:type="gramEnd"/>
    </w:p>
    <w:p w14:paraId="60CE0AC9" w14:textId="77777777" w:rsidR="00AA2680" w:rsidRDefault="00AA2680" w:rsidP="00AA2680">
      <w:pPr>
        <w:pStyle w:val="Quote"/>
      </w:pPr>
      <w:r>
        <w:t>0.2-0.5 weak against; 0.1-0.2 moderate against; ≤0.1 strong against"""</w:t>
      </w:r>
    </w:p>
    <w:p w14:paraId="5B80A679" w14:textId="77777777" w:rsidR="00AA2680" w:rsidRDefault="00AA2680" w:rsidP="00AA2680">
      <w:pPr>
        <w:pStyle w:val="Quote"/>
      </w:pPr>
    </w:p>
    <w:p w14:paraId="717F478C" w14:textId="77777777" w:rsidR="00AA2680" w:rsidRDefault="00AA2680" w:rsidP="00AA2680">
      <w:pPr>
        <w:pStyle w:val="Quote"/>
      </w:pPr>
      <w:r>
        <w:t># Few‑shot examples - these are human guestimates (to avoid seeding the dataset and inflating performance)</w:t>
      </w:r>
    </w:p>
    <w:p w14:paraId="3AE8ACA9" w14:textId="77777777" w:rsidR="00AA2680" w:rsidRDefault="00AA2680" w:rsidP="00AA2680">
      <w:pPr>
        <w:pStyle w:val="Quote"/>
      </w:pPr>
      <w:r>
        <w:t>FEW_SHOT_RICH = [</w:t>
      </w:r>
    </w:p>
    <w:p w14:paraId="0B34B154" w14:textId="77777777" w:rsidR="00AA2680" w:rsidRDefault="00AA2680" w:rsidP="00AA2680">
      <w:pPr>
        <w:pStyle w:val="Quote"/>
      </w:pPr>
      <w:r>
        <w:t xml:space="preserve">    ("deep vein thrombosis</w:t>
      </w:r>
      <w:proofErr w:type="gramStart"/>
      <w:r>
        <w:t xml:space="preserve">",   </w:t>
      </w:r>
      <w:proofErr w:type="gramEnd"/>
      <w:r>
        <w:t xml:space="preserve"> "femoral vein </w:t>
      </w:r>
      <w:proofErr w:type="spellStart"/>
      <w:r>
        <w:t>noncompressaible</w:t>
      </w:r>
      <w:proofErr w:type="spellEnd"/>
      <w:r>
        <w:t xml:space="preserve"> on ultrasound</w:t>
      </w:r>
      <w:proofErr w:type="gramStart"/>
      <w:r>
        <w:t xml:space="preserve">",   </w:t>
      </w:r>
      <w:proofErr w:type="gramEnd"/>
      <w:r>
        <w:t xml:space="preserve">   16.0), # some data this might be higher? </w:t>
      </w:r>
    </w:p>
    <w:p w14:paraId="7F83A67F" w14:textId="77777777" w:rsidR="00AA2680" w:rsidRDefault="00AA2680" w:rsidP="00AA2680">
      <w:pPr>
        <w:pStyle w:val="Quote"/>
      </w:pPr>
      <w:r>
        <w:t xml:space="preserve">    ("pericarditis</w:t>
      </w:r>
      <w:proofErr w:type="gramStart"/>
      <w:r>
        <w:t xml:space="preserve">",   </w:t>
      </w:r>
      <w:proofErr w:type="gramEnd"/>
      <w:r>
        <w:t xml:space="preserve">         "pleuritic chest pain improved by leaning forward</w:t>
      </w:r>
      <w:proofErr w:type="gramStart"/>
      <w:r>
        <w:t>",  5.2</w:t>
      </w:r>
      <w:proofErr w:type="gramEnd"/>
      <w:r>
        <w:t>),</w:t>
      </w:r>
    </w:p>
    <w:p w14:paraId="7897652C" w14:textId="77777777" w:rsidR="00AA2680" w:rsidRDefault="00AA2680" w:rsidP="00AA2680">
      <w:pPr>
        <w:pStyle w:val="Quote"/>
      </w:pPr>
      <w:r>
        <w:t xml:space="preserve">    ("pulmonary embolism</w:t>
      </w:r>
      <w:proofErr w:type="gramStart"/>
      <w:r>
        <w:t xml:space="preserve">",   </w:t>
      </w:r>
      <w:proofErr w:type="gramEnd"/>
      <w:r>
        <w:t xml:space="preserve">   "tachycardia &gt;100 bpm</w:t>
      </w:r>
      <w:proofErr w:type="gramStart"/>
      <w:r>
        <w:t xml:space="preserve">",   </w:t>
      </w:r>
      <w:proofErr w:type="gramEnd"/>
      <w:r>
        <w:t xml:space="preserve">                           2.2),</w:t>
      </w:r>
    </w:p>
    <w:p w14:paraId="63113FBE" w14:textId="77777777" w:rsidR="00AA2680" w:rsidRDefault="00AA2680" w:rsidP="00AA2680">
      <w:pPr>
        <w:pStyle w:val="Quote"/>
      </w:pPr>
      <w:r>
        <w:t xml:space="preserve">    ("urinary tract infection", "malodorous urine</w:t>
      </w:r>
      <w:proofErr w:type="gramStart"/>
      <w:r>
        <w:t xml:space="preserve">",   </w:t>
      </w:r>
      <w:proofErr w:type="gramEnd"/>
      <w:r>
        <w:t xml:space="preserve">                               1.1),</w:t>
      </w:r>
    </w:p>
    <w:p w14:paraId="27C7587B" w14:textId="77777777" w:rsidR="00AA2680" w:rsidRDefault="00AA2680" w:rsidP="00AA2680">
      <w:pPr>
        <w:pStyle w:val="Quote"/>
      </w:pPr>
      <w:r>
        <w:t xml:space="preserve">    ("myocardial infarction</w:t>
      </w:r>
      <w:proofErr w:type="gramStart"/>
      <w:r>
        <w:t>",  "</w:t>
      </w:r>
      <w:proofErr w:type="gramEnd"/>
      <w:r>
        <w:t>enjoys playing chess</w:t>
      </w:r>
      <w:proofErr w:type="gramStart"/>
      <w:r>
        <w:t xml:space="preserve">",   </w:t>
      </w:r>
      <w:proofErr w:type="gramEnd"/>
      <w:r>
        <w:t xml:space="preserve">                            1.0),</w:t>
      </w:r>
    </w:p>
    <w:p w14:paraId="259A3536" w14:textId="77777777" w:rsidR="00AA2680" w:rsidRDefault="00AA2680" w:rsidP="00AA2680">
      <w:pPr>
        <w:pStyle w:val="Quote"/>
      </w:pPr>
      <w:r>
        <w:t xml:space="preserve">    ("appendicitis</w:t>
      </w:r>
      <w:proofErr w:type="gramStart"/>
      <w:r>
        <w:t xml:space="preserve">",   </w:t>
      </w:r>
      <w:proofErr w:type="gramEnd"/>
      <w:r>
        <w:t xml:space="preserve">         "no RLQ tenderness</w:t>
      </w:r>
      <w:proofErr w:type="gramStart"/>
      <w:r>
        <w:t xml:space="preserve">",   </w:t>
      </w:r>
      <w:proofErr w:type="gramEnd"/>
      <w:r>
        <w:t xml:space="preserve">                             0.45),</w:t>
      </w:r>
    </w:p>
    <w:p w14:paraId="27F819E2" w14:textId="77777777" w:rsidR="00AA2680" w:rsidRDefault="00AA2680" w:rsidP="00AA2680">
      <w:pPr>
        <w:pStyle w:val="Quote"/>
      </w:pPr>
      <w:r>
        <w:t xml:space="preserve">    ("pneumothorax</w:t>
      </w:r>
      <w:proofErr w:type="gramStart"/>
      <w:r>
        <w:t xml:space="preserve">",   </w:t>
      </w:r>
      <w:proofErr w:type="gramEnd"/>
      <w:r>
        <w:t xml:space="preserve">         "bilateral lung sliding present on US</w:t>
      </w:r>
      <w:proofErr w:type="gramStart"/>
      <w:r>
        <w:t xml:space="preserve">",   </w:t>
      </w:r>
      <w:proofErr w:type="gramEnd"/>
      <w:r>
        <w:t xml:space="preserve">          0.18), # some data this might be lower?</w:t>
      </w:r>
    </w:p>
    <w:p w14:paraId="7405AE97" w14:textId="77777777" w:rsidR="00AA2680" w:rsidRDefault="00AA2680" w:rsidP="00AA2680">
      <w:pPr>
        <w:pStyle w:val="Quote"/>
      </w:pPr>
      <w:r>
        <w:t xml:space="preserve">    ("HIV infection</w:t>
      </w:r>
      <w:proofErr w:type="gramStart"/>
      <w:r>
        <w:t xml:space="preserve">",   </w:t>
      </w:r>
      <w:proofErr w:type="gramEnd"/>
      <w:r>
        <w:t xml:space="preserve">        "4th‑generation Ag/Ab screen negative beyond window",0.05),</w:t>
      </w:r>
    </w:p>
    <w:p w14:paraId="1907DF9A" w14:textId="77777777" w:rsidR="00AA2680" w:rsidRDefault="00AA2680" w:rsidP="00AA2680">
      <w:pPr>
        <w:pStyle w:val="Quote"/>
      </w:pPr>
    </w:p>
    <w:p w14:paraId="5E19DD74" w14:textId="77777777" w:rsidR="00AA2680" w:rsidRDefault="00AA2680" w:rsidP="00AA2680">
      <w:pPr>
        <w:pStyle w:val="Quote"/>
      </w:pPr>
      <w:r>
        <w:t>]</w:t>
      </w:r>
    </w:p>
    <w:p w14:paraId="2151820F" w14:textId="77777777" w:rsidR="00AA2680" w:rsidRDefault="00AA2680" w:rsidP="00AA2680">
      <w:pPr>
        <w:pStyle w:val="Quote"/>
      </w:pPr>
    </w:p>
    <w:p w14:paraId="4EF747E6" w14:textId="77777777" w:rsidR="00AA2680" w:rsidRDefault="00AA2680" w:rsidP="00AA2680">
      <w:pPr>
        <w:pStyle w:val="Quote"/>
      </w:pPr>
      <w:r>
        <w:t>FEW_SHOT_MIN = [</w:t>
      </w:r>
    </w:p>
    <w:p w14:paraId="7F8E2335" w14:textId="77777777" w:rsidR="00AA2680" w:rsidRDefault="00AA2680" w:rsidP="00AA2680">
      <w:pPr>
        <w:pStyle w:val="Quote"/>
      </w:pPr>
      <w:r>
        <w:t xml:space="preserve">    ("deep vein thrombosis</w:t>
      </w:r>
      <w:proofErr w:type="gramStart"/>
      <w:r>
        <w:t xml:space="preserve">",   </w:t>
      </w:r>
      <w:proofErr w:type="gramEnd"/>
      <w:r>
        <w:t xml:space="preserve"> "femoral vein </w:t>
      </w:r>
      <w:proofErr w:type="spellStart"/>
      <w:r>
        <w:t>noncompressaible</w:t>
      </w:r>
      <w:proofErr w:type="spellEnd"/>
      <w:r>
        <w:t xml:space="preserve"> on ultrasound</w:t>
      </w:r>
      <w:proofErr w:type="gramStart"/>
      <w:r>
        <w:t xml:space="preserve">",   </w:t>
      </w:r>
      <w:proofErr w:type="gramEnd"/>
      <w:r>
        <w:t xml:space="preserve">  16.0),</w:t>
      </w:r>
    </w:p>
    <w:p w14:paraId="0AE9B499" w14:textId="77777777" w:rsidR="00AA2680" w:rsidRDefault="00AA2680" w:rsidP="00AA2680">
      <w:pPr>
        <w:pStyle w:val="Quote"/>
      </w:pPr>
      <w:r>
        <w:t xml:space="preserve">    ("myocardial infarction</w:t>
      </w:r>
      <w:proofErr w:type="gramStart"/>
      <w:r>
        <w:t>",  "</w:t>
      </w:r>
      <w:proofErr w:type="gramEnd"/>
      <w:r>
        <w:t>enjoys playing chess</w:t>
      </w:r>
      <w:proofErr w:type="gramStart"/>
      <w:r>
        <w:t xml:space="preserve">",   </w:t>
      </w:r>
      <w:proofErr w:type="gramEnd"/>
      <w:r>
        <w:t xml:space="preserve">                          1.0),</w:t>
      </w:r>
    </w:p>
    <w:p w14:paraId="42C20D4D" w14:textId="77777777" w:rsidR="00AA2680" w:rsidRDefault="00AA2680" w:rsidP="00AA2680">
      <w:pPr>
        <w:pStyle w:val="Quote"/>
      </w:pPr>
      <w:r>
        <w:t>]</w:t>
      </w:r>
    </w:p>
    <w:p w14:paraId="298513E6" w14:textId="77777777" w:rsidR="00AA2680" w:rsidRDefault="00AA2680" w:rsidP="00AA2680">
      <w:pPr>
        <w:pStyle w:val="Quote"/>
      </w:pPr>
    </w:p>
    <w:p w14:paraId="7159189F" w14:textId="77777777" w:rsidR="00AA2680" w:rsidRDefault="00AA2680" w:rsidP="00AA2680">
      <w:pPr>
        <w:pStyle w:val="Quote"/>
      </w:pPr>
      <w:r>
        <w:t xml:space="preserve">def </w:t>
      </w:r>
      <w:proofErr w:type="spellStart"/>
      <w:r>
        <w:t>build_</w:t>
      </w:r>
      <w:proofErr w:type="gramStart"/>
      <w:r>
        <w:t>messages</w:t>
      </w:r>
      <w:proofErr w:type="spellEnd"/>
      <w:r>
        <w:t>(</w:t>
      </w:r>
      <w:proofErr w:type="gramEnd"/>
      <w:r>
        <w:t>diagnosis: str, finding: str, reasoning: bool) -&gt; list[</w:t>
      </w:r>
      <w:proofErr w:type="spellStart"/>
      <w:r>
        <w:t>dict</w:t>
      </w:r>
      <w:proofErr w:type="spellEnd"/>
      <w:r>
        <w:t>]:</w:t>
      </w:r>
    </w:p>
    <w:p w14:paraId="02128334" w14:textId="77777777" w:rsidR="00AA2680" w:rsidRDefault="00AA2680" w:rsidP="00AA2680">
      <w:pPr>
        <w:pStyle w:val="Quote"/>
      </w:pPr>
      <w:r>
        <w:t xml:space="preserve">    </w:t>
      </w:r>
      <w:proofErr w:type="spellStart"/>
      <w:r>
        <w:t>msgs</w:t>
      </w:r>
      <w:proofErr w:type="spellEnd"/>
      <w:r>
        <w:t>: list[</w:t>
      </w:r>
      <w:proofErr w:type="spellStart"/>
      <w:r>
        <w:t>dict</w:t>
      </w:r>
      <w:proofErr w:type="spellEnd"/>
      <w:r>
        <w:t>] = [</w:t>
      </w:r>
    </w:p>
    <w:p w14:paraId="1B400389" w14:textId="77777777" w:rsidR="00AA2680" w:rsidRDefault="00AA2680" w:rsidP="00AA2680">
      <w:pPr>
        <w:pStyle w:val="Quote"/>
      </w:pPr>
      <w:r>
        <w:t xml:space="preserve">        {"role": "system", "content": </w:t>
      </w:r>
      <w:proofErr w:type="spellStart"/>
      <w:r>
        <w:t>SYSTEM_CORE.strip</w:t>
      </w:r>
      <w:proofErr w:type="spellEnd"/>
      <w:r>
        <w:t>()},</w:t>
      </w:r>
    </w:p>
    <w:p w14:paraId="01D4679B" w14:textId="77777777" w:rsidR="00AA2680" w:rsidRDefault="00AA2680" w:rsidP="00AA2680">
      <w:pPr>
        <w:pStyle w:val="Quote"/>
      </w:pPr>
      <w:r>
        <w:t xml:space="preserve">        {"role": "system", "content": </w:t>
      </w:r>
      <w:proofErr w:type="spellStart"/>
      <w:r>
        <w:t>DEFINITION.strip</w:t>
      </w:r>
      <w:proofErr w:type="spellEnd"/>
      <w:r>
        <w:t>()},</w:t>
      </w:r>
    </w:p>
    <w:p w14:paraId="4C975EB4" w14:textId="77777777" w:rsidR="00AA2680" w:rsidRDefault="00AA2680" w:rsidP="00AA2680">
      <w:pPr>
        <w:pStyle w:val="Quote"/>
      </w:pPr>
      <w:r>
        <w:t xml:space="preserve">        {"role": "system", "content": </w:t>
      </w:r>
      <w:proofErr w:type="spellStart"/>
      <w:r>
        <w:t>BANDS.strip</w:t>
      </w:r>
      <w:proofErr w:type="spellEnd"/>
      <w:r>
        <w:t>()},</w:t>
      </w:r>
    </w:p>
    <w:p w14:paraId="6618FE7A" w14:textId="77777777" w:rsidR="00AA2680" w:rsidRDefault="00AA2680" w:rsidP="00AA2680">
      <w:pPr>
        <w:pStyle w:val="Quote"/>
      </w:pPr>
      <w:r>
        <w:t xml:space="preserve">    ]</w:t>
      </w:r>
    </w:p>
    <w:p w14:paraId="67E76C0E" w14:textId="77777777" w:rsidR="00AA2680" w:rsidRDefault="00AA2680" w:rsidP="00AA2680">
      <w:pPr>
        <w:pStyle w:val="Quote"/>
      </w:pPr>
      <w:r>
        <w:t xml:space="preserve">    examples = FEW_SHOT_MIN if reasoning else FEW_SHOT_RICH</w:t>
      </w:r>
    </w:p>
    <w:p w14:paraId="342937D8" w14:textId="77777777" w:rsidR="00AA2680" w:rsidRDefault="00AA2680" w:rsidP="00AA2680">
      <w:pPr>
        <w:pStyle w:val="Quote"/>
      </w:pPr>
      <w:r>
        <w:t xml:space="preserve">    for </w:t>
      </w:r>
      <w:proofErr w:type="spellStart"/>
      <w:r>
        <w:t>dx_ex</w:t>
      </w:r>
      <w:proofErr w:type="spellEnd"/>
      <w:r>
        <w:t xml:space="preserve">, </w:t>
      </w:r>
      <w:proofErr w:type="spellStart"/>
      <w:r>
        <w:t>f_ex</w:t>
      </w:r>
      <w:proofErr w:type="spellEnd"/>
      <w:r>
        <w:t xml:space="preserve">, </w:t>
      </w:r>
      <w:proofErr w:type="spellStart"/>
      <w:r>
        <w:t>v_ex</w:t>
      </w:r>
      <w:proofErr w:type="spellEnd"/>
      <w:r>
        <w:t xml:space="preserve"> in examples:</w:t>
      </w:r>
    </w:p>
    <w:p w14:paraId="2C501C62" w14:textId="77777777" w:rsidR="00AA2680" w:rsidRDefault="00AA2680" w:rsidP="00AA2680">
      <w:pPr>
        <w:pStyle w:val="Quote"/>
      </w:pPr>
      <w:r>
        <w:t xml:space="preserve">        </w:t>
      </w:r>
      <w:proofErr w:type="spellStart"/>
      <w:proofErr w:type="gramStart"/>
      <w:r>
        <w:t>msgs.append</w:t>
      </w:r>
      <w:proofErr w:type="spellEnd"/>
      <w:proofErr w:type="gramEnd"/>
      <w:r>
        <w:t>({"role": "user</w:t>
      </w:r>
      <w:proofErr w:type="gramStart"/>
      <w:r>
        <w:t xml:space="preserve">",   </w:t>
      </w:r>
      <w:proofErr w:type="gramEnd"/>
      <w:r>
        <w:t xml:space="preserve">   "content": </w:t>
      </w:r>
      <w:proofErr w:type="spellStart"/>
      <w:r>
        <w:t>f"Condition</w:t>
      </w:r>
      <w:proofErr w:type="spellEnd"/>
      <w:r>
        <w:t>: {</w:t>
      </w:r>
      <w:proofErr w:type="spellStart"/>
      <w:r>
        <w:t>dx_</w:t>
      </w:r>
      <w:proofErr w:type="gramStart"/>
      <w:r>
        <w:t>ex</w:t>
      </w:r>
      <w:proofErr w:type="spellEnd"/>
      <w:r>
        <w:t>}\</w:t>
      </w:r>
      <w:proofErr w:type="spellStart"/>
      <w:proofErr w:type="gramEnd"/>
      <w:r>
        <w:t>nFinding</w:t>
      </w:r>
      <w:proofErr w:type="spellEnd"/>
      <w:r>
        <w:t>: {</w:t>
      </w:r>
      <w:proofErr w:type="spellStart"/>
      <w:r>
        <w:t>f_ex</w:t>
      </w:r>
      <w:proofErr w:type="spellEnd"/>
      <w:r>
        <w:t>}"})</w:t>
      </w:r>
    </w:p>
    <w:p w14:paraId="185D96F3" w14:textId="77777777" w:rsidR="00AA2680" w:rsidRDefault="00AA2680" w:rsidP="00AA2680">
      <w:pPr>
        <w:pStyle w:val="Quote"/>
      </w:pPr>
      <w:r>
        <w:t xml:space="preserve">        </w:t>
      </w:r>
      <w:proofErr w:type="spellStart"/>
      <w:proofErr w:type="gramStart"/>
      <w:r>
        <w:t>msgs.append</w:t>
      </w:r>
      <w:proofErr w:type="spellEnd"/>
      <w:proofErr w:type="gramEnd"/>
      <w:r>
        <w:t>({"role": "assistant", "content": f'{{"value": {float(</w:t>
      </w:r>
      <w:proofErr w:type="spellStart"/>
      <w:r>
        <w:t>v_ex</w:t>
      </w:r>
      <w:proofErr w:type="spellEnd"/>
      <w:r>
        <w:t>)}}}'})</w:t>
      </w:r>
    </w:p>
    <w:p w14:paraId="5974965B" w14:textId="77777777" w:rsidR="00AA2680" w:rsidRDefault="00AA2680" w:rsidP="00AA2680">
      <w:pPr>
        <w:pStyle w:val="Quote"/>
      </w:pPr>
      <w:r>
        <w:t xml:space="preserve">    </w:t>
      </w:r>
      <w:proofErr w:type="spellStart"/>
      <w:proofErr w:type="gramStart"/>
      <w:r>
        <w:t>msgs.append</w:t>
      </w:r>
      <w:proofErr w:type="spellEnd"/>
      <w:proofErr w:type="gramEnd"/>
      <w:r>
        <w:t xml:space="preserve">({"role": "user", "content": </w:t>
      </w:r>
      <w:proofErr w:type="spellStart"/>
      <w:r>
        <w:t>f"Condition</w:t>
      </w:r>
      <w:proofErr w:type="spellEnd"/>
      <w:r>
        <w:t>: {diagnosis}\</w:t>
      </w:r>
      <w:proofErr w:type="spellStart"/>
      <w:r>
        <w:t>nFinding</w:t>
      </w:r>
      <w:proofErr w:type="spellEnd"/>
      <w:r>
        <w:t>: {finding}"})</w:t>
      </w:r>
    </w:p>
    <w:p w14:paraId="68B91618" w14:textId="77777777" w:rsidR="00AA2680" w:rsidRDefault="00AA2680" w:rsidP="00AA2680">
      <w:pPr>
        <w:pStyle w:val="Quote"/>
      </w:pPr>
      <w:r>
        <w:t xml:space="preserve">    return </w:t>
      </w:r>
      <w:proofErr w:type="spellStart"/>
      <w:r>
        <w:t>msgs</w:t>
      </w:r>
      <w:proofErr w:type="spellEnd"/>
    </w:p>
    <w:p w14:paraId="1F918C49" w14:textId="77777777" w:rsidR="00AA2680" w:rsidRDefault="00AA2680" w:rsidP="00AA2680">
      <w:pPr>
        <w:pStyle w:val="Quote"/>
      </w:pPr>
    </w:p>
    <w:p w14:paraId="2DBF7FC6" w14:textId="77777777" w:rsidR="00AA2680" w:rsidRDefault="00AA2680" w:rsidP="00AA2680">
      <w:pPr>
        <w:pStyle w:val="Quote"/>
      </w:pPr>
      <w:r>
        <w:t># -----------------------------------------------------------------------------</w:t>
      </w:r>
    </w:p>
    <w:p w14:paraId="26958BB3" w14:textId="77777777" w:rsidR="00AA2680" w:rsidRDefault="00AA2680" w:rsidP="00AA2680">
      <w:pPr>
        <w:pStyle w:val="Quote"/>
      </w:pPr>
      <w:r>
        <w:t># 2) Structured Outputs schema (</w:t>
      </w:r>
      <w:proofErr w:type="spellStart"/>
      <w:r>
        <w:t>Pydantic</w:t>
      </w:r>
      <w:proofErr w:type="spellEnd"/>
      <w:r>
        <w:t>)</w:t>
      </w:r>
    </w:p>
    <w:p w14:paraId="521D116A" w14:textId="77777777" w:rsidR="00AA2680" w:rsidRDefault="00AA2680" w:rsidP="00AA2680">
      <w:pPr>
        <w:pStyle w:val="Quote"/>
      </w:pPr>
      <w:r>
        <w:t># -----------------------------------------------------------------------------</w:t>
      </w:r>
    </w:p>
    <w:p w14:paraId="403202F9" w14:textId="77777777" w:rsidR="00AA2680" w:rsidRDefault="00AA2680" w:rsidP="00AA2680">
      <w:pPr>
        <w:pStyle w:val="Quote"/>
      </w:pPr>
      <w:r>
        <w:t xml:space="preserve">class </w:t>
      </w:r>
      <w:proofErr w:type="spellStart"/>
      <w:proofErr w:type="gramStart"/>
      <w:r>
        <w:t>LRResponse</w:t>
      </w:r>
      <w:proofErr w:type="spellEnd"/>
      <w:r>
        <w:t>(</w:t>
      </w:r>
      <w:proofErr w:type="spellStart"/>
      <w:proofErr w:type="gramEnd"/>
      <w:r>
        <w:t>BaseModel</w:t>
      </w:r>
      <w:proofErr w:type="spellEnd"/>
      <w:r>
        <w:t>):</w:t>
      </w:r>
    </w:p>
    <w:p w14:paraId="59A8E0C6" w14:textId="77777777" w:rsidR="00AA2680" w:rsidRDefault="00AA2680" w:rsidP="00AA2680">
      <w:pPr>
        <w:pStyle w:val="Quote"/>
      </w:pPr>
      <w:r>
        <w:t xml:space="preserve">    value: float</w:t>
      </w:r>
    </w:p>
    <w:p w14:paraId="3EC3EF5C" w14:textId="77777777" w:rsidR="00AA2680" w:rsidRDefault="00AA2680" w:rsidP="00AA2680">
      <w:pPr>
        <w:pStyle w:val="Quote"/>
      </w:pPr>
    </w:p>
    <w:p w14:paraId="7DC277AE" w14:textId="77777777" w:rsidR="00AA2680" w:rsidRDefault="00AA2680" w:rsidP="00AA2680">
      <w:pPr>
        <w:pStyle w:val="Quote"/>
      </w:pPr>
      <w:r>
        <w:t># -----------------------------------------------------------------------------</w:t>
      </w:r>
    </w:p>
    <w:p w14:paraId="2876578E" w14:textId="77777777" w:rsidR="00AA2680" w:rsidRDefault="00AA2680" w:rsidP="00AA2680">
      <w:pPr>
        <w:pStyle w:val="Quote"/>
      </w:pPr>
      <w:r>
        <w:t># 2b) Retry wrapper (exponential backoff with jitter)</w:t>
      </w:r>
    </w:p>
    <w:p w14:paraId="5F09BA7A" w14:textId="77777777" w:rsidR="00AA2680" w:rsidRDefault="00AA2680" w:rsidP="00AA2680">
      <w:pPr>
        <w:pStyle w:val="Quote"/>
      </w:pPr>
      <w:r>
        <w:t># -----------------------------------------------------------------------------</w:t>
      </w:r>
    </w:p>
    <w:p w14:paraId="1343B6A3" w14:textId="77777777" w:rsidR="00AA2680" w:rsidRDefault="00AA2680" w:rsidP="00AA2680">
      <w:pPr>
        <w:pStyle w:val="Quote"/>
      </w:pPr>
      <w:r>
        <w:t xml:space="preserve">def </w:t>
      </w:r>
      <w:proofErr w:type="spellStart"/>
      <w:r>
        <w:t>estimate_lr_until_</w:t>
      </w:r>
      <w:proofErr w:type="gramStart"/>
      <w:r>
        <w:t>positive</w:t>
      </w:r>
      <w:proofErr w:type="spellEnd"/>
      <w:r>
        <w:t>(</w:t>
      </w:r>
      <w:proofErr w:type="gramEnd"/>
    </w:p>
    <w:p w14:paraId="27C2364D" w14:textId="77777777" w:rsidR="00AA2680" w:rsidRDefault="00AA2680" w:rsidP="00AA2680">
      <w:pPr>
        <w:pStyle w:val="Quote"/>
      </w:pPr>
      <w:r>
        <w:t xml:space="preserve">    diagnosis: str,</w:t>
      </w:r>
    </w:p>
    <w:p w14:paraId="60A9EC75" w14:textId="77777777" w:rsidR="00AA2680" w:rsidRDefault="00AA2680" w:rsidP="00AA2680">
      <w:pPr>
        <w:pStyle w:val="Quote"/>
      </w:pPr>
      <w:r>
        <w:t xml:space="preserve">    finding: str,</w:t>
      </w:r>
    </w:p>
    <w:p w14:paraId="71E11F17" w14:textId="77777777" w:rsidR="00AA2680" w:rsidRDefault="00AA2680" w:rsidP="00AA2680">
      <w:pPr>
        <w:pStyle w:val="Quote"/>
      </w:pPr>
      <w:r>
        <w:t xml:space="preserve">    model: str,</w:t>
      </w:r>
    </w:p>
    <w:p w14:paraId="6472A658" w14:textId="77777777" w:rsidR="00AA2680" w:rsidRDefault="00AA2680" w:rsidP="00AA2680">
      <w:pPr>
        <w:pStyle w:val="Quote"/>
      </w:pPr>
      <w:r>
        <w:t xml:space="preserve">    client: </w:t>
      </w:r>
      <w:proofErr w:type="gramStart"/>
      <w:r>
        <w:t>Optional[</w:t>
      </w:r>
      <w:proofErr w:type="gramEnd"/>
      <w:r>
        <w:t>OpenAI] = None,</w:t>
      </w:r>
    </w:p>
    <w:p w14:paraId="1D647AE0" w14:textId="77777777" w:rsidR="00AA2680" w:rsidRDefault="00AA2680" w:rsidP="00AA2680">
      <w:pPr>
        <w:pStyle w:val="Quote"/>
      </w:pPr>
      <w:r>
        <w:t xml:space="preserve">    </w:t>
      </w:r>
      <w:proofErr w:type="spellStart"/>
      <w:r>
        <w:t>max_retries</w:t>
      </w:r>
      <w:proofErr w:type="spellEnd"/>
      <w:r>
        <w:t xml:space="preserve">: Optional[int] = </w:t>
      </w:r>
      <w:proofErr w:type="gramStart"/>
      <w:r>
        <w:t xml:space="preserve">None,   </w:t>
      </w:r>
      <w:proofErr w:type="gramEnd"/>
      <w:r>
        <w:t xml:space="preserve">   # None </w:t>
      </w:r>
      <w:r>
        <w:rPr>
          <w:rFonts w:ascii="Cambria Math" w:hAnsi="Cambria Math" w:cs="Cambria Math"/>
        </w:rPr>
        <w:t>⇒</w:t>
      </w:r>
      <w:r>
        <w:t xml:space="preserve"> retry indefinitely</w:t>
      </w:r>
    </w:p>
    <w:p w14:paraId="32CAB559" w14:textId="77777777" w:rsidR="00AA2680" w:rsidRDefault="00AA2680" w:rsidP="00AA2680">
      <w:pPr>
        <w:pStyle w:val="Quote"/>
      </w:pPr>
      <w:r>
        <w:t xml:space="preserve">    </w:t>
      </w:r>
      <w:proofErr w:type="spellStart"/>
      <w:r>
        <w:t>base_backoff</w:t>
      </w:r>
      <w:proofErr w:type="spellEnd"/>
      <w:r>
        <w:t>: float = 0.5,              # seconds</w:t>
      </w:r>
    </w:p>
    <w:p w14:paraId="259BE63C" w14:textId="77777777" w:rsidR="00AA2680" w:rsidRDefault="00AA2680" w:rsidP="00AA2680">
      <w:pPr>
        <w:pStyle w:val="Quote"/>
      </w:pPr>
      <w:r>
        <w:t xml:space="preserve">    </w:t>
      </w:r>
      <w:proofErr w:type="spellStart"/>
      <w:r>
        <w:t>max_backoff</w:t>
      </w:r>
      <w:proofErr w:type="spellEnd"/>
      <w:r>
        <w:t>: float = 30.0               # seconds</w:t>
      </w:r>
    </w:p>
    <w:p w14:paraId="68DC4989" w14:textId="77777777" w:rsidR="00AA2680" w:rsidRDefault="00AA2680" w:rsidP="00AA2680">
      <w:pPr>
        <w:pStyle w:val="Quote"/>
      </w:pPr>
      <w:r>
        <w:t>) -&gt; float:</w:t>
      </w:r>
    </w:p>
    <w:p w14:paraId="65FE0062" w14:textId="77777777" w:rsidR="00AA2680" w:rsidRDefault="00AA2680" w:rsidP="00AA2680">
      <w:pPr>
        <w:pStyle w:val="Quote"/>
      </w:pPr>
      <w:r>
        <w:t xml:space="preserve">    attempt = 0</w:t>
      </w:r>
    </w:p>
    <w:p w14:paraId="5C6193DB" w14:textId="77777777" w:rsidR="00AA2680" w:rsidRDefault="00AA2680" w:rsidP="00AA2680">
      <w:pPr>
        <w:pStyle w:val="Quote"/>
      </w:pPr>
      <w:r>
        <w:t xml:space="preserve">    while True:</w:t>
      </w:r>
    </w:p>
    <w:p w14:paraId="267213C0" w14:textId="77777777" w:rsidR="00AA2680" w:rsidRDefault="00AA2680" w:rsidP="00AA2680">
      <w:pPr>
        <w:pStyle w:val="Quote"/>
      </w:pPr>
      <w:r>
        <w:t xml:space="preserve">        attempt += 1</w:t>
      </w:r>
    </w:p>
    <w:p w14:paraId="016C6267" w14:textId="77777777" w:rsidR="00AA2680" w:rsidRDefault="00AA2680" w:rsidP="00AA2680">
      <w:pPr>
        <w:pStyle w:val="Quote"/>
      </w:pPr>
      <w:r>
        <w:t xml:space="preserve">        try:</w:t>
      </w:r>
    </w:p>
    <w:p w14:paraId="3607BEFE" w14:textId="77777777" w:rsidR="00AA2680" w:rsidRDefault="00AA2680" w:rsidP="00AA2680">
      <w:pPr>
        <w:pStyle w:val="Quote"/>
      </w:pPr>
      <w:r>
        <w:t xml:space="preserve">            </w:t>
      </w:r>
      <w:proofErr w:type="spellStart"/>
      <w:r>
        <w:t>lr</w:t>
      </w:r>
      <w:proofErr w:type="spellEnd"/>
      <w:r>
        <w:t xml:space="preserve"> = </w:t>
      </w:r>
      <w:proofErr w:type="spellStart"/>
      <w:r>
        <w:t>estimate_</w:t>
      </w:r>
      <w:proofErr w:type="gramStart"/>
      <w:r>
        <w:t>lr</w:t>
      </w:r>
      <w:proofErr w:type="spellEnd"/>
      <w:r>
        <w:t>(</w:t>
      </w:r>
      <w:proofErr w:type="gramEnd"/>
      <w:r>
        <w:t>diagnosis, finding, model, client)</w:t>
      </w:r>
    </w:p>
    <w:p w14:paraId="6236EB3E" w14:textId="77777777" w:rsidR="00AA2680" w:rsidRDefault="00AA2680" w:rsidP="00AA2680">
      <w:pPr>
        <w:pStyle w:val="Quote"/>
      </w:pPr>
      <w:r>
        <w:t xml:space="preserve">            if </w:t>
      </w:r>
      <w:proofErr w:type="spellStart"/>
      <w:proofErr w:type="gramStart"/>
      <w:r>
        <w:t>isinstance</w:t>
      </w:r>
      <w:proofErr w:type="spellEnd"/>
      <w:r>
        <w:t>(</w:t>
      </w:r>
      <w:proofErr w:type="spellStart"/>
      <w:proofErr w:type="gramEnd"/>
      <w:r>
        <w:t>lr</w:t>
      </w:r>
      <w:proofErr w:type="spellEnd"/>
      <w:r>
        <w:t xml:space="preserve">, (int, float)) and </w:t>
      </w:r>
      <w:proofErr w:type="spellStart"/>
      <w:proofErr w:type="gramStart"/>
      <w:r>
        <w:t>math.isfinite</w:t>
      </w:r>
      <w:proofErr w:type="spellEnd"/>
      <w:proofErr w:type="gramEnd"/>
      <w:r>
        <w:t>(</w:t>
      </w:r>
      <w:proofErr w:type="spellStart"/>
      <w:r>
        <w:t>lr</w:t>
      </w:r>
      <w:proofErr w:type="spellEnd"/>
      <w:r>
        <w:t xml:space="preserve">) and </w:t>
      </w:r>
      <w:proofErr w:type="spellStart"/>
      <w:r>
        <w:t>lr</w:t>
      </w:r>
      <w:proofErr w:type="spellEnd"/>
      <w:r>
        <w:t xml:space="preserve"> &gt; 0:</w:t>
      </w:r>
    </w:p>
    <w:p w14:paraId="6FEB8E13" w14:textId="77777777" w:rsidR="00AA2680" w:rsidRDefault="00AA2680" w:rsidP="00AA2680">
      <w:pPr>
        <w:pStyle w:val="Quote"/>
      </w:pPr>
      <w:r>
        <w:t xml:space="preserve">                return float(</w:t>
      </w:r>
      <w:proofErr w:type="spellStart"/>
      <w:r>
        <w:t>lr</w:t>
      </w:r>
      <w:proofErr w:type="spellEnd"/>
      <w:r>
        <w:t>)</w:t>
      </w:r>
    </w:p>
    <w:p w14:paraId="3AB665F7" w14:textId="77777777" w:rsidR="00AA2680" w:rsidRDefault="00AA2680" w:rsidP="00AA2680">
      <w:pPr>
        <w:pStyle w:val="Quote"/>
      </w:pPr>
      <w:r>
        <w:t xml:space="preserve">            raise </w:t>
      </w:r>
      <w:proofErr w:type="spellStart"/>
      <w:proofErr w:type="gramStart"/>
      <w:r>
        <w:t>ValueError</w:t>
      </w:r>
      <w:proofErr w:type="spellEnd"/>
      <w:r>
        <w:t>(</w:t>
      </w:r>
      <w:proofErr w:type="spellStart"/>
      <w:proofErr w:type="gramEnd"/>
      <w:r>
        <w:t>f"Non</w:t>
      </w:r>
      <w:proofErr w:type="spellEnd"/>
      <w:r>
        <w:t>‑positive or non‑finite LR: {</w:t>
      </w:r>
      <w:proofErr w:type="spellStart"/>
      <w:proofErr w:type="gramStart"/>
      <w:r>
        <w:t>lr!r</w:t>
      </w:r>
      <w:proofErr w:type="spellEnd"/>
      <w:proofErr w:type="gramEnd"/>
      <w:r>
        <w:t>}")</w:t>
      </w:r>
    </w:p>
    <w:p w14:paraId="02728056" w14:textId="77777777" w:rsidR="00AA2680" w:rsidRDefault="00AA2680" w:rsidP="00AA2680">
      <w:pPr>
        <w:pStyle w:val="Quote"/>
      </w:pPr>
      <w:r>
        <w:t xml:space="preserve">        except Exception as e:</w:t>
      </w:r>
    </w:p>
    <w:p w14:paraId="7DB22148" w14:textId="77777777" w:rsidR="00AA2680" w:rsidRDefault="00AA2680" w:rsidP="00AA2680">
      <w:pPr>
        <w:pStyle w:val="Quote"/>
      </w:pPr>
      <w:r>
        <w:t xml:space="preserve">            </w:t>
      </w:r>
      <w:proofErr w:type="spellStart"/>
      <w:proofErr w:type="gramStart"/>
      <w:r>
        <w:t>logging.warning</w:t>
      </w:r>
      <w:proofErr w:type="spellEnd"/>
      <w:proofErr w:type="gramEnd"/>
      <w:r>
        <w:t>(</w:t>
      </w:r>
    </w:p>
    <w:p w14:paraId="35B3B049" w14:textId="77777777" w:rsidR="00AA2680" w:rsidRDefault="00AA2680" w:rsidP="00AA2680">
      <w:pPr>
        <w:pStyle w:val="Quote"/>
      </w:pPr>
      <w:r>
        <w:t xml:space="preserve">                f"[retry {attempt}] sheet finding='{</w:t>
      </w:r>
      <w:proofErr w:type="gramStart"/>
      <w:r>
        <w:t>finding[</w:t>
      </w:r>
      <w:proofErr w:type="gramEnd"/>
      <w:r>
        <w:t>:80]}' | "</w:t>
      </w:r>
    </w:p>
    <w:p w14:paraId="497EA4EE" w14:textId="77777777" w:rsidR="00AA2680" w:rsidRDefault="00AA2680" w:rsidP="00AA2680">
      <w:pPr>
        <w:pStyle w:val="Quote"/>
      </w:pPr>
      <w:r>
        <w:t xml:space="preserve">                </w:t>
      </w:r>
      <w:proofErr w:type="spellStart"/>
      <w:r>
        <w:t>f"model</w:t>
      </w:r>
      <w:proofErr w:type="spellEnd"/>
      <w:r>
        <w:t>={model} → {e}"</w:t>
      </w:r>
    </w:p>
    <w:p w14:paraId="1A8A1215" w14:textId="77777777" w:rsidR="00AA2680" w:rsidRDefault="00AA2680" w:rsidP="00AA2680">
      <w:pPr>
        <w:pStyle w:val="Quote"/>
      </w:pPr>
      <w:r>
        <w:t xml:space="preserve">            )</w:t>
      </w:r>
    </w:p>
    <w:p w14:paraId="3DE47E61" w14:textId="77777777" w:rsidR="00AA2680" w:rsidRDefault="00AA2680" w:rsidP="00AA2680">
      <w:pPr>
        <w:pStyle w:val="Quote"/>
      </w:pPr>
      <w:r>
        <w:t xml:space="preserve">            if (</w:t>
      </w:r>
      <w:proofErr w:type="spellStart"/>
      <w:r>
        <w:t>max_retries</w:t>
      </w:r>
      <w:proofErr w:type="spellEnd"/>
      <w:r>
        <w:t xml:space="preserve"> is not None) and (attempt &gt;= </w:t>
      </w:r>
      <w:proofErr w:type="spellStart"/>
      <w:r>
        <w:t>max_retries</w:t>
      </w:r>
      <w:proofErr w:type="spellEnd"/>
      <w:r>
        <w:t>):</w:t>
      </w:r>
    </w:p>
    <w:p w14:paraId="01D12569" w14:textId="77777777" w:rsidR="00AA2680" w:rsidRDefault="00AA2680" w:rsidP="00AA2680">
      <w:pPr>
        <w:pStyle w:val="Quote"/>
      </w:pPr>
      <w:r>
        <w:t xml:space="preserve">                raise</w:t>
      </w:r>
    </w:p>
    <w:p w14:paraId="4F94DC46" w14:textId="77777777" w:rsidR="00AA2680" w:rsidRDefault="00AA2680" w:rsidP="00AA2680">
      <w:pPr>
        <w:pStyle w:val="Quote"/>
      </w:pPr>
      <w:r>
        <w:t xml:space="preserve">            # exponential backoff with jitter</w:t>
      </w:r>
    </w:p>
    <w:p w14:paraId="1CD34CF0" w14:textId="77777777" w:rsidR="00AA2680" w:rsidRDefault="00AA2680" w:rsidP="00AA2680">
      <w:pPr>
        <w:pStyle w:val="Quote"/>
      </w:pPr>
      <w:r>
        <w:t xml:space="preserve">            delay = </w:t>
      </w:r>
      <w:proofErr w:type="gramStart"/>
      <w:r>
        <w:t>min(</w:t>
      </w:r>
      <w:proofErr w:type="spellStart"/>
      <w:proofErr w:type="gramEnd"/>
      <w:r>
        <w:t>base_backoff</w:t>
      </w:r>
      <w:proofErr w:type="spellEnd"/>
      <w:r>
        <w:t xml:space="preserve"> * (2 ** (attempt - 1)), </w:t>
      </w:r>
      <w:proofErr w:type="spellStart"/>
      <w:r>
        <w:t>max_backoff</w:t>
      </w:r>
      <w:proofErr w:type="spellEnd"/>
      <w:r>
        <w:t>)</w:t>
      </w:r>
    </w:p>
    <w:p w14:paraId="713B660E" w14:textId="77777777" w:rsidR="00AA2680" w:rsidRDefault="00AA2680" w:rsidP="00AA2680">
      <w:pPr>
        <w:pStyle w:val="Quote"/>
      </w:pPr>
      <w:r>
        <w:t xml:space="preserve">            </w:t>
      </w:r>
      <w:proofErr w:type="spellStart"/>
      <w:proofErr w:type="gramStart"/>
      <w:r>
        <w:t>time.sleep</w:t>
      </w:r>
      <w:proofErr w:type="spellEnd"/>
      <w:proofErr w:type="gramEnd"/>
      <w:r>
        <w:t xml:space="preserve">(delay * (0.5 + </w:t>
      </w:r>
      <w:proofErr w:type="gramStart"/>
      <w:r>
        <w:t>random(</w:t>
      </w:r>
      <w:proofErr w:type="gramEnd"/>
      <w:r>
        <w:t>)</w:t>
      </w:r>
      <w:proofErr w:type="gramStart"/>
      <w:r>
        <w:t>))  #</w:t>
      </w:r>
      <w:proofErr w:type="gramEnd"/>
      <w:r>
        <w:t xml:space="preserve"> 0.5–1.5× jitter</w:t>
      </w:r>
    </w:p>
    <w:p w14:paraId="0EC7233F" w14:textId="77777777" w:rsidR="00AA2680" w:rsidRDefault="00AA2680" w:rsidP="00AA2680">
      <w:pPr>
        <w:pStyle w:val="Quote"/>
      </w:pPr>
    </w:p>
    <w:p w14:paraId="089FDA9E" w14:textId="77777777" w:rsidR="00AA2680" w:rsidRDefault="00AA2680" w:rsidP="00AA2680">
      <w:pPr>
        <w:pStyle w:val="Quote"/>
      </w:pPr>
      <w:r>
        <w:t># -----------------------------------------------------------------------------</w:t>
      </w:r>
    </w:p>
    <w:p w14:paraId="779291BF" w14:textId="77777777" w:rsidR="00AA2680" w:rsidRDefault="00AA2680" w:rsidP="00AA2680">
      <w:pPr>
        <w:pStyle w:val="Quote"/>
      </w:pPr>
      <w:r>
        <w:t># 3) Estimator call (Responses API)</w:t>
      </w:r>
    </w:p>
    <w:p w14:paraId="4CEE4EFC" w14:textId="77777777" w:rsidR="00AA2680" w:rsidRDefault="00AA2680" w:rsidP="00AA2680">
      <w:pPr>
        <w:pStyle w:val="Quote"/>
      </w:pPr>
      <w:r>
        <w:t># -----------------------------------------------------------------------------</w:t>
      </w:r>
    </w:p>
    <w:p w14:paraId="6D590A76" w14:textId="77777777" w:rsidR="00AA2680" w:rsidRDefault="00AA2680" w:rsidP="00AA2680">
      <w:pPr>
        <w:pStyle w:val="Quote"/>
      </w:pPr>
      <w:r>
        <w:t xml:space="preserve">def </w:t>
      </w:r>
      <w:proofErr w:type="spellStart"/>
      <w:r>
        <w:t>estimate_</w:t>
      </w:r>
      <w:proofErr w:type="gramStart"/>
      <w:r>
        <w:t>lr</w:t>
      </w:r>
      <w:proofErr w:type="spellEnd"/>
      <w:r>
        <w:t>(</w:t>
      </w:r>
      <w:proofErr w:type="gramEnd"/>
      <w:r>
        <w:t xml:space="preserve">diagnosis: str, finding: str, model: str, client: </w:t>
      </w:r>
      <w:proofErr w:type="gramStart"/>
      <w:r>
        <w:t>Optional[</w:t>
      </w:r>
      <w:proofErr w:type="gramEnd"/>
      <w:r>
        <w:t>OpenAI] = None) -&gt; float:</w:t>
      </w:r>
    </w:p>
    <w:p w14:paraId="0BF346CF" w14:textId="77777777" w:rsidR="00AA2680" w:rsidRDefault="00AA2680" w:rsidP="00AA2680">
      <w:pPr>
        <w:pStyle w:val="Quote"/>
      </w:pPr>
      <w:r>
        <w:t xml:space="preserve">    if client is None:</w:t>
      </w:r>
    </w:p>
    <w:p w14:paraId="0EF022EF" w14:textId="77777777" w:rsidR="00AA2680" w:rsidRDefault="00AA2680" w:rsidP="00AA2680">
      <w:pPr>
        <w:pStyle w:val="Quote"/>
      </w:pPr>
      <w:r>
        <w:t xml:space="preserve">        client = </w:t>
      </w:r>
      <w:proofErr w:type="gramStart"/>
      <w:r>
        <w:t>OpenAI(</w:t>
      </w:r>
      <w:proofErr w:type="gramEnd"/>
      <w:r>
        <w:t>)</w:t>
      </w:r>
    </w:p>
    <w:p w14:paraId="2D78D2FD" w14:textId="77777777" w:rsidR="00AA2680" w:rsidRDefault="00AA2680" w:rsidP="00AA2680">
      <w:pPr>
        <w:pStyle w:val="Quote"/>
      </w:pPr>
    </w:p>
    <w:p w14:paraId="0F42F52D" w14:textId="77777777" w:rsidR="00AA2680" w:rsidRDefault="00AA2680" w:rsidP="00AA2680">
      <w:pPr>
        <w:pStyle w:val="Quote"/>
      </w:pPr>
      <w:r>
        <w:t xml:space="preserve">    </w:t>
      </w:r>
      <w:proofErr w:type="spellStart"/>
      <w:r>
        <w:t>cfg</w:t>
      </w:r>
      <w:proofErr w:type="spellEnd"/>
      <w:r>
        <w:t xml:space="preserve"> = MODEL_</w:t>
      </w:r>
      <w:proofErr w:type="gramStart"/>
      <w:r>
        <w:t>CAPABILITIES[</w:t>
      </w:r>
      <w:proofErr w:type="gramEnd"/>
      <w:r>
        <w:t>model]</w:t>
      </w:r>
    </w:p>
    <w:p w14:paraId="16C47AD8" w14:textId="77777777" w:rsidR="00AA2680" w:rsidRDefault="00AA2680" w:rsidP="00AA2680">
      <w:pPr>
        <w:pStyle w:val="Quote"/>
      </w:pPr>
      <w:r>
        <w:t xml:space="preserve">    </w:t>
      </w:r>
      <w:proofErr w:type="spellStart"/>
      <w:r>
        <w:t>msgs</w:t>
      </w:r>
      <w:proofErr w:type="spellEnd"/>
      <w:r>
        <w:t xml:space="preserve"> = </w:t>
      </w:r>
      <w:proofErr w:type="spellStart"/>
      <w:r>
        <w:t>build_</w:t>
      </w:r>
      <w:proofErr w:type="gramStart"/>
      <w:r>
        <w:t>messages</w:t>
      </w:r>
      <w:proofErr w:type="spellEnd"/>
      <w:r>
        <w:t>(</w:t>
      </w:r>
      <w:proofErr w:type="gramEnd"/>
      <w:r>
        <w:t>diagnosis, finding, reasoning=</w:t>
      </w:r>
      <w:proofErr w:type="spellStart"/>
      <w:r>
        <w:t>cfg</w:t>
      </w:r>
      <w:proofErr w:type="spellEnd"/>
      <w:r>
        <w:t>["reasoning"])</w:t>
      </w:r>
    </w:p>
    <w:p w14:paraId="0AA96C7D" w14:textId="77777777" w:rsidR="00AA2680" w:rsidRDefault="00AA2680" w:rsidP="00AA2680">
      <w:pPr>
        <w:pStyle w:val="Quote"/>
      </w:pPr>
    </w:p>
    <w:p w14:paraId="20B3BDD8" w14:textId="77777777" w:rsidR="00AA2680" w:rsidRDefault="00AA2680" w:rsidP="00AA2680">
      <w:pPr>
        <w:pStyle w:val="Quote"/>
      </w:pPr>
      <w:r>
        <w:t xml:space="preserve">    </w:t>
      </w:r>
      <w:proofErr w:type="spellStart"/>
      <w:r>
        <w:t>kwargs</w:t>
      </w:r>
      <w:proofErr w:type="spellEnd"/>
      <w:r>
        <w:t xml:space="preserve"> = {}</w:t>
      </w:r>
    </w:p>
    <w:p w14:paraId="2A86D76B" w14:textId="77777777" w:rsidR="00AA2680" w:rsidRDefault="00AA2680" w:rsidP="00AA2680">
      <w:pPr>
        <w:pStyle w:val="Quote"/>
      </w:pPr>
      <w:r>
        <w:t xml:space="preserve">    if </w:t>
      </w:r>
      <w:proofErr w:type="spellStart"/>
      <w:r>
        <w:t>cfg</w:t>
      </w:r>
      <w:proofErr w:type="spellEnd"/>
      <w:r>
        <w:t>["reasoning"]:</w:t>
      </w:r>
    </w:p>
    <w:p w14:paraId="1202F672" w14:textId="77777777" w:rsidR="00AA2680" w:rsidRDefault="00AA2680" w:rsidP="00AA2680">
      <w:pPr>
        <w:pStyle w:val="Quote"/>
      </w:pPr>
      <w:r>
        <w:t xml:space="preserve">        </w:t>
      </w:r>
      <w:proofErr w:type="spellStart"/>
      <w:r>
        <w:t>kwargs</w:t>
      </w:r>
      <w:proofErr w:type="spellEnd"/>
      <w:r>
        <w:t>["reasoning"] = {"effort": "medium</w:t>
      </w:r>
      <w:proofErr w:type="gramStart"/>
      <w:r>
        <w:t xml:space="preserve">"}   </w:t>
      </w:r>
      <w:proofErr w:type="gramEnd"/>
      <w:r>
        <w:t xml:space="preserve">  # for GPT‑5 and o‑series</w:t>
      </w:r>
    </w:p>
    <w:p w14:paraId="16B52D56" w14:textId="77777777" w:rsidR="00AA2680" w:rsidRDefault="00AA2680" w:rsidP="00AA2680">
      <w:pPr>
        <w:pStyle w:val="Quote"/>
      </w:pPr>
      <w:r>
        <w:t xml:space="preserve">        # </w:t>
      </w:r>
      <w:proofErr w:type="gramStart"/>
      <w:r>
        <w:t>no</w:t>
      </w:r>
      <w:proofErr w:type="gramEnd"/>
      <w:r>
        <w:t xml:space="preserve"> temperature/</w:t>
      </w:r>
      <w:proofErr w:type="spellStart"/>
      <w:r>
        <w:t>top_p</w:t>
      </w:r>
      <w:proofErr w:type="spellEnd"/>
    </w:p>
    <w:p w14:paraId="3F98FF61" w14:textId="77777777" w:rsidR="00AA2680" w:rsidRDefault="00AA2680" w:rsidP="00AA2680">
      <w:pPr>
        <w:pStyle w:val="Quote"/>
      </w:pPr>
      <w:r>
        <w:t xml:space="preserve">    </w:t>
      </w:r>
      <w:proofErr w:type="spellStart"/>
      <w:r>
        <w:t>elif</w:t>
      </w:r>
      <w:proofErr w:type="spellEnd"/>
      <w:r>
        <w:t xml:space="preserve"> </w:t>
      </w:r>
      <w:proofErr w:type="spellStart"/>
      <w:r>
        <w:t>cfg</w:t>
      </w:r>
      <w:proofErr w:type="spellEnd"/>
      <w:r>
        <w:t>["</w:t>
      </w:r>
      <w:proofErr w:type="spellStart"/>
      <w:r>
        <w:t>allow_temp</w:t>
      </w:r>
      <w:proofErr w:type="spellEnd"/>
      <w:r>
        <w:t>"]:</w:t>
      </w:r>
    </w:p>
    <w:p w14:paraId="6B89FC7C" w14:textId="77777777" w:rsidR="00AA2680" w:rsidRDefault="00AA2680" w:rsidP="00AA2680">
      <w:pPr>
        <w:pStyle w:val="Quote"/>
      </w:pPr>
      <w:r>
        <w:t xml:space="preserve">        </w:t>
      </w:r>
      <w:proofErr w:type="spellStart"/>
      <w:r>
        <w:t>kwargs</w:t>
      </w:r>
      <w:proofErr w:type="spellEnd"/>
      <w:r>
        <w:t>["temperature"] = 0.2                    # allowed for 4o / 4.1</w:t>
      </w:r>
    </w:p>
    <w:p w14:paraId="27A80F7E" w14:textId="77777777" w:rsidR="00AA2680" w:rsidRDefault="00AA2680" w:rsidP="00AA2680">
      <w:pPr>
        <w:pStyle w:val="Quote"/>
      </w:pPr>
    </w:p>
    <w:p w14:paraId="75672492" w14:textId="77777777" w:rsidR="00AA2680" w:rsidRDefault="00AA2680" w:rsidP="00AA2680">
      <w:pPr>
        <w:pStyle w:val="Quote"/>
      </w:pPr>
      <w:r>
        <w:t xml:space="preserve">    # Apply verbosity only where supported (GPT‑5 family)</w:t>
      </w:r>
    </w:p>
    <w:p w14:paraId="10F2E00A" w14:textId="77777777" w:rsidR="00AA2680" w:rsidRDefault="00AA2680" w:rsidP="00AA2680">
      <w:pPr>
        <w:pStyle w:val="Quote"/>
      </w:pPr>
      <w:r>
        <w:t xml:space="preserve">    if </w:t>
      </w:r>
      <w:proofErr w:type="spellStart"/>
      <w:r>
        <w:t>cfg</w:t>
      </w:r>
      <w:proofErr w:type="spellEnd"/>
      <w:r>
        <w:t>["verbosity"]:</w:t>
      </w:r>
    </w:p>
    <w:p w14:paraId="5089A1CB" w14:textId="77777777" w:rsidR="00AA2680" w:rsidRDefault="00AA2680" w:rsidP="00AA2680">
      <w:pPr>
        <w:pStyle w:val="Quote"/>
      </w:pPr>
      <w:r>
        <w:t xml:space="preserve">        </w:t>
      </w:r>
      <w:proofErr w:type="spellStart"/>
      <w:r>
        <w:t>kwargs</w:t>
      </w:r>
      <w:proofErr w:type="spellEnd"/>
      <w:r>
        <w:t>["text"] = {"verbosity": "low"}</w:t>
      </w:r>
    </w:p>
    <w:p w14:paraId="4B10D17F" w14:textId="77777777" w:rsidR="00AA2680" w:rsidRDefault="00AA2680" w:rsidP="00AA2680">
      <w:pPr>
        <w:pStyle w:val="Quote"/>
      </w:pPr>
    </w:p>
    <w:p w14:paraId="5F41CC6D" w14:textId="77777777" w:rsidR="00AA2680" w:rsidRDefault="00AA2680" w:rsidP="00AA2680">
      <w:pPr>
        <w:pStyle w:val="Quote"/>
      </w:pPr>
      <w:r>
        <w:t xml:space="preserve">    resp = </w:t>
      </w:r>
      <w:proofErr w:type="spellStart"/>
      <w:proofErr w:type="gramStart"/>
      <w:r>
        <w:t>client.responses</w:t>
      </w:r>
      <w:proofErr w:type="gramEnd"/>
      <w:r>
        <w:t>.</w:t>
      </w:r>
      <w:proofErr w:type="gramStart"/>
      <w:r>
        <w:t>parse</w:t>
      </w:r>
      <w:proofErr w:type="spellEnd"/>
      <w:r>
        <w:t>(</w:t>
      </w:r>
      <w:proofErr w:type="gramEnd"/>
    </w:p>
    <w:p w14:paraId="7A4C62E3" w14:textId="77777777" w:rsidR="00AA2680" w:rsidRDefault="00AA2680" w:rsidP="00AA2680">
      <w:pPr>
        <w:pStyle w:val="Quote"/>
      </w:pPr>
      <w:r>
        <w:t xml:space="preserve">        model=model,</w:t>
      </w:r>
    </w:p>
    <w:p w14:paraId="5F7A90E1" w14:textId="77777777" w:rsidR="00AA2680" w:rsidRDefault="00AA2680" w:rsidP="00AA2680">
      <w:pPr>
        <w:pStyle w:val="Quote"/>
      </w:pPr>
      <w:r>
        <w:t xml:space="preserve">        input=</w:t>
      </w:r>
      <w:proofErr w:type="spellStart"/>
      <w:r>
        <w:t>msgs</w:t>
      </w:r>
      <w:proofErr w:type="spellEnd"/>
      <w:r>
        <w:t>,</w:t>
      </w:r>
    </w:p>
    <w:p w14:paraId="7C14EFA9" w14:textId="77777777" w:rsidR="00AA2680" w:rsidRDefault="00AA2680" w:rsidP="00AA2680">
      <w:pPr>
        <w:pStyle w:val="Quote"/>
      </w:pPr>
      <w:r>
        <w:t xml:space="preserve">        </w:t>
      </w:r>
      <w:proofErr w:type="spellStart"/>
      <w:r>
        <w:t>text_format</w:t>
      </w:r>
      <w:proofErr w:type="spellEnd"/>
      <w:r>
        <w:t>=</w:t>
      </w:r>
      <w:proofErr w:type="spellStart"/>
      <w:proofErr w:type="gramStart"/>
      <w:r>
        <w:t>LRResponse</w:t>
      </w:r>
      <w:proofErr w:type="spellEnd"/>
      <w:r>
        <w:t xml:space="preserve">,   </w:t>
      </w:r>
      <w:proofErr w:type="gramEnd"/>
      <w:r>
        <w:t xml:space="preserve"> # Structured Outputs → </w:t>
      </w:r>
      <w:proofErr w:type="spellStart"/>
      <w:r>
        <w:t>Pydantic</w:t>
      </w:r>
      <w:proofErr w:type="spellEnd"/>
    </w:p>
    <w:p w14:paraId="4A3B2420" w14:textId="77777777" w:rsidR="00AA2680" w:rsidRDefault="00AA2680" w:rsidP="00AA2680">
      <w:pPr>
        <w:pStyle w:val="Quote"/>
      </w:pPr>
      <w:r>
        <w:t xml:space="preserve">        **</w:t>
      </w:r>
      <w:proofErr w:type="spellStart"/>
      <w:r>
        <w:t>kwargs</w:t>
      </w:r>
      <w:proofErr w:type="spellEnd"/>
      <w:r>
        <w:t>,</w:t>
      </w:r>
    </w:p>
    <w:p w14:paraId="59E5B185" w14:textId="77777777" w:rsidR="00AA2680" w:rsidRDefault="00AA2680" w:rsidP="00AA2680">
      <w:pPr>
        <w:pStyle w:val="Quote"/>
      </w:pPr>
      <w:r>
        <w:t xml:space="preserve">    )</w:t>
      </w:r>
    </w:p>
    <w:p w14:paraId="5BD8299C" w14:textId="77777777" w:rsidR="00AA2680" w:rsidRDefault="00AA2680" w:rsidP="00AA2680">
      <w:pPr>
        <w:pStyle w:val="Quote"/>
      </w:pPr>
      <w:r>
        <w:t xml:space="preserve">    return float(</w:t>
      </w:r>
      <w:proofErr w:type="spellStart"/>
      <w:proofErr w:type="gramStart"/>
      <w:r>
        <w:t>resp.output</w:t>
      </w:r>
      <w:proofErr w:type="gramEnd"/>
      <w:r>
        <w:t>_parsed.value</w:t>
      </w:r>
      <w:proofErr w:type="spellEnd"/>
      <w:r>
        <w:t>)</w:t>
      </w:r>
    </w:p>
    <w:p w14:paraId="0EC12DE7" w14:textId="77777777" w:rsidR="00AA2680" w:rsidRDefault="00AA2680" w:rsidP="00AA2680">
      <w:pPr>
        <w:pStyle w:val="Quote"/>
      </w:pPr>
    </w:p>
    <w:p w14:paraId="240A9D6F" w14:textId="77777777" w:rsidR="00AA2680" w:rsidRDefault="00AA2680" w:rsidP="00AA2680">
      <w:pPr>
        <w:pStyle w:val="Quote"/>
      </w:pPr>
      <w:r>
        <w:t># -----------------------------------------------------------------------------</w:t>
      </w:r>
    </w:p>
    <w:p w14:paraId="46466CBD" w14:textId="77777777" w:rsidR="00AA2680" w:rsidRDefault="00AA2680" w:rsidP="00AA2680">
      <w:pPr>
        <w:pStyle w:val="Quote"/>
      </w:pPr>
      <w:r>
        <w:t># 4) Main pipeline: read workbook → append model columns → write output</w:t>
      </w:r>
    </w:p>
    <w:p w14:paraId="16C65818" w14:textId="77777777" w:rsidR="00AA2680" w:rsidRDefault="00AA2680" w:rsidP="00AA2680">
      <w:pPr>
        <w:pStyle w:val="Quote"/>
      </w:pPr>
      <w:r>
        <w:t># -----------------------------------------------------------------------------</w:t>
      </w:r>
    </w:p>
    <w:p w14:paraId="522E447E" w14:textId="77777777" w:rsidR="00AA2680" w:rsidRDefault="00AA2680" w:rsidP="00AA2680">
      <w:pPr>
        <w:pStyle w:val="Quote"/>
      </w:pPr>
      <w:r>
        <w:t xml:space="preserve">def </w:t>
      </w:r>
      <w:proofErr w:type="spellStart"/>
      <w:r>
        <w:t>run_</w:t>
      </w:r>
      <w:proofErr w:type="gramStart"/>
      <w:r>
        <w:t>batch</w:t>
      </w:r>
      <w:proofErr w:type="spellEnd"/>
      <w:r>
        <w:t>(</w:t>
      </w:r>
      <w:proofErr w:type="spellStart"/>
      <w:proofErr w:type="gramEnd"/>
      <w:r>
        <w:t>input_file</w:t>
      </w:r>
      <w:proofErr w:type="spellEnd"/>
      <w:r>
        <w:t xml:space="preserve">: str | Path, </w:t>
      </w:r>
      <w:proofErr w:type="spellStart"/>
      <w:r>
        <w:t>output_file</w:t>
      </w:r>
      <w:proofErr w:type="spellEnd"/>
      <w:r>
        <w:t>: str | Path, models: list[str]) -&gt; None:</w:t>
      </w:r>
    </w:p>
    <w:p w14:paraId="54068351" w14:textId="77777777" w:rsidR="00AA2680" w:rsidRDefault="00AA2680" w:rsidP="00AA2680">
      <w:pPr>
        <w:pStyle w:val="Quote"/>
      </w:pPr>
      <w:r>
        <w:t xml:space="preserve">    sheets = </w:t>
      </w:r>
      <w:proofErr w:type="spellStart"/>
      <w:proofErr w:type="gramStart"/>
      <w:r>
        <w:t>pd.read</w:t>
      </w:r>
      <w:proofErr w:type="gramEnd"/>
      <w:r>
        <w:t>_</w:t>
      </w:r>
      <w:proofErr w:type="gramStart"/>
      <w:r>
        <w:t>excel</w:t>
      </w:r>
      <w:proofErr w:type="spellEnd"/>
      <w:r>
        <w:t>(</w:t>
      </w:r>
      <w:proofErr w:type="spellStart"/>
      <w:proofErr w:type="gramEnd"/>
      <w:r>
        <w:t>input_file</w:t>
      </w:r>
      <w:proofErr w:type="spellEnd"/>
      <w:r>
        <w:t xml:space="preserve">, </w:t>
      </w:r>
      <w:proofErr w:type="spellStart"/>
      <w:r>
        <w:t>sheet_name</w:t>
      </w:r>
      <w:proofErr w:type="spellEnd"/>
      <w:r>
        <w:t>=None, header=None)</w:t>
      </w:r>
    </w:p>
    <w:p w14:paraId="18E8A9B2" w14:textId="77777777" w:rsidR="00AA2680" w:rsidRDefault="00AA2680" w:rsidP="00AA2680">
      <w:pPr>
        <w:pStyle w:val="Quote"/>
      </w:pPr>
    </w:p>
    <w:p w14:paraId="30C2E164" w14:textId="77777777" w:rsidR="00AA2680" w:rsidRDefault="00AA2680" w:rsidP="00AA2680">
      <w:pPr>
        <w:pStyle w:val="Quote"/>
      </w:pPr>
      <w:r>
        <w:t xml:space="preserve">    for </w:t>
      </w:r>
      <w:proofErr w:type="spellStart"/>
      <w:r>
        <w:t>sheet_name</w:t>
      </w:r>
      <w:proofErr w:type="spellEnd"/>
      <w:r>
        <w:t xml:space="preserve">, </w:t>
      </w:r>
      <w:proofErr w:type="spellStart"/>
      <w:r>
        <w:t>df</w:t>
      </w:r>
      <w:proofErr w:type="spellEnd"/>
      <w:r>
        <w:t xml:space="preserve"> in </w:t>
      </w:r>
      <w:proofErr w:type="spellStart"/>
      <w:proofErr w:type="gramStart"/>
      <w:r>
        <w:t>sheets.items</w:t>
      </w:r>
      <w:proofErr w:type="spellEnd"/>
      <w:proofErr w:type="gramEnd"/>
      <w:r>
        <w:t>():</w:t>
      </w:r>
    </w:p>
    <w:p w14:paraId="3F4D76FF" w14:textId="77777777" w:rsidR="00AA2680" w:rsidRDefault="00AA2680" w:rsidP="00AA2680">
      <w:pPr>
        <w:pStyle w:val="Quote"/>
      </w:pPr>
      <w:r>
        <w:t xml:space="preserve">        diagnosis = </w:t>
      </w:r>
      <w:proofErr w:type="gramStart"/>
      <w:r>
        <w:t>str(</w:t>
      </w:r>
      <w:proofErr w:type="spellStart"/>
      <w:r>
        <w:t>df.iloc</w:t>
      </w:r>
      <w:proofErr w:type="spellEnd"/>
      <w:proofErr w:type="gramEnd"/>
      <w:r>
        <w:t>[0, 0]</w:t>
      </w:r>
      <w:proofErr w:type="gramStart"/>
      <w:r>
        <w:t>).strip</w:t>
      </w:r>
      <w:proofErr w:type="gramEnd"/>
      <w:r>
        <w:t>()</w:t>
      </w:r>
    </w:p>
    <w:p w14:paraId="19DADAEC" w14:textId="77777777" w:rsidR="00AA2680" w:rsidRDefault="00AA2680" w:rsidP="00AA2680">
      <w:pPr>
        <w:pStyle w:val="Quote"/>
      </w:pPr>
      <w:r>
        <w:t xml:space="preserve">        for model in models:</w:t>
      </w:r>
    </w:p>
    <w:p w14:paraId="7C0D51BE" w14:textId="77777777" w:rsidR="00AA2680" w:rsidRDefault="00AA2680" w:rsidP="00AA2680">
      <w:pPr>
        <w:pStyle w:val="Quote"/>
      </w:pPr>
      <w:r>
        <w:t xml:space="preserve">            </w:t>
      </w:r>
      <w:proofErr w:type="spellStart"/>
      <w:r>
        <w:t>new_header</w:t>
      </w:r>
      <w:proofErr w:type="spellEnd"/>
      <w:r>
        <w:t xml:space="preserve"> = "</w:t>
      </w:r>
      <w:proofErr w:type="spellStart"/>
      <w:r>
        <w:t>lr</w:t>
      </w:r>
      <w:proofErr w:type="spellEnd"/>
      <w:r>
        <w:t>_" + model</w:t>
      </w:r>
    </w:p>
    <w:p w14:paraId="2605E734" w14:textId="77777777" w:rsidR="00AA2680" w:rsidRDefault="00AA2680" w:rsidP="00AA2680">
      <w:pPr>
        <w:pStyle w:val="Quote"/>
      </w:pPr>
      <w:r>
        <w:t xml:space="preserve">            col = []</w:t>
      </w:r>
    </w:p>
    <w:p w14:paraId="4B836F0F" w14:textId="77777777" w:rsidR="00AA2680" w:rsidRDefault="00AA2680" w:rsidP="00AA2680">
      <w:pPr>
        <w:pStyle w:val="Quote"/>
      </w:pPr>
      <w:r>
        <w:t xml:space="preserve">            </w:t>
      </w:r>
      <w:proofErr w:type="gramStart"/>
      <w:r>
        <w:t>print(</w:t>
      </w:r>
      <w:proofErr w:type="gramEnd"/>
      <w:r>
        <w:t>f"→ {</w:t>
      </w:r>
      <w:proofErr w:type="gramStart"/>
      <w:r>
        <w:t>diagnosis[</w:t>
      </w:r>
      <w:proofErr w:type="gramEnd"/>
      <w:r>
        <w:t>:60]} | {model}")</w:t>
      </w:r>
    </w:p>
    <w:p w14:paraId="0C4882FF" w14:textId="77777777" w:rsidR="00AA2680" w:rsidRDefault="00AA2680" w:rsidP="00AA2680">
      <w:pPr>
        <w:pStyle w:val="Quote"/>
      </w:pPr>
      <w:r>
        <w:t xml:space="preserve">            for </w:t>
      </w:r>
      <w:proofErr w:type="spellStart"/>
      <w:r>
        <w:t>i</w:t>
      </w:r>
      <w:proofErr w:type="spellEnd"/>
      <w:r>
        <w:t xml:space="preserve"> in range(</w:t>
      </w:r>
      <w:proofErr w:type="spellStart"/>
      <w:r>
        <w:t>len</w:t>
      </w:r>
      <w:proofErr w:type="spellEnd"/>
      <w:r>
        <w:t>(</w:t>
      </w:r>
      <w:proofErr w:type="spellStart"/>
      <w:r>
        <w:t>df</w:t>
      </w:r>
      <w:proofErr w:type="spellEnd"/>
      <w:r>
        <w:t>)):</w:t>
      </w:r>
    </w:p>
    <w:p w14:paraId="54D61D5E" w14:textId="77777777" w:rsidR="00AA2680" w:rsidRDefault="00AA2680" w:rsidP="00AA2680">
      <w:pPr>
        <w:pStyle w:val="Quote"/>
      </w:pPr>
      <w:r>
        <w:t xml:space="preserve">                if </w:t>
      </w:r>
      <w:proofErr w:type="spellStart"/>
      <w:r>
        <w:t>i</w:t>
      </w:r>
      <w:proofErr w:type="spellEnd"/>
      <w:r>
        <w:t xml:space="preserve"> == 0:</w:t>
      </w:r>
    </w:p>
    <w:p w14:paraId="353189D9" w14:textId="77777777" w:rsidR="00AA2680" w:rsidRDefault="00AA2680" w:rsidP="00AA2680">
      <w:pPr>
        <w:pStyle w:val="Quote"/>
      </w:pPr>
      <w:r>
        <w:t xml:space="preserve">                    </w:t>
      </w:r>
      <w:proofErr w:type="spellStart"/>
      <w:proofErr w:type="gramStart"/>
      <w:r>
        <w:t>col.append</w:t>
      </w:r>
      <w:proofErr w:type="spellEnd"/>
      <w:proofErr w:type="gramEnd"/>
      <w:r>
        <w:t>("</w:t>
      </w:r>
      <w:proofErr w:type="gramStart"/>
      <w:r>
        <w:t xml:space="preserve">")   </w:t>
      </w:r>
      <w:proofErr w:type="gramEnd"/>
      <w:r>
        <w:t xml:space="preserve">                # top-left cell (sheet label row)</w:t>
      </w:r>
    </w:p>
    <w:p w14:paraId="4882167C" w14:textId="77777777" w:rsidR="00AA2680" w:rsidRDefault="00AA2680" w:rsidP="00AA2680">
      <w:pPr>
        <w:pStyle w:val="Quote"/>
      </w:pPr>
      <w:r>
        <w:t xml:space="preserve">                </w:t>
      </w:r>
      <w:proofErr w:type="spellStart"/>
      <w:r>
        <w:t>elif</w:t>
      </w:r>
      <w:proofErr w:type="spellEnd"/>
      <w:r>
        <w:t xml:space="preserve"> i == 1:</w:t>
      </w:r>
    </w:p>
    <w:p w14:paraId="41A565EB" w14:textId="77777777" w:rsidR="00AA2680" w:rsidRDefault="00AA2680" w:rsidP="00AA2680">
      <w:pPr>
        <w:pStyle w:val="Quote"/>
      </w:pPr>
      <w:r>
        <w:t xml:space="preserve">                    </w:t>
      </w:r>
      <w:proofErr w:type="spellStart"/>
      <w:proofErr w:type="gramStart"/>
      <w:r>
        <w:t>col.append</w:t>
      </w:r>
      <w:proofErr w:type="spellEnd"/>
      <w:proofErr w:type="gramEnd"/>
      <w:r>
        <w:t>(</w:t>
      </w:r>
      <w:proofErr w:type="spellStart"/>
      <w:r>
        <w:t>new_</w:t>
      </w:r>
      <w:proofErr w:type="gramStart"/>
      <w:r>
        <w:t>header</w:t>
      </w:r>
      <w:proofErr w:type="spellEnd"/>
      <w:r>
        <w:t xml:space="preserve">)   </w:t>
      </w:r>
      <w:proofErr w:type="gramEnd"/>
      <w:r>
        <w:t xml:space="preserve">        # column header row</w:t>
      </w:r>
    </w:p>
    <w:p w14:paraId="0143BE2B" w14:textId="77777777" w:rsidR="00AA2680" w:rsidRDefault="00AA2680" w:rsidP="00AA2680">
      <w:pPr>
        <w:pStyle w:val="Quote"/>
      </w:pPr>
      <w:r>
        <w:t xml:space="preserve">                else:</w:t>
      </w:r>
    </w:p>
    <w:p w14:paraId="1EE32A46" w14:textId="77777777" w:rsidR="00AA2680" w:rsidRDefault="00AA2680" w:rsidP="00AA2680">
      <w:pPr>
        <w:pStyle w:val="Quote"/>
      </w:pPr>
      <w:r>
        <w:t xml:space="preserve">                    finding = </w:t>
      </w:r>
      <w:proofErr w:type="gramStart"/>
      <w:r>
        <w:t>str(</w:t>
      </w:r>
      <w:proofErr w:type="spellStart"/>
      <w:r>
        <w:t>df.iloc</w:t>
      </w:r>
      <w:proofErr w:type="spellEnd"/>
      <w:proofErr w:type="gramEnd"/>
      <w:r>
        <w:t>[</w:t>
      </w:r>
      <w:proofErr w:type="spellStart"/>
      <w:r>
        <w:t>i</w:t>
      </w:r>
      <w:proofErr w:type="spellEnd"/>
      <w:r>
        <w:t>, 0]</w:t>
      </w:r>
      <w:proofErr w:type="gramStart"/>
      <w:r>
        <w:t>).strip</w:t>
      </w:r>
      <w:proofErr w:type="gramEnd"/>
      <w:r>
        <w:t>()</w:t>
      </w:r>
    </w:p>
    <w:p w14:paraId="0BD9912E" w14:textId="77777777" w:rsidR="00AA2680" w:rsidRDefault="00AA2680" w:rsidP="00AA2680">
      <w:pPr>
        <w:pStyle w:val="Quote"/>
      </w:pPr>
      <w:r>
        <w:t xml:space="preserve">                    if not finding:</w:t>
      </w:r>
    </w:p>
    <w:p w14:paraId="34A35735" w14:textId="77777777" w:rsidR="00AA2680" w:rsidRDefault="00AA2680" w:rsidP="00AA2680">
      <w:pPr>
        <w:pStyle w:val="Quote"/>
      </w:pPr>
      <w:r>
        <w:t xml:space="preserve">                        </w:t>
      </w:r>
      <w:proofErr w:type="spellStart"/>
      <w:proofErr w:type="gramStart"/>
      <w:r>
        <w:t>col.append</w:t>
      </w:r>
      <w:proofErr w:type="spellEnd"/>
      <w:proofErr w:type="gramEnd"/>
      <w:r>
        <w:t>("</w:t>
      </w:r>
      <w:proofErr w:type="gramStart"/>
      <w:r>
        <w:t xml:space="preserve">")   </w:t>
      </w:r>
      <w:proofErr w:type="gramEnd"/>
      <w:r>
        <w:t xml:space="preserve">            # keep blank rows blank</w:t>
      </w:r>
    </w:p>
    <w:p w14:paraId="79556501" w14:textId="77777777" w:rsidR="00AA2680" w:rsidRDefault="00AA2680" w:rsidP="00AA2680">
      <w:pPr>
        <w:pStyle w:val="Quote"/>
      </w:pPr>
      <w:r>
        <w:t xml:space="preserve">                        continue</w:t>
      </w:r>
    </w:p>
    <w:p w14:paraId="5C10CA44" w14:textId="77777777" w:rsidR="00AA2680" w:rsidRDefault="00AA2680" w:rsidP="00AA2680">
      <w:pPr>
        <w:pStyle w:val="Quote"/>
      </w:pPr>
      <w:r>
        <w:t xml:space="preserve">                    try:</w:t>
      </w:r>
    </w:p>
    <w:p w14:paraId="0B2C6E58" w14:textId="77777777" w:rsidR="00AA2680" w:rsidRDefault="00AA2680" w:rsidP="00AA2680">
      <w:pPr>
        <w:pStyle w:val="Quote"/>
      </w:pPr>
      <w:r>
        <w:t xml:space="preserve">                        # </w:t>
      </w:r>
      <w:proofErr w:type="gramStart"/>
      <w:r>
        <w:t>retry</w:t>
      </w:r>
      <w:proofErr w:type="gramEnd"/>
      <w:r>
        <w:t xml:space="preserve"> until a strictly positive, finite float is returned</w:t>
      </w:r>
    </w:p>
    <w:p w14:paraId="4291DF10" w14:textId="77777777" w:rsidR="00AA2680" w:rsidRDefault="00AA2680" w:rsidP="00AA2680">
      <w:pPr>
        <w:pStyle w:val="Quote"/>
      </w:pPr>
      <w:r>
        <w:t xml:space="preserve">                        </w:t>
      </w:r>
      <w:proofErr w:type="spellStart"/>
      <w:r>
        <w:t>lr</w:t>
      </w:r>
      <w:proofErr w:type="spellEnd"/>
      <w:r>
        <w:t xml:space="preserve"> = </w:t>
      </w:r>
      <w:proofErr w:type="spellStart"/>
      <w:r>
        <w:t>estimate_lr_until_</w:t>
      </w:r>
      <w:proofErr w:type="gramStart"/>
      <w:r>
        <w:t>positive</w:t>
      </w:r>
      <w:proofErr w:type="spellEnd"/>
      <w:r>
        <w:t>(</w:t>
      </w:r>
      <w:proofErr w:type="gramEnd"/>
    </w:p>
    <w:p w14:paraId="71275262" w14:textId="77777777" w:rsidR="00AA2680" w:rsidRDefault="00AA2680" w:rsidP="00AA2680">
      <w:pPr>
        <w:pStyle w:val="Quote"/>
      </w:pPr>
      <w:r>
        <w:t xml:space="preserve">                            diagnosis, finding, model, client,</w:t>
      </w:r>
    </w:p>
    <w:p w14:paraId="0C90772F" w14:textId="77777777" w:rsidR="00AA2680" w:rsidRDefault="00AA2680" w:rsidP="00AA2680">
      <w:pPr>
        <w:pStyle w:val="Quote"/>
      </w:pPr>
      <w:r>
        <w:t xml:space="preserve">                            </w:t>
      </w:r>
      <w:proofErr w:type="spellStart"/>
      <w:r>
        <w:t>max_retries</w:t>
      </w:r>
      <w:proofErr w:type="spellEnd"/>
      <w:r>
        <w:t>=None         # set to an int (e.g., 8) to cap retries</w:t>
      </w:r>
    </w:p>
    <w:p w14:paraId="1D390A09" w14:textId="77777777" w:rsidR="00AA2680" w:rsidRDefault="00AA2680" w:rsidP="00AA2680">
      <w:pPr>
        <w:pStyle w:val="Quote"/>
      </w:pPr>
      <w:r>
        <w:t xml:space="preserve">                        )</w:t>
      </w:r>
    </w:p>
    <w:p w14:paraId="3042CB72" w14:textId="77777777" w:rsidR="00AA2680" w:rsidRDefault="00AA2680" w:rsidP="00AA2680">
      <w:pPr>
        <w:pStyle w:val="Quote"/>
      </w:pPr>
      <w:r>
        <w:t xml:space="preserve">                    except Exception as e:</w:t>
      </w:r>
    </w:p>
    <w:p w14:paraId="0D839588" w14:textId="77777777" w:rsidR="00AA2680" w:rsidRDefault="00AA2680" w:rsidP="00AA2680">
      <w:pPr>
        <w:pStyle w:val="Quote"/>
      </w:pPr>
      <w:r>
        <w:t xml:space="preserve">                        </w:t>
      </w:r>
      <w:proofErr w:type="spellStart"/>
      <w:r>
        <w:t>lr</w:t>
      </w:r>
      <w:proofErr w:type="spellEnd"/>
      <w:r>
        <w:t xml:space="preserve"> = "ERROR"</w:t>
      </w:r>
    </w:p>
    <w:p w14:paraId="0C0C2FF7" w14:textId="77777777" w:rsidR="00AA2680" w:rsidRDefault="00AA2680" w:rsidP="00AA2680">
      <w:pPr>
        <w:pStyle w:val="Quote"/>
      </w:pPr>
      <w:r>
        <w:t xml:space="preserve">                        </w:t>
      </w:r>
      <w:proofErr w:type="spellStart"/>
      <w:proofErr w:type="gramStart"/>
      <w:r>
        <w:t>logging.warning</w:t>
      </w:r>
      <w:proofErr w:type="spellEnd"/>
      <w:proofErr w:type="gramEnd"/>
      <w:r>
        <w:t>(</w:t>
      </w:r>
    </w:p>
    <w:p w14:paraId="4A98DAFD" w14:textId="77777777" w:rsidR="00AA2680" w:rsidRDefault="00AA2680" w:rsidP="00AA2680">
      <w:pPr>
        <w:pStyle w:val="Quote"/>
      </w:pPr>
      <w:r>
        <w:t xml:space="preserve">                            </w:t>
      </w:r>
      <w:proofErr w:type="spellStart"/>
      <w:r>
        <w:t>f"Error</w:t>
      </w:r>
      <w:proofErr w:type="spellEnd"/>
      <w:r>
        <w:t xml:space="preserve"> on sheet '{</w:t>
      </w:r>
      <w:proofErr w:type="spellStart"/>
      <w:r>
        <w:t>sheet_name</w:t>
      </w:r>
      <w:proofErr w:type="spellEnd"/>
      <w:r>
        <w:t>}', row {</w:t>
      </w:r>
      <w:proofErr w:type="spellStart"/>
      <w:r>
        <w:t>i</w:t>
      </w:r>
      <w:proofErr w:type="spellEnd"/>
      <w:r>
        <w:t xml:space="preserve">}, model {model} after </w:t>
      </w:r>
      <w:proofErr w:type="gramStart"/>
      <w:r>
        <w:t>retries:</w:t>
      </w:r>
      <w:proofErr w:type="gramEnd"/>
      <w:r>
        <w:t xml:space="preserve"> {e}"</w:t>
      </w:r>
    </w:p>
    <w:p w14:paraId="651607F4" w14:textId="77777777" w:rsidR="00AA2680" w:rsidRDefault="00AA2680" w:rsidP="00AA2680">
      <w:pPr>
        <w:pStyle w:val="Quote"/>
      </w:pPr>
      <w:r>
        <w:t xml:space="preserve">                        )</w:t>
      </w:r>
    </w:p>
    <w:p w14:paraId="193C1900" w14:textId="77777777" w:rsidR="00AA2680" w:rsidRDefault="00AA2680" w:rsidP="00AA2680">
      <w:pPr>
        <w:pStyle w:val="Quote"/>
      </w:pPr>
      <w:r>
        <w:t xml:space="preserve">                    </w:t>
      </w:r>
      <w:proofErr w:type="spellStart"/>
      <w:proofErr w:type="gramStart"/>
      <w:r>
        <w:t>col.append</w:t>
      </w:r>
      <w:proofErr w:type="spellEnd"/>
      <w:proofErr w:type="gramEnd"/>
      <w:r>
        <w:t>(</w:t>
      </w:r>
      <w:proofErr w:type="spellStart"/>
      <w:r>
        <w:t>lr</w:t>
      </w:r>
      <w:proofErr w:type="spellEnd"/>
      <w:r>
        <w:t>)</w:t>
      </w:r>
    </w:p>
    <w:p w14:paraId="3197C40E" w14:textId="77777777" w:rsidR="00AA2680" w:rsidRDefault="00AA2680" w:rsidP="00AA2680">
      <w:pPr>
        <w:pStyle w:val="Quote"/>
      </w:pPr>
      <w:r>
        <w:t xml:space="preserve">            # Insert as object </w:t>
      </w:r>
      <w:proofErr w:type="spellStart"/>
      <w:r>
        <w:t>dtype</w:t>
      </w:r>
      <w:proofErr w:type="spellEnd"/>
      <w:r>
        <w:t xml:space="preserve"> to accommodate strings like "ERROR"</w:t>
      </w:r>
    </w:p>
    <w:p w14:paraId="264929A0" w14:textId="77777777" w:rsidR="00AA2680" w:rsidRDefault="00AA2680" w:rsidP="00AA2680">
      <w:pPr>
        <w:pStyle w:val="Quote"/>
      </w:pPr>
      <w:r>
        <w:t xml:space="preserve">            </w:t>
      </w:r>
      <w:proofErr w:type="spellStart"/>
      <w:proofErr w:type="gramStart"/>
      <w:r>
        <w:t>df.insert</w:t>
      </w:r>
      <w:proofErr w:type="spellEnd"/>
      <w:proofErr w:type="gramEnd"/>
      <w:r>
        <w:t>(</w:t>
      </w:r>
      <w:proofErr w:type="spellStart"/>
      <w:proofErr w:type="gramStart"/>
      <w:r>
        <w:t>df.shape</w:t>
      </w:r>
      <w:proofErr w:type="spellEnd"/>
      <w:proofErr w:type="gramEnd"/>
      <w:r>
        <w:t xml:space="preserve">[1], </w:t>
      </w:r>
      <w:proofErr w:type="spellStart"/>
      <w:r>
        <w:t>new_header</w:t>
      </w:r>
      <w:proofErr w:type="spellEnd"/>
      <w:r>
        <w:t xml:space="preserve">, </w:t>
      </w:r>
      <w:proofErr w:type="spellStart"/>
      <w:proofErr w:type="gramStart"/>
      <w:r>
        <w:t>pd.Series</w:t>
      </w:r>
      <w:proofErr w:type="spellEnd"/>
      <w:proofErr w:type="gramEnd"/>
      <w:r>
        <w:t xml:space="preserve">(col, </w:t>
      </w:r>
      <w:proofErr w:type="spellStart"/>
      <w:r>
        <w:t>dtype</w:t>
      </w:r>
      <w:proofErr w:type="spellEnd"/>
      <w:r>
        <w:t>="object"))</w:t>
      </w:r>
    </w:p>
    <w:p w14:paraId="5FCE9F1D" w14:textId="77777777" w:rsidR="00AA2680" w:rsidRDefault="00AA2680" w:rsidP="00AA2680">
      <w:pPr>
        <w:pStyle w:val="Quote"/>
      </w:pPr>
      <w:r>
        <w:t xml:space="preserve">        sheets[</w:t>
      </w:r>
      <w:proofErr w:type="spellStart"/>
      <w:r>
        <w:t>sheet_name</w:t>
      </w:r>
      <w:proofErr w:type="spellEnd"/>
      <w:r>
        <w:t xml:space="preserve">] = </w:t>
      </w:r>
      <w:proofErr w:type="spellStart"/>
      <w:r>
        <w:t>df</w:t>
      </w:r>
      <w:proofErr w:type="spellEnd"/>
    </w:p>
    <w:p w14:paraId="14BAFA06" w14:textId="77777777" w:rsidR="00AA2680" w:rsidRDefault="00AA2680" w:rsidP="00AA2680">
      <w:pPr>
        <w:pStyle w:val="Quote"/>
      </w:pPr>
    </w:p>
    <w:p w14:paraId="64166D87" w14:textId="77777777" w:rsidR="00AA2680" w:rsidRDefault="00AA2680" w:rsidP="00AA2680">
      <w:pPr>
        <w:pStyle w:val="Quote"/>
      </w:pPr>
      <w:r>
        <w:t xml:space="preserve">    with </w:t>
      </w:r>
      <w:proofErr w:type="spellStart"/>
      <w:proofErr w:type="gramStart"/>
      <w:r>
        <w:t>pd.ExcelWriter</w:t>
      </w:r>
      <w:proofErr w:type="spellEnd"/>
      <w:proofErr w:type="gramEnd"/>
      <w:r>
        <w:t>(</w:t>
      </w:r>
      <w:proofErr w:type="spellStart"/>
      <w:r>
        <w:t>output_file</w:t>
      </w:r>
      <w:proofErr w:type="spellEnd"/>
      <w:r>
        <w:t>, engine="</w:t>
      </w:r>
      <w:proofErr w:type="spellStart"/>
      <w:r>
        <w:t>openpyxl</w:t>
      </w:r>
      <w:proofErr w:type="spellEnd"/>
      <w:r>
        <w:t>") as writer:</w:t>
      </w:r>
    </w:p>
    <w:p w14:paraId="4B74BA78" w14:textId="77777777" w:rsidR="00AA2680" w:rsidRDefault="00AA2680" w:rsidP="00AA2680">
      <w:pPr>
        <w:pStyle w:val="Quote"/>
      </w:pPr>
      <w:r>
        <w:t xml:space="preserve">        for name, frame in </w:t>
      </w:r>
      <w:proofErr w:type="spellStart"/>
      <w:proofErr w:type="gramStart"/>
      <w:r>
        <w:t>sheets.items</w:t>
      </w:r>
      <w:proofErr w:type="spellEnd"/>
      <w:proofErr w:type="gramEnd"/>
      <w:r>
        <w:t>():</w:t>
      </w:r>
    </w:p>
    <w:p w14:paraId="5822730C" w14:textId="77777777" w:rsidR="00AA2680" w:rsidRDefault="00AA2680" w:rsidP="00AA2680">
      <w:pPr>
        <w:pStyle w:val="Quote"/>
      </w:pPr>
      <w:r>
        <w:t xml:space="preserve">            </w:t>
      </w:r>
      <w:proofErr w:type="spellStart"/>
      <w:r>
        <w:t>frame.to_</w:t>
      </w:r>
      <w:proofErr w:type="gramStart"/>
      <w:r>
        <w:t>excel</w:t>
      </w:r>
      <w:proofErr w:type="spellEnd"/>
      <w:r>
        <w:t>(</w:t>
      </w:r>
      <w:proofErr w:type="gramEnd"/>
      <w:r>
        <w:t xml:space="preserve">writer, </w:t>
      </w:r>
      <w:proofErr w:type="spellStart"/>
      <w:r>
        <w:t>sheet_name</w:t>
      </w:r>
      <w:proofErr w:type="spellEnd"/>
      <w:r>
        <w:t>=name, index=False, header=False)</w:t>
      </w:r>
    </w:p>
    <w:p w14:paraId="3CA46AF3" w14:textId="77777777" w:rsidR="00AA2680" w:rsidRDefault="00AA2680" w:rsidP="00AA2680">
      <w:pPr>
        <w:pStyle w:val="Quote"/>
      </w:pPr>
    </w:p>
    <w:p w14:paraId="0AA7D315" w14:textId="77777777" w:rsidR="00AA2680" w:rsidRDefault="00AA2680" w:rsidP="00AA2680">
      <w:pPr>
        <w:pStyle w:val="Quote"/>
      </w:pPr>
      <w:r>
        <w:t xml:space="preserve">    </w:t>
      </w:r>
      <w:proofErr w:type="gramStart"/>
      <w:r>
        <w:t>print(</w:t>
      </w:r>
      <w:proofErr w:type="spellStart"/>
      <w:proofErr w:type="gramEnd"/>
      <w:r>
        <w:t>f"Done</w:t>
      </w:r>
      <w:proofErr w:type="spellEnd"/>
      <w:r>
        <w:t xml:space="preserve"> – results saved to '{</w:t>
      </w:r>
      <w:proofErr w:type="spellStart"/>
      <w:r>
        <w:t>output_file</w:t>
      </w:r>
      <w:proofErr w:type="spellEnd"/>
      <w:r>
        <w:t>}'")</w:t>
      </w:r>
    </w:p>
    <w:p w14:paraId="63598832" w14:textId="77777777" w:rsidR="00AA2680" w:rsidRDefault="00AA2680" w:rsidP="00AA2680">
      <w:pPr>
        <w:pStyle w:val="Quote"/>
      </w:pPr>
    </w:p>
    <w:p w14:paraId="7CCACF83" w14:textId="77777777" w:rsidR="00AA2680" w:rsidRDefault="00AA2680" w:rsidP="00AA2680">
      <w:pPr>
        <w:pStyle w:val="Quote"/>
      </w:pPr>
      <w:r>
        <w:t>if __name__ == "__main__":</w:t>
      </w:r>
    </w:p>
    <w:p w14:paraId="3AB92628" w14:textId="0B87BD45" w:rsidR="00AA2680" w:rsidRDefault="00AA2680" w:rsidP="00AA2680">
      <w:pPr>
        <w:pStyle w:val="Quote"/>
      </w:pPr>
      <w:r>
        <w:t xml:space="preserve">    </w:t>
      </w:r>
      <w:proofErr w:type="spellStart"/>
      <w:r>
        <w:t>run_</w:t>
      </w:r>
      <w:proofErr w:type="gramStart"/>
      <w:r>
        <w:t>batch</w:t>
      </w:r>
      <w:proofErr w:type="spellEnd"/>
      <w:r>
        <w:t>(</w:t>
      </w:r>
      <w:proofErr w:type="gramEnd"/>
      <w:r>
        <w:t>INPUT_FILE, OUTPUT_FILE, MODELS)</w:t>
      </w:r>
    </w:p>
    <w:p w14:paraId="22C096BA" w14:textId="74D7C1C8" w:rsidR="002B4346" w:rsidRDefault="002B4346">
      <w:pPr>
        <w:spacing w:after="160" w:line="278" w:lineRule="auto"/>
      </w:pPr>
      <w:r>
        <w:br w:type="page"/>
      </w:r>
    </w:p>
    <w:p w14:paraId="143218DC" w14:textId="77777777" w:rsidR="005B2D10" w:rsidRPr="005B2D10" w:rsidRDefault="005B2D10" w:rsidP="005B2D10"/>
    <w:p w14:paraId="73513E2E" w14:textId="4A7D56DF" w:rsidR="00D8035C" w:rsidRDefault="005B2D10" w:rsidP="00FE4326">
      <w:pPr>
        <w:pStyle w:val="Heading2"/>
      </w:pPr>
      <w:r>
        <w:t xml:space="preserve">Supplemental </w:t>
      </w:r>
      <w:r w:rsidR="00BC5475">
        <w:t xml:space="preserve">Table 1: </w:t>
      </w:r>
      <w:r w:rsidR="00D8035C">
        <w:t>Distribution of Reported Likelihood Ratios, by type</w:t>
      </w:r>
    </w:p>
    <w:tbl>
      <w:tblPr>
        <w:tblStyle w:val="GridTable6Colorful"/>
        <w:tblW w:w="0" w:type="auto"/>
        <w:tblLook w:val="04A0" w:firstRow="1" w:lastRow="0" w:firstColumn="1" w:lastColumn="0" w:noHBand="0" w:noVBand="1"/>
      </w:tblPr>
      <w:tblGrid>
        <w:gridCol w:w="1975"/>
        <w:gridCol w:w="996"/>
        <w:gridCol w:w="1206"/>
        <w:gridCol w:w="1070"/>
        <w:gridCol w:w="990"/>
        <w:gridCol w:w="1318"/>
        <w:gridCol w:w="1203"/>
      </w:tblGrid>
      <w:tr w:rsidR="005B2D10" w14:paraId="4865235C" w14:textId="77777777" w:rsidTr="005B2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4609E525" w14:textId="77777777" w:rsidR="005B2D10" w:rsidRDefault="005B2D10" w:rsidP="00EB2184">
            <w:r>
              <w:t>Statistic</w:t>
            </w:r>
          </w:p>
        </w:tc>
        <w:tc>
          <w:tcPr>
            <w:tcW w:w="996" w:type="dxa"/>
          </w:tcPr>
          <w:p w14:paraId="04A88D98" w14:textId="77777777" w:rsidR="005B2D10" w:rsidRDefault="005B2D10" w:rsidP="00EB2184">
            <w:pPr>
              <w:cnfStyle w:val="100000000000" w:firstRow="1" w:lastRow="0" w:firstColumn="0" w:lastColumn="0" w:oddVBand="0" w:evenVBand="0" w:oddHBand="0" w:evenHBand="0" w:firstRowFirstColumn="0" w:firstRowLastColumn="0" w:lastRowFirstColumn="0" w:lastRowLastColumn="0"/>
            </w:pPr>
            <w:r>
              <w:t>Overall</w:t>
            </w:r>
          </w:p>
        </w:tc>
        <w:tc>
          <w:tcPr>
            <w:tcW w:w="1206" w:type="dxa"/>
          </w:tcPr>
          <w:p w14:paraId="514CA8D4" w14:textId="77777777" w:rsidR="005B2D10" w:rsidRDefault="005B2D10" w:rsidP="00EB2184">
            <w:pPr>
              <w:cnfStyle w:val="100000000000" w:firstRow="1" w:lastRow="0" w:firstColumn="0" w:lastColumn="0" w:oddVBand="0" w:evenVBand="0" w:oddHBand="0" w:evenHBand="0" w:firstRowFirstColumn="0" w:firstRowLastColumn="0" w:lastRowFirstColumn="0" w:lastRowLastColumn="0"/>
            </w:pPr>
            <w:r>
              <w:t>Test results</w:t>
            </w:r>
          </w:p>
        </w:tc>
        <w:tc>
          <w:tcPr>
            <w:tcW w:w="1070" w:type="dxa"/>
          </w:tcPr>
          <w:p w14:paraId="04F5B818" w14:textId="77777777" w:rsidR="005B2D10" w:rsidRDefault="005B2D10" w:rsidP="00EB2184">
            <w:pPr>
              <w:cnfStyle w:val="100000000000" w:firstRow="1" w:lastRow="0" w:firstColumn="0" w:lastColumn="0" w:oddVBand="0" w:evenVBand="0" w:oddHBand="0" w:evenHBand="0" w:firstRowFirstColumn="0" w:firstRowLastColumn="0" w:lastRowFirstColumn="0" w:lastRowLastColumn="0"/>
            </w:pPr>
            <w:r>
              <w:t>Imaging</w:t>
            </w:r>
          </w:p>
        </w:tc>
        <w:tc>
          <w:tcPr>
            <w:tcW w:w="0" w:type="auto"/>
          </w:tcPr>
          <w:p w14:paraId="61A4137C" w14:textId="77777777" w:rsidR="005B2D10" w:rsidRDefault="005B2D10" w:rsidP="00EB2184">
            <w:pPr>
              <w:cnfStyle w:val="100000000000" w:firstRow="1" w:lastRow="0" w:firstColumn="0" w:lastColumn="0" w:oddVBand="0" w:evenVBand="0" w:oddHBand="0" w:evenHBand="0" w:firstRowFirstColumn="0" w:firstRowLastColumn="0" w:lastRowFirstColumn="0" w:lastRowLastColumn="0"/>
            </w:pPr>
            <w:r>
              <w:t>History</w:t>
            </w:r>
          </w:p>
        </w:tc>
        <w:tc>
          <w:tcPr>
            <w:tcW w:w="1318" w:type="dxa"/>
          </w:tcPr>
          <w:p w14:paraId="6E8C60AC" w14:textId="4B3D9201" w:rsidR="005B2D10" w:rsidRDefault="005B2D10" w:rsidP="00EB2184">
            <w:pPr>
              <w:cnfStyle w:val="100000000000" w:firstRow="1" w:lastRow="0" w:firstColumn="0" w:lastColumn="0" w:oddVBand="0" w:evenVBand="0" w:oddHBand="0" w:evenHBand="0" w:firstRowFirstColumn="0" w:firstRowLastColumn="0" w:lastRowFirstColumn="0" w:lastRowLastColumn="0"/>
            </w:pPr>
            <w:r>
              <w:t>Signs Symptoms</w:t>
            </w:r>
          </w:p>
        </w:tc>
        <w:tc>
          <w:tcPr>
            <w:tcW w:w="1192" w:type="dxa"/>
          </w:tcPr>
          <w:p w14:paraId="1A65A484" w14:textId="77777777" w:rsidR="005B2D10" w:rsidRDefault="005B2D10" w:rsidP="00EB2184">
            <w:pPr>
              <w:cnfStyle w:val="100000000000" w:firstRow="1" w:lastRow="0" w:firstColumn="0" w:lastColumn="0" w:oddVBand="0" w:evenVBand="0" w:oddHBand="0" w:evenHBand="0" w:firstRowFirstColumn="0" w:firstRowLastColumn="0" w:lastRowFirstColumn="0" w:lastRowLastColumn="0"/>
            </w:pPr>
            <w:r>
              <w:t>Diagnosis</w:t>
            </w:r>
          </w:p>
        </w:tc>
      </w:tr>
      <w:tr w:rsidR="005B2D10" w14:paraId="6ADE9B01" w14:textId="77777777" w:rsidTr="005B2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6B0A5E3B" w14:textId="34A534FC" w:rsidR="005B2D10" w:rsidRDefault="005B2D10" w:rsidP="00EB2184">
            <w:r>
              <w:t>Count</w:t>
            </w:r>
          </w:p>
        </w:tc>
        <w:tc>
          <w:tcPr>
            <w:tcW w:w="996" w:type="dxa"/>
          </w:tcPr>
          <w:p w14:paraId="07CDE729" w14:textId="77777777" w:rsidR="005B2D10" w:rsidRDefault="005B2D10" w:rsidP="00EB2184">
            <w:pPr>
              <w:cnfStyle w:val="000000100000" w:firstRow="0" w:lastRow="0" w:firstColumn="0" w:lastColumn="0" w:oddVBand="0" w:evenVBand="0" w:oddHBand="1" w:evenHBand="0" w:firstRowFirstColumn="0" w:firstRowLastColumn="0" w:lastRowFirstColumn="0" w:lastRowLastColumn="0"/>
            </w:pPr>
            <w:r>
              <w:t>700</w:t>
            </w:r>
          </w:p>
        </w:tc>
        <w:tc>
          <w:tcPr>
            <w:tcW w:w="1206" w:type="dxa"/>
          </w:tcPr>
          <w:p w14:paraId="0129CEC3" w14:textId="77777777" w:rsidR="005B2D10" w:rsidRDefault="005B2D10" w:rsidP="00EB2184">
            <w:pPr>
              <w:cnfStyle w:val="000000100000" w:firstRow="0" w:lastRow="0" w:firstColumn="0" w:lastColumn="0" w:oddVBand="0" w:evenVBand="0" w:oddHBand="1" w:evenHBand="0" w:firstRowFirstColumn="0" w:firstRowLastColumn="0" w:lastRowFirstColumn="0" w:lastRowLastColumn="0"/>
            </w:pPr>
            <w:r>
              <w:t>110</w:t>
            </w:r>
          </w:p>
        </w:tc>
        <w:tc>
          <w:tcPr>
            <w:tcW w:w="1070" w:type="dxa"/>
          </w:tcPr>
          <w:p w14:paraId="3BEDD187" w14:textId="77777777" w:rsidR="005B2D10" w:rsidRDefault="005B2D10" w:rsidP="00EB2184">
            <w:pPr>
              <w:cnfStyle w:val="000000100000" w:firstRow="0" w:lastRow="0" w:firstColumn="0" w:lastColumn="0" w:oddVBand="0" w:evenVBand="0" w:oddHBand="1" w:evenHBand="0" w:firstRowFirstColumn="0" w:firstRowLastColumn="0" w:lastRowFirstColumn="0" w:lastRowLastColumn="0"/>
            </w:pPr>
            <w:r>
              <w:t>57</w:t>
            </w:r>
          </w:p>
        </w:tc>
        <w:tc>
          <w:tcPr>
            <w:tcW w:w="0" w:type="auto"/>
          </w:tcPr>
          <w:p w14:paraId="2D8BF4D9" w14:textId="77777777" w:rsidR="005B2D10" w:rsidRDefault="005B2D10" w:rsidP="00EB2184">
            <w:pPr>
              <w:cnfStyle w:val="000000100000" w:firstRow="0" w:lastRow="0" w:firstColumn="0" w:lastColumn="0" w:oddVBand="0" w:evenVBand="0" w:oddHBand="1" w:evenHBand="0" w:firstRowFirstColumn="0" w:firstRowLastColumn="0" w:lastRowFirstColumn="0" w:lastRowLastColumn="0"/>
            </w:pPr>
            <w:r>
              <w:t>134</w:t>
            </w:r>
          </w:p>
        </w:tc>
        <w:tc>
          <w:tcPr>
            <w:tcW w:w="1318" w:type="dxa"/>
          </w:tcPr>
          <w:p w14:paraId="6D3CEEBD" w14:textId="77777777" w:rsidR="005B2D10" w:rsidRDefault="005B2D10" w:rsidP="00EB2184">
            <w:pPr>
              <w:cnfStyle w:val="000000100000" w:firstRow="0" w:lastRow="0" w:firstColumn="0" w:lastColumn="0" w:oddVBand="0" w:evenVBand="0" w:oddHBand="1" w:evenHBand="0" w:firstRowFirstColumn="0" w:firstRowLastColumn="0" w:lastRowFirstColumn="0" w:lastRowLastColumn="0"/>
            </w:pPr>
            <w:r>
              <w:t>416</w:t>
            </w:r>
          </w:p>
        </w:tc>
        <w:tc>
          <w:tcPr>
            <w:tcW w:w="1192" w:type="dxa"/>
          </w:tcPr>
          <w:p w14:paraId="559FB48E" w14:textId="77777777" w:rsidR="005B2D10" w:rsidRDefault="005B2D10" w:rsidP="00EB2184">
            <w:pPr>
              <w:cnfStyle w:val="000000100000" w:firstRow="0" w:lastRow="0" w:firstColumn="0" w:lastColumn="0" w:oddVBand="0" w:evenVBand="0" w:oddHBand="1" w:evenHBand="0" w:firstRowFirstColumn="0" w:firstRowLastColumn="0" w:lastRowFirstColumn="0" w:lastRowLastColumn="0"/>
            </w:pPr>
            <w:r>
              <w:t>8</w:t>
            </w:r>
          </w:p>
        </w:tc>
      </w:tr>
      <w:tr w:rsidR="005B2D10" w14:paraId="19A7B86C" w14:textId="77777777" w:rsidTr="005B2D10">
        <w:tc>
          <w:tcPr>
            <w:cnfStyle w:val="001000000000" w:firstRow="0" w:lastRow="0" w:firstColumn="1" w:lastColumn="0" w:oddVBand="0" w:evenVBand="0" w:oddHBand="0" w:evenHBand="0" w:firstRowFirstColumn="0" w:firstRowLastColumn="0" w:lastRowFirstColumn="0" w:lastRowLastColumn="0"/>
            <w:tcW w:w="1975" w:type="dxa"/>
          </w:tcPr>
          <w:p w14:paraId="78ED5305" w14:textId="18652A76" w:rsidR="005B2D10" w:rsidRDefault="005B2D10" w:rsidP="00EB2184">
            <w:r>
              <w:t>Geometric mean</w:t>
            </w:r>
          </w:p>
        </w:tc>
        <w:tc>
          <w:tcPr>
            <w:tcW w:w="996" w:type="dxa"/>
          </w:tcPr>
          <w:p w14:paraId="4396E8F8" w14:textId="77777777" w:rsidR="005B2D10" w:rsidRDefault="005B2D10" w:rsidP="00EB2184">
            <w:pPr>
              <w:cnfStyle w:val="000000000000" w:firstRow="0" w:lastRow="0" w:firstColumn="0" w:lastColumn="0" w:oddVBand="0" w:evenVBand="0" w:oddHBand="0" w:evenHBand="0" w:firstRowFirstColumn="0" w:firstRowLastColumn="0" w:lastRowFirstColumn="0" w:lastRowLastColumn="0"/>
            </w:pPr>
            <w:r>
              <w:t>1.206</w:t>
            </w:r>
          </w:p>
        </w:tc>
        <w:tc>
          <w:tcPr>
            <w:tcW w:w="1206" w:type="dxa"/>
          </w:tcPr>
          <w:p w14:paraId="0F743934" w14:textId="77777777" w:rsidR="005B2D10" w:rsidRDefault="005B2D10" w:rsidP="00EB2184">
            <w:pPr>
              <w:cnfStyle w:val="000000000000" w:firstRow="0" w:lastRow="0" w:firstColumn="0" w:lastColumn="0" w:oddVBand="0" w:evenVBand="0" w:oddHBand="0" w:evenHBand="0" w:firstRowFirstColumn="0" w:firstRowLastColumn="0" w:lastRowFirstColumn="0" w:lastRowLastColumn="0"/>
            </w:pPr>
            <w:r>
              <w:t>1.071</w:t>
            </w:r>
          </w:p>
        </w:tc>
        <w:tc>
          <w:tcPr>
            <w:tcW w:w="1070" w:type="dxa"/>
          </w:tcPr>
          <w:p w14:paraId="78C341D3" w14:textId="77777777" w:rsidR="005B2D10" w:rsidRDefault="005B2D10" w:rsidP="00EB2184">
            <w:pPr>
              <w:cnfStyle w:val="000000000000" w:firstRow="0" w:lastRow="0" w:firstColumn="0" w:lastColumn="0" w:oddVBand="0" w:evenVBand="0" w:oddHBand="0" w:evenHBand="0" w:firstRowFirstColumn="0" w:firstRowLastColumn="0" w:lastRowFirstColumn="0" w:lastRowLastColumn="0"/>
            </w:pPr>
            <w:r>
              <w:t>1.322</w:t>
            </w:r>
          </w:p>
        </w:tc>
        <w:tc>
          <w:tcPr>
            <w:tcW w:w="0" w:type="auto"/>
          </w:tcPr>
          <w:p w14:paraId="75C135DC" w14:textId="77777777" w:rsidR="005B2D10" w:rsidRDefault="005B2D10" w:rsidP="00EB2184">
            <w:pPr>
              <w:cnfStyle w:val="000000000000" w:firstRow="0" w:lastRow="0" w:firstColumn="0" w:lastColumn="0" w:oddVBand="0" w:evenVBand="0" w:oddHBand="0" w:evenHBand="0" w:firstRowFirstColumn="0" w:firstRowLastColumn="0" w:lastRowFirstColumn="0" w:lastRowLastColumn="0"/>
            </w:pPr>
            <w:r>
              <w:t>1.065</w:t>
            </w:r>
          </w:p>
        </w:tc>
        <w:tc>
          <w:tcPr>
            <w:tcW w:w="1318" w:type="dxa"/>
          </w:tcPr>
          <w:p w14:paraId="103C1CA8" w14:textId="77777777" w:rsidR="005B2D10" w:rsidRDefault="005B2D10" w:rsidP="00EB2184">
            <w:pPr>
              <w:cnfStyle w:val="000000000000" w:firstRow="0" w:lastRow="0" w:firstColumn="0" w:lastColumn="0" w:oddVBand="0" w:evenVBand="0" w:oddHBand="0" w:evenHBand="0" w:firstRowFirstColumn="0" w:firstRowLastColumn="0" w:lastRowFirstColumn="0" w:lastRowLastColumn="0"/>
            </w:pPr>
            <w:r>
              <w:t>1.267</w:t>
            </w:r>
          </w:p>
        </w:tc>
        <w:tc>
          <w:tcPr>
            <w:tcW w:w="1192" w:type="dxa"/>
          </w:tcPr>
          <w:p w14:paraId="6D240383" w14:textId="77777777" w:rsidR="005B2D10" w:rsidRDefault="005B2D10" w:rsidP="00EB2184">
            <w:pPr>
              <w:cnfStyle w:val="000000000000" w:firstRow="0" w:lastRow="0" w:firstColumn="0" w:lastColumn="0" w:oddVBand="0" w:evenVBand="0" w:oddHBand="0" w:evenHBand="0" w:firstRowFirstColumn="0" w:firstRowLastColumn="0" w:lastRowFirstColumn="0" w:lastRowLastColumn="0"/>
            </w:pPr>
            <w:r>
              <w:t>1.164</w:t>
            </w:r>
          </w:p>
        </w:tc>
      </w:tr>
      <w:tr w:rsidR="005B2D10" w14:paraId="74D49E78" w14:textId="77777777" w:rsidTr="005B2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525AB610" w14:textId="77777777" w:rsidR="005B2D10" w:rsidRDefault="005B2D10" w:rsidP="00EB2184">
            <w:r>
              <w:t>5th percentile</w:t>
            </w:r>
          </w:p>
        </w:tc>
        <w:tc>
          <w:tcPr>
            <w:tcW w:w="996" w:type="dxa"/>
          </w:tcPr>
          <w:p w14:paraId="7D0771CE" w14:textId="77777777" w:rsidR="005B2D10" w:rsidRDefault="005B2D10" w:rsidP="00EB2184">
            <w:pPr>
              <w:cnfStyle w:val="000000100000" w:firstRow="0" w:lastRow="0" w:firstColumn="0" w:lastColumn="0" w:oddVBand="0" w:evenVBand="0" w:oddHBand="1" w:evenHBand="0" w:firstRowFirstColumn="0" w:firstRowLastColumn="0" w:lastRowFirstColumn="0" w:lastRowLastColumn="0"/>
            </w:pPr>
            <w:r>
              <w:t>0.190</w:t>
            </w:r>
          </w:p>
        </w:tc>
        <w:tc>
          <w:tcPr>
            <w:tcW w:w="1206" w:type="dxa"/>
          </w:tcPr>
          <w:p w14:paraId="21A5DE8E" w14:textId="77777777" w:rsidR="005B2D10" w:rsidRDefault="005B2D10" w:rsidP="00EB2184">
            <w:pPr>
              <w:cnfStyle w:val="000000100000" w:firstRow="0" w:lastRow="0" w:firstColumn="0" w:lastColumn="0" w:oddVBand="0" w:evenVBand="0" w:oddHBand="1" w:evenHBand="0" w:firstRowFirstColumn="0" w:firstRowLastColumn="0" w:lastRowFirstColumn="0" w:lastRowLastColumn="0"/>
            </w:pPr>
            <w:r>
              <w:t>0.060</w:t>
            </w:r>
          </w:p>
        </w:tc>
        <w:tc>
          <w:tcPr>
            <w:tcW w:w="1070" w:type="dxa"/>
          </w:tcPr>
          <w:p w14:paraId="7357A4A8" w14:textId="77777777" w:rsidR="005B2D10" w:rsidRDefault="005B2D10" w:rsidP="00EB2184">
            <w:pPr>
              <w:cnfStyle w:val="000000100000" w:firstRow="0" w:lastRow="0" w:firstColumn="0" w:lastColumn="0" w:oddVBand="0" w:evenVBand="0" w:oddHBand="1" w:evenHBand="0" w:firstRowFirstColumn="0" w:firstRowLastColumn="0" w:lastRowFirstColumn="0" w:lastRowLastColumn="0"/>
            </w:pPr>
            <w:r>
              <w:t>0.200</w:t>
            </w:r>
          </w:p>
        </w:tc>
        <w:tc>
          <w:tcPr>
            <w:tcW w:w="0" w:type="auto"/>
          </w:tcPr>
          <w:p w14:paraId="0454AE48" w14:textId="77777777" w:rsidR="005B2D10" w:rsidRDefault="005B2D10" w:rsidP="00EB2184">
            <w:pPr>
              <w:cnfStyle w:val="000000100000" w:firstRow="0" w:lastRow="0" w:firstColumn="0" w:lastColumn="0" w:oddVBand="0" w:evenVBand="0" w:oddHBand="1" w:evenHBand="0" w:firstRowFirstColumn="0" w:firstRowLastColumn="0" w:lastRowFirstColumn="0" w:lastRowLastColumn="0"/>
            </w:pPr>
            <w:r>
              <w:t>0.226</w:t>
            </w:r>
          </w:p>
        </w:tc>
        <w:tc>
          <w:tcPr>
            <w:tcW w:w="1318" w:type="dxa"/>
          </w:tcPr>
          <w:p w14:paraId="3FAEAD30" w14:textId="77777777" w:rsidR="005B2D10" w:rsidRDefault="005B2D10" w:rsidP="00EB2184">
            <w:pPr>
              <w:cnfStyle w:val="000000100000" w:firstRow="0" w:lastRow="0" w:firstColumn="0" w:lastColumn="0" w:oddVBand="0" w:evenVBand="0" w:oddHBand="1" w:evenHBand="0" w:firstRowFirstColumn="0" w:firstRowLastColumn="0" w:lastRowFirstColumn="0" w:lastRowLastColumn="0"/>
            </w:pPr>
            <w:r>
              <w:t>0.360</w:t>
            </w:r>
          </w:p>
        </w:tc>
        <w:tc>
          <w:tcPr>
            <w:tcW w:w="1192" w:type="dxa"/>
          </w:tcPr>
          <w:p w14:paraId="2B36EAA6" w14:textId="77777777" w:rsidR="005B2D10" w:rsidRDefault="005B2D10" w:rsidP="00EB2184">
            <w:pPr>
              <w:cnfStyle w:val="000000100000" w:firstRow="0" w:lastRow="0" w:firstColumn="0" w:lastColumn="0" w:oddVBand="0" w:evenVBand="0" w:oddHBand="1" w:evenHBand="0" w:firstRowFirstColumn="0" w:firstRowLastColumn="0" w:lastRowFirstColumn="0" w:lastRowLastColumn="0"/>
            </w:pPr>
            <w:r>
              <w:t>0.064</w:t>
            </w:r>
          </w:p>
        </w:tc>
      </w:tr>
      <w:tr w:rsidR="005B2D10" w14:paraId="1ABDD7C2" w14:textId="77777777" w:rsidTr="005B2D10">
        <w:tc>
          <w:tcPr>
            <w:cnfStyle w:val="001000000000" w:firstRow="0" w:lastRow="0" w:firstColumn="1" w:lastColumn="0" w:oddVBand="0" w:evenVBand="0" w:oddHBand="0" w:evenHBand="0" w:firstRowFirstColumn="0" w:firstRowLastColumn="0" w:lastRowFirstColumn="0" w:lastRowLastColumn="0"/>
            <w:tcW w:w="1975" w:type="dxa"/>
          </w:tcPr>
          <w:p w14:paraId="1BD05C54" w14:textId="77777777" w:rsidR="005B2D10" w:rsidRDefault="005B2D10" w:rsidP="00EB2184">
            <w:r>
              <w:t>25th percentile</w:t>
            </w:r>
          </w:p>
        </w:tc>
        <w:tc>
          <w:tcPr>
            <w:tcW w:w="996" w:type="dxa"/>
          </w:tcPr>
          <w:p w14:paraId="2372CA39" w14:textId="77777777" w:rsidR="005B2D10" w:rsidRDefault="005B2D10" w:rsidP="00EB2184">
            <w:pPr>
              <w:cnfStyle w:val="000000000000" w:firstRow="0" w:lastRow="0" w:firstColumn="0" w:lastColumn="0" w:oddVBand="0" w:evenVBand="0" w:oddHBand="0" w:evenHBand="0" w:firstRowFirstColumn="0" w:firstRowLastColumn="0" w:lastRowFirstColumn="0" w:lastRowLastColumn="0"/>
            </w:pPr>
            <w:r>
              <w:t>0.700</w:t>
            </w:r>
          </w:p>
        </w:tc>
        <w:tc>
          <w:tcPr>
            <w:tcW w:w="1206" w:type="dxa"/>
          </w:tcPr>
          <w:p w14:paraId="05C4C008" w14:textId="77777777" w:rsidR="005B2D10" w:rsidRDefault="005B2D10" w:rsidP="00EB2184">
            <w:pPr>
              <w:cnfStyle w:val="000000000000" w:firstRow="0" w:lastRow="0" w:firstColumn="0" w:lastColumn="0" w:oddVBand="0" w:evenVBand="0" w:oddHBand="0" w:evenHBand="0" w:firstRowFirstColumn="0" w:firstRowLastColumn="0" w:lastRowFirstColumn="0" w:lastRowLastColumn="0"/>
            </w:pPr>
            <w:r>
              <w:t>0.312</w:t>
            </w:r>
          </w:p>
        </w:tc>
        <w:tc>
          <w:tcPr>
            <w:tcW w:w="1070" w:type="dxa"/>
          </w:tcPr>
          <w:p w14:paraId="6807A5C8" w14:textId="77777777" w:rsidR="005B2D10" w:rsidRDefault="005B2D10" w:rsidP="00EB2184">
            <w:pPr>
              <w:cnfStyle w:val="000000000000" w:firstRow="0" w:lastRow="0" w:firstColumn="0" w:lastColumn="0" w:oddVBand="0" w:evenVBand="0" w:oddHBand="0" w:evenHBand="0" w:firstRowFirstColumn="0" w:firstRowLastColumn="0" w:lastRowFirstColumn="0" w:lastRowLastColumn="0"/>
            </w:pPr>
            <w:r>
              <w:t>0.680</w:t>
            </w:r>
          </w:p>
        </w:tc>
        <w:tc>
          <w:tcPr>
            <w:tcW w:w="0" w:type="auto"/>
          </w:tcPr>
          <w:p w14:paraId="086FD050" w14:textId="77777777" w:rsidR="005B2D10" w:rsidRDefault="005B2D10" w:rsidP="00EB2184">
            <w:pPr>
              <w:cnfStyle w:val="000000000000" w:firstRow="0" w:lastRow="0" w:firstColumn="0" w:lastColumn="0" w:oddVBand="0" w:evenVBand="0" w:oddHBand="0" w:evenHBand="0" w:firstRowFirstColumn="0" w:firstRowLastColumn="0" w:lastRowFirstColumn="0" w:lastRowLastColumn="0"/>
            </w:pPr>
            <w:r>
              <w:t>0.755</w:t>
            </w:r>
          </w:p>
        </w:tc>
        <w:tc>
          <w:tcPr>
            <w:tcW w:w="1318" w:type="dxa"/>
          </w:tcPr>
          <w:p w14:paraId="44973AB2" w14:textId="77777777" w:rsidR="005B2D10" w:rsidRDefault="005B2D10" w:rsidP="00EB2184">
            <w:pPr>
              <w:cnfStyle w:val="000000000000" w:firstRow="0" w:lastRow="0" w:firstColumn="0" w:lastColumn="0" w:oddVBand="0" w:evenVBand="0" w:oddHBand="0" w:evenHBand="0" w:firstRowFirstColumn="0" w:firstRowLastColumn="0" w:lastRowFirstColumn="0" w:lastRowLastColumn="0"/>
            </w:pPr>
            <w:r>
              <w:t>0.700</w:t>
            </w:r>
          </w:p>
        </w:tc>
        <w:tc>
          <w:tcPr>
            <w:tcW w:w="1192" w:type="dxa"/>
          </w:tcPr>
          <w:p w14:paraId="78B389E4" w14:textId="77777777" w:rsidR="005B2D10" w:rsidRDefault="005B2D10" w:rsidP="00EB2184">
            <w:pPr>
              <w:cnfStyle w:val="000000000000" w:firstRow="0" w:lastRow="0" w:firstColumn="0" w:lastColumn="0" w:oddVBand="0" w:evenVBand="0" w:oddHBand="0" w:evenHBand="0" w:firstRowFirstColumn="0" w:firstRowLastColumn="0" w:lastRowFirstColumn="0" w:lastRowLastColumn="0"/>
            </w:pPr>
            <w:r>
              <w:t>0.077</w:t>
            </w:r>
          </w:p>
        </w:tc>
      </w:tr>
      <w:tr w:rsidR="005B2D10" w14:paraId="18A36D0B" w14:textId="77777777" w:rsidTr="005B2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000ADE8F" w14:textId="77777777" w:rsidR="005B2D10" w:rsidRDefault="005B2D10" w:rsidP="00EB2184">
            <w:r>
              <w:t>50th percentile</w:t>
            </w:r>
          </w:p>
        </w:tc>
        <w:tc>
          <w:tcPr>
            <w:tcW w:w="996" w:type="dxa"/>
          </w:tcPr>
          <w:p w14:paraId="3C08C674" w14:textId="77777777" w:rsidR="005B2D10" w:rsidRDefault="005B2D10" w:rsidP="00EB2184">
            <w:pPr>
              <w:cnfStyle w:val="000000100000" w:firstRow="0" w:lastRow="0" w:firstColumn="0" w:lastColumn="0" w:oddVBand="0" w:evenVBand="0" w:oddHBand="1" w:evenHBand="0" w:firstRowFirstColumn="0" w:firstRowLastColumn="0" w:lastRowFirstColumn="0" w:lastRowLastColumn="0"/>
            </w:pPr>
            <w:r>
              <w:t>1.000</w:t>
            </w:r>
          </w:p>
        </w:tc>
        <w:tc>
          <w:tcPr>
            <w:tcW w:w="1206" w:type="dxa"/>
          </w:tcPr>
          <w:p w14:paraId="37B213F4" w14:textId="77777777" w:rsidR="005B2D10" w:rsidRDefault="005B2D10" w:rsidP="00EB2184">
            <w:pPr>
              <w:cnfStyle w:val="000000100000" w:firstRow="0" w:lastRow="0" w:firstColumn="0" w:lastColumn="0" w:oddVBand="0" w:evenVBand="0" w:oddHBand="1" w:evenHBand="0" w:firstRowFirstColumn="0" w:firstRowLastColumn="0" w:lastRowFirstColumn="0" w:lastRowLastColumn="0"/>
            </w:pPr>
            <w:r>
              <w:t>1.000</w:t>
            </w:r>
          </w:p>
        </w:tc>
        <w:tc>
          <w:tcPr>
            <w:tcW w:w="1070" w:type="dxa"/>
          </w:tcPr>
          <w:p w14:paraId="45B44784" w14:textId="77777777" w:rsidR="005B2D10" w:rsidRDefault="005B2D10" w:rsidP="00EB2184">
            <w:pPr>
              <w:cnfStyle w:val="000000100000" w:firstRow="0" w:lastRow="0" w:firstColumn="0" w:lastColumn="0" w:oddVBand="0" w:evenVBand="0" w:oddHBand="1" w:evenHBand="0" w:firstRowFirstColumn="0" w:firstRowLastColumn="0" w:lastRowFirstColumn="0" w:lastRowLastColumn="0"/>
            </w:pPr>
            <w:r>
              <w:t>1.000</w:t>
            </w:r>
          </w:p>
        </w:tc>
        <w:tc>
          <w:tcPr>
            <w:tcW w:w="0" w:type="auto"/>
          </w:tcPr>
          <w:p w14:paraId="30285E8F" w14:textId="77777777" w:rsidR="005B2D10" w:rsidRDefault="005B2D10" w:rsidP="00EB2184">
            <w:pPr>
              <w:cnfStyle w:val="000000100000" w:firstRow="0" w:lastRow="0" w:firstColumn="0" w:lastColumn="0" w:oddVBand="0" w:evenVBand="0" w:oddHBand="1" w:evenHBand="0" w:firstRowFirstColumn="0" w:firstRowLastColumn="0" w:lastRowFirstColumn="0" w:lastRowLastColumn="0"/>
            </w:pPr>
            <w:r>
              <w:t>0.995</w:t>
            </w:r>
          </w:p>
        </w:tc>
        <w:tc>
          <w:tcPr>
            <w:tcW w:w="1318" w:type="dxa"/>
          </w:tcPr>
          <w:p w14:paraId="17C051FE" w14:textId="77777777" w:rsidR="005B2D10" w:rsidRDefault="005B2D10" w:rsidP="00EB2184">
            <w:pPr>
              <w:cnfStyle w:val="000000100000" w:firstRow="0" w:lastRow="0" w:firstColumn="0" w:lastColumn="0" w:oddVBand="0" w:evenVBand="0" w:oddHBand="1" w:evenHBand="0" w:firstRowFirstColumn="0" w:firstRowLastColumn="0" w:lastRowFirstColumn="0" w:lastRowLastColumn="0"/>
            </w:pPr>
            <w:r>
              <w:t>1.000</w:t>
            </w:r>
          </w:p>
        </w:tc>
        <w:tc>
          <w:tcPr>
            <w:tcW w:w="1192" w:type="dxa"/>
          </w:tcPr>
          <w:p w14:paraId="48164009" w14:textId="77777777" w:rsidR="005B2D10" w:rsidRDefault="005B2D10" w:rsidP="00EB2184">
            <w:pPr>
              <w:cnfStyle w:val="000000100000" w:firstRow="0" w:lastRow="0" w:firstColumn="0" w:lastColumn="0" w:oddVBand="0" w:evenVBand="0" w:oddHBand="1" w:evenHBand="0" w:firstRowFirstColumn="0" w:firstRowLastColumn="0" w:lastRowFirstColumn="0" w:lastRowLastColumn="0"/>
            </w:pPr>
            <w:r>
              <w:t>2.057</w:t>
            </w:r>
          </w:p>
        </w:tc>
      </w:tr>
      <w:tr w:rsidR="005B2D10" w14:paraId="77937D4C" w14:textId="77777777" w:rsidTr="005B2D10">
        <w:tc>
          <w:tcPr>
            <w:cnfStyle w:val="001000000000" w:firstRow="0" w:lastRow="0" w:firstColumn="1" w:lastColumn="0" w:oddVBand="0" w:evenVBand="0" w:oddHBand="0" w:evenHBand="0" w:firstRowFirstColumn="0" w:firstRowLastColumn="0" w:lastRowFirstColumn="0" w:lastRowLastColumn="0"/>
            <w:tcW w:w="1975" w:type="dxa"/>
          </w:tcPr>
          <w:p w14:paraId="509AF552" w14:textId="77777777" w:rsidR="005B2D10" w:rsidRDefault="005B2D10" w:rsidP="00EB2184">
            <w:r>
              <w:t>75th percentile</w:t>
            </w:r>
          </w:p>
        </w:tc>
        <w:tc>
          <w:tcPr>
            <w:tcW w:w="996" w:type="dxa"/>
          </w:tcPr>
          <w:p w14:paraId="63C218B6" w14:textId="77777777" w:rsidR="005B2D10" w:rsidRDefault="005B2D10" w:rsidP="00EB2184">
            <w:pPr>
              <w:cnfStyle w:val="000000000000" w:firstRow="0" w:lastRow="0" w:firstColumn="0" w:lastColumn="0" w:oddVBand="0" w:evenVBand="0" w:oddHBand="0" w:evenHBand="0" w:firstRowFirstColumn="0" w:firstRowLastColumn="0" w:lastRowFirstColumn="0" w:lastRowLastColumn="0"/>
            </w:pPr>
            <w:r>
              <w:t>2.200</w:t>
            </w:r>
          </w:p>
        </w:tc>
        <w:tc>
          <w:tcPr>
            <w:tcW w:w="1206" w:type="dxa"/>
          </w:tcPr>
          <w:p w14:paraId="283AFABA" w14:textId="77777777" w:rsidR="005B2D10" w:rsidRDefault="005B2D10" w:rsidP="00EB2184">
            <w:pPr>
              <w:cnfStyle w:val="000000000000" w:firstRow="0" w:lastRow="0" w:firstColumn="0" w:lastColumn="0" w:oddVBand="0" w:evenVBand="0" w:oddHBand="0" w:evenHBand="0" w:firstRowFirstColumn="0" w:firstRowLastColumn="0" w:lastRowFirstColumn="0" w:lastRowLastColumn="0"/>
            </w:pPr>
            <w:r>
              <w:t>3.675</w:t>
            </w:r>
          </w:p>
        </w:tc>
        <w:tc>
          <w:tcPr>
            <w:tcW w:w="1070" w:type="dxa"/>
          </w:tcPr>
          <w:p w14:paraId="79B167AA" w14:textId="77777777" w:rsidR="005B2D10" w:rsidRDefault="005B2D10" w:rsidP="00EB2184">
            <w:pPr>
              <w:cnfStyle w:val="000000000000" w:firstRow="0" w:lastRow="0" w:firstColumn="0" w:lastColumn="0" w:oddVBand="0" w:evenVBand="0" w:oddHBand="0" w:evenHBand="0" w:firstRowFirstColumn="0" w:firstRowLastColumn="0" w:lastRowFirstColumn="0" w:lastRowLastColumn="0"/>
            </w:pPr>
            <w:r>
              <w:t>3.300</w:t>
            </w:r>
          </w:p>
        </w:tc>
        <w:tc>
          <w:tcPr>
            <w:tcW w:w="0" w:type="auto"/>
          </w:tcPr>
          <w:p w14:paraId="25E2EA82" w14:textId="77777777" w:rsidR="005B2D10" w:rsidRDefault="005B2D10" w:rsidP="00EB2184">
            <w:pPr>
              <w:cnfStyle w:val="000000000000" w:firstRow="0" w:lastRow="0" w:firstColumn="0" w:lastColumn="0" w:oddVBand="0" w:evenVBand="0" w:oddHBand="0" w:evenHBand="0" w:firstRowFirstColumn="0" w:firstRowLastColumn="0" w:lastRowFirstColumn="0" w:lastRowLastColumn="0"/>
            </w:pPr>
            <w:r>
              <w:t>1.675</w:t>
            </w:r>
          </w:p>
        </w:tc>
        <w:tc>
          <w:tcPr>
            <w:tcW w:w="1318" w:type="dxa"/>
          </w:tcPr>
          <w:p w14:paraId="0D4B398C" w14:textId="77777777" w:rsidR="005B2D10" w:rsidRDefault="005B2D10" w:rsidP="00EB2184">
            <w:pPr>
              <w:cnfStyle w:val="000000000000" w:firstRow="0" w:lastRow="0" w:firstColumn="0" w:lastColumn="0" w:oddVBand="0" w:evenVBand="0" w:oddHBand="0" w:evenHBand="0" w:firstRowFirstColumn="0" w:firstRowLastColumn="0" w:lastRowFirstColumn="0" w:lastRowLastColumn="0"/>
            </w:pPr>
            <w:r>
              <w:t>2.100</w:t>
            </w:r>
          </w:p>
        </w:tc>
        <w:tc>
          <w:tcPr>
            <w:tcW w:w="1192" w:type="dxa"/>
          </w:tcPr>
          <w:p w14:paraId="19EB6BCE" w14:textId="77777777" w:rsidR="005B2D10" w:rsidRDefault="005B2D10" w:rsidP="00EB2184">
            <w:pPr>
              <w:cnfStyle w:val="000000000000" w:firstRow="0" w:lastRow="0" w:firstColumn="0" w:lastColumn="0" w:oddVBand="0" w:evenVBand="0" w:oddHBand="0" w:evenHBand="0" w:firstRowFirstColumn="0" w:firstRowLastColumn="0" w:lastRowFirstColumn="0" w:lastRowLastColumn="0"/>
            </w:pPr>
            <w:r>
              <w:t>16.300</w:t>
            </w:r>
          </w:p>
        </w:tc>
      </w:tr>
      <w:tr w:rsidR="005B2D10" w14:paraId="20A66A4C" w14:textId="77777777" w:rsidTr="005B2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703AC70A" w14:textId="77777777" w:rsidR="005B2D10" w:rsidRDefault="005B2D10" w:rsidP="00EB2184">
            <w:r>
              <w:t>95th percentile</w:t>
            </w:r>
          </w:p>
        </w:tc>
        <w:tc>
          <w:tcPr>
            <w:tcW w:w="996" w:type="dxa"/>
          </w:tcPr>
          <w:p w14:paraId="19F2C332" w14:textId="77777777" w:rsidR="005B2D10" w:rsidRDefault="005B2D10" w:rsidP="00EB2184">
            <w:pPr>
              <w:cnfStyle w:val="000000100000" w:firstRow="0" w:lastRow="0" w:firstColumn="0" w:lastColumn="0" w:oddVBand="0" w:evenVBand="0" w:oddHBand="1" w:evenHBand="0" w:firstRowFirstColumn="0" w:firstRowLastColumn="0" w:lastRowFirstColumn="0" w:lastRowLastColumn="0"/>
            </w:pPr>
            <w:r>
              <w:t>7.905</w:t>
            </w:r>
          </w:p>
        </w:tc>
        <w:tc>
          <w:tcPr>
            <w:tcW w:w="1206" w:type="dxa"/>
          </w:tcPr>
          <w:p w14:paraId="113712AF" w14:textId="77777777" w:rsidR="005B2D10" w:rsidRDefault="005B2D10" w:rsidP="00EB2184">
            <w:pPr>
              <w:cnfStyle w:val="000000100000" w:firstRow="0" w:lastRow="0" w:firstColumn="0" w:lastColumn="0" w:oddVBand="0" w:evenVBand="0" w:oddHBand="1" w:evenHBand="0" w:firstRowFirstColumn="0" w:firstRowLastColumn="0" w:lastRowFirstColumn="0" w:lastRowLastColumn="0"/>
            </w:pPr>
            <w:r>
              <w:t>15.550</w:t>
            </w:r>
          </w:p>
        </w:tc>
        <w:tc>
          <w:tcPr>
            <w:tcW w:w="1070" w:type="dxa"/>
          </w:tcPr>
          <w:p w14:paraId="08D47BED" w14:textId="77777777" w:rsidR="005B2D10" w:rsidRDefault="005B2D10" w:rsidP="00EB2184">
            <w:pPr>
              <w:cnfStyle w:val="000000100000" w:firstRow="0" w:lastRow="0" w:firstColumn="0" w:lastColumn="0" w:oddVBand="0" w:evenVBand="0" w:oddHBand="1" w:evenHBand="0" w:firstRowFirstColumn="0" w:firstRowLastColumn="0" w:lastRowFirstColumn="0" w:lastRowLastColumn="0"/>
            </w:pPr>
            <w:r>
              <w:t>12.000</w:t>
            </w:r>
          </w:p>
        </w:tc>
        <w:tc>
          <w:tcPr>
            <w:tcW w:w="0" w:type="auto"/>
          </w:tcPr>
          <w:p w14:paraId="5AA2D6FD" w14:textId="77777777" w:rsidR="005B2D10" w:rsidRDefault="005B2D10" w:rsidP="00EB2184">
            <w:pPr>
              <w:cnfStyle w:val="000000100000" w:firstRow="0" w:lastRow="0" w:firstColumn="0" w:lastColumn="0" w:oddVBand="0" w:evenVBand="0" w:oddHBand="1" w:evenHBand="0" w:firstRowFirstColumn="0" w:firstRowLastColumn="0" w:lastRowFirstColumn="0" w:lastRowLastColumn="0"/>
            </w:pPr>
            <w:r>
              <w:t>5.085</w:t>
            </w:r>
          </w:p>
        </w:tc>
        <w:tc>
          <w:tcPr>
            <w:tcW w:w="1318" w:type="dxa"/>
          </w:tcPr>
          <w:p w14:paraId="341E81FA" w14:textId="77777777" w:rsidR="005B2D10" w:rsidRDefault="005B2D10" w:rsidP="00EB2184">
            <w:pPr>
              <w:cnfStyle w:val="000000100000" w:firstRow="0" w:lastRow="0" w:firstColumn="0" w:lastColumn="0" w:oddVBand="0" w:evenVBand="0" w:oddHBand="1" w:evenHBand="0" w:firstRowFirstColumn="0" w:firstRowLastColumn="0" w:lastRowFirstColumn="0" w:lastRowLastColumn="0"/>
            </w:pPr>
            <w:r>
              <w:t>7.225</w:t>
            </w:r>
          </w:p>
        </w:tc>
        <w:tc>
          <w:tcPr>
            <w:tcW w:w="1192" w:type="dxa"/>
          </w:tcPr>
          <w:p w14:paraId="116D1409" w14:textId="77777777" w:rsidR="005B2D10" w:rsidRDefault="005B2D10" w:rsidP="00EB2184">
            <w:pPr>
              <w:cnfStyle w:val="000000100000" w:firstRow="0" w:lastRow="0" w:firstColumn="0" w:lastColumn="0" w:oddVBand="0" w:evenVBand="0" w:oddHBand="1" w:evenHBand="0" w:firstRowFirstColumn="0" w:firstRowLastColumn="0" w:lastRowFirstColumn="0" w:lastRowLastColumn="0"/>
            </w:pPr>
            <w:r>
              <w:t>26.300</w:t>
            </w:r>
          </w:p>
        </w:tc>
      </w:tr>
      <w:tr w:rsidR="005B2D10" w14:paraId="71E9CD9A" w14:textId="77777777" w:rsidTr="005B2D10">
        <w:tc>
          <w:tcPr>
            <w:cnfStyle w:val="001000000000" w:firstRow="0" w:lastRow="0" w:firstColumn="1" w:lastColumn="0" w:oddVBand="0" w:evenVBand="0" w:oddHBand="0" w:evenHBand="0" w:firstRowFirstColumn="0" w:firstRowLastColumn="0" w:lastRowFirstColumn="0" w:lastRowLastColumn="0"/>
            <w:tcW w:w="1975" w:type="dxa"/>
          </w:tcPr>
          <w:p w14:paraId="2B48B4F6" w14:textId="241A0169" w:rsidR="005B2D10" w:rsidRDefault="005B2D10" w:rsidP="00EB2184">
            <w:r>
              <w:t>Min</w:t>
            </w:r>
          </w:p>
        </w:tc>
        <w:tc>
          <w:tcPr>
            <w:tcW w:w="996" w:type="dxa"/>
          </w:tcPr>
          <w:p w14:paraId="1F53028F" w14:textId="77777777" w:rsidR="005B2D10" w:rsidRDefault="005B2D10" w:rsidP="00EB2184">
            <w:pPr>
              <w:cnfStyle w:val="000000000000" w:firstRow="0" w:lastRow="0" w:firstColumn="0" w:lastColumn="0" w:oddVBand="0" w:evenVBand="0" w:oddHBand="0" w:evenHBand="0" w:firstRowFirstColumn="0" w:firstRowLastColumn="0" w:lastRowFirstColumn="0" w:lastRowLastColumn="0"/>
            </w:pPr>
            <w:r>
              <w:t>0.010</w:t>
            </w:r>
          </w:p>
        </w:tc>
        <w:tc>
          <w:tcPr>
            <w:tcW w:w="1206" w:type="dxa"/>
          </w:tcPr>
          <w:p w14:paraId="4E95DC79" w14:textId="77777777" w:rsidR="005B2D10" w:rsidRDefault="005B2D10" w:rsidP="00EB2184">
            <w:pPr>
              <w:cnfStyle w:val="000000000000" w:firstRow="0" w:lastRow="0" w:firstColumn="0" w:lastColumn="0" w:oddVBand="0" w:evenVBand="0" w:oddHBand="0" w:evenHBand="0" w:firstRowFirstColumn="0" w:firstRowLastColumn="0" w:lastRowFirstColumn="0" w:lastRowLastColumn="0"/>
            </w:pPr>
            <w:r>
              <w:t>0.010</w:t>
            </w:r>
          </w:p>
        </w:tc>
        <w:tc>
          <w:tcPr>
            <w:tcW w:w="1070" w:type="dxa"/>
          </w:tcPr>
          <w:p w14:paraId="6637F475" w14:textId="77777777" w:rsidR="005B2D10" w:rsidRDefault="005B2D10" w:rsidP="00EB2184">
            <w:pPr>
              <w:cnfStyle w:val="000000000000" w:firstRow="0" w:lastRow="0" w:firstColumn="0" w:lastColumn="0" w:oddVBand="0" w:evenVBand="0" w:oddHBand="0" w:evenHBand="0" w:firstRowFirstColumn="0" w:firstRowLastColumn="0" w:lastRowFirstColumn="0" w:lastRowLastColumn="0"/>
            </w:pPr>
            <w:r>
              <w:t>0.010</w:t>
            </w:r>
          </w:p>
        </w:tc>
        <w:tc>
          <w:tcPr>
            <w:tcW w:w="0" w:type="auto"/>
          </w:tcPr>
          <w:p w14:paraId="0BAA18EE" w14:textId="77777777" w:rsidR="005B2D10" w:rsidRDefault="005B2D10" w:rsidP="00EB2184">
            <w:pPr>
              <w:cnfStyle w:val="000000000000" w:firstRow="0" w:lastRow="0" w:firstColumn="0" w:lastColumn="0" w:oddVBand="0" w:evenVBand="0" w:oddHBand="0" w:evenHBand="0" w:firstRowFirstColumn="0" w:firstRowLastColumn="0" w:lastRowFirstColumn="0" w:lastRowLastColumn="0"/>
            </w:pPr>
            <w:r>
              <w:t>0.050</w:t>
            </w:r>
          </w:p>
        </w:tc>
        <w:tc>
          <w:tcPr>
            <w:tcW w:w="1318" w:type="dxa"/>
          </w:tcPr>
          <w:p w14:paraId="178B0F92" w14:textId="77777777" w:rsidR="005B2D10" w:rsidRDefault="005B2D10" w:rsidP="00EB2184">
            <w:pPr>
              <w:cnfStyle w:val="000000000000" w:firstRow="0" w:lastRow="0" w:firstColumn="0" w:lastColumn="0" w:oddVBand="0" w:evenVBand="0" w:oddHBand="0" w:evenHBand="0" w:firstRowFirstColumn="0" w:firstRowLastColumn="0" w:lastRowFirstColumn="0" w:lastRowLastColumn="0"/>
            </w:pPr>
            <w:r>
              <w:t>0.040</w:t>
            </w:r>
          </w:p>
        </w:tc>
        <w:tc>
          <w:tcPr>
            <w:tcW w:w="1192" w:type="dxa"/>
          </w:tcPr>
          <w:p w14:paraId="4CE114DA" w14:textId="77777777" w:rsidR="005B2D10" w:rsidRDefault="005B2D10" w:rsidP="00EB2184">
            <w:pPr>
              <w:cnfStyle w:val="000000000000" w:firstRow="0" w:lastRow="0" w:firstColumn="0" w:lastColumn="0" w:oddVBand="0" w:evenVBand="0" w:oddHBand="0" w:evenHBand="0" w:firstRowFirstColumn="0" w:firstRowLastColumn="0" w:lastRowFirstColumn="0" w:lastRowLastColumn="0"/>
            </w:pPr>
            <w:r>
              <w:t>0.060</w:t>
            </w:r>
          </w:p>
        </w:tc>
      </w:tr>
      <w:tr w:rsidR="005B2D10" w14:paraId="180A4CE9" w14:textId="77777777" w:rsidTr="005B2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3181880E" w14:textId="7B818EBC" w:rsidR="005B2D10" w:rsidRDefault="005B2D10" w:rsidP="00EB2184">
            <w:r>
              <w:t>Max</w:t>
            </w:r>
          </w:p>
        </w:tc>
        <w:tc>
          <w:tcPr>
            <w:tcW w:w="996" w:type="dxa"/>
          </w:tcPr>
          <w:p w14:paraId="514D4558" w14:textId="77777777" w:rsidR="005B2D10" w:rsidRDefault="005B2D10" w:rsidP="00EB2184">
            <w:pPr>
              <w:cnfStyle w:val="000000100000" w:firstRow="0" w:lastRow="0" w:firstColumn="0" w:lastColumn="0" w:oddVBand="0" w:evenVBand="0" w:oddHBand="1" w:evenHBand="0" w:firstRowFirstColumn="0" w:firstRowLastColumn="0" w:lastRowFirstColumn="0" w:lastRowLastColumn="0"/>
            </w:pPr>
            <w:r>
              <w:t>145.894</w:t>
            </w:r>
          </w:p>
        </w:tc>
        <w:tc>
          <w:tcPr>
            <w:tcW w:w="1206" w:type="dxa"/>
          </w:tcPr>
          <w:p w14:paraId="1C6A2D05" w14:textId="77777777" w:rsidR="005B2D10" w:rsidRDefault="005B2D10" w:rsidP="00EB2184">
            <w:pPr>
              <w:cnfStyle w:val="000000100000" w:firstRow="0" w:lastRow="0" w:firstColumn="0" w:lastColumn="0" w:oddVBand="0" w:evenVBand="0" w:oddHBand="1" w:evenHBand="0" w:firstRowFirstColumn="0" w:firstRowLastColumn="0" w:lastRowFirstColumn="0" w:lastRowLastColumn="0"/>
            </w:pPr>
            <w:r>
              <w:t>145.894</w:t>
            </w:r>
          </w:p>
        </w:tc>
        <w:tc>
          <w:tcPr>
            <w:tcW w:w="1070" w:type="dxa"/>
          </w:tcPr>
          <w:p w14:paraId="304DC972" w14:textId="77777777" w:rsidR="005B2D10" w:rsidRDefault="005B2D10" w:rsidP="00EB2184">
            <w:pPr>
              <w:cnfStyle w:val="000000100000" w:firstRow="0" w:lastRow="0" w:firstColumn="0" w:lastColumn="0" w:oddVBand="0" w:evenVBand="0" w:oddHBand="1" w:evenHBand="0" w:firstRowFirstColumn="0" w:firstRowLastColumn="0" w:lastRowFirstColumn="0" w:lastRowLastColumn="0"/>
            </w:pPr>
            <w:r>
              <w:t>34.400</w:t>
            </w:r>
          </w:p>
        </w:tc>
        <w:tc>
          <w:tcPr>
            <w:tcW w:w="0" w:type="auto"/>
          </w:tcPr>
          <w:p w14:paraId="3335EFD5" w14:textId="77777777" w:rsidR="005B2D10" w:rsidRDefault="005B2D10" w:rsidP="00EB2184">
            <w:pPr>
              <w:cnfStyle w:val="000000100000" w:firstRow="0" w:lastRow="0" w:firstColumn="0" w:lastColumn="0" w:oddVBand="0" w:evenVBand="0" w:oddHBand="1" w:evenHBand="0" w:firstRowFirstColumn="0" w:firstRowLastColumn="0" w:lastRowFirstColumn="0" w:lastRowLastColumn="0"/>
            </w:pPr>
            <w:r>
              <w:t>18.500</w:t>
            </w:r>
          </w:p>
        </w:tc>
        <w:tc>
          <w:tcPr>
            <w:tcW w:w="1318" w:type="dxa"/>
          </w:tcPr>
          <w:p w14:paraId="373E9AEB" w14:textId="77777777" w:rsidR="005B2D10" w:rsidRDefault="005B2D10" w:rsidP="00EB2184">
            <w:pPr>
              <w:cnfStyle w:val="000000100000" w:firstRow="0" w:lastRow="0" w:firstColumn="0" w:lastColumn="0" w:oddVBand="0" w:evenVBand="0" w:oddHBand="1" w:evenHBand="0" w:firstRowFirstColumn="0" w:firstRowLastColumn="0" w:lastRowFirstColumn="0" w:lastRowLastColumn="0"/>
            </w:pPr>
            <w:r>
              <w:t>57.000</w:t>
            </w:r>
          </w:p>
        </w:tc>
        <w:tc>
          <w:tcPr>
            <w:tcW w:w="1192" w:type="dxa"/>
          </w:tcPr>
          <w:p w14:paraId="77C9E95B" w14:textId="77777777" w:rsidR="005B2D10" w:rsidRDefault="005B2D10" w:rsidP="00EB2184">
            <w:pPr>
              <w:cnfStyle w:val="000000100000" w:firstRow="0" w:lastRow="0" w:firstColumn="0" w:lastColumn="0" w:oddVBand="0" w:evenVBand="0" w:oddHBand="1" w:evenHBand="0" w:firstRowFirstColumn="0" w:firstRowLastColumn="0" w:lastRowFirstColumn="0" w:lastRowLastColumn="0"/>
            </w:pPr>
            <w:r>
              <w:t>27.000</w:t>
            </w:r>
          </w:p>
        </w:tc>
      </w:tr>
    </w:tbl>
    <w:p w14:paraId="0C8C14C7" w14:textId="77777777" w:rsidR="00D8035C" w:rsidRDefault="00D8035C" w:rsidP="00D8035C"/>
    <w:p w14:paraId="7A53D9A6" w14:textId="758B1FC8" w:rsidR="002B4346" w:rsidRDefault="002B4346">
      <w:pPr>
        <w:spacing w:after="160" w:line="278" w:lineRule="auto"/>
      </w:pPr>
      <w:r>
        <w:br w:type="page"/>
      </w:r>
    </w:p>
    <w:p w14:paraId="754F3FAD" w14:textId="77777777" w:rsidR="00D8035C" w:rsidRPr="00D8035C" w:rsidRDefault="00D8035C" w:rsidP="00D8035C"/>
    <w:p w14:paraId="084233DD" w14:textId="28D13F4D" w:rsidR="00B531A9" w:rsidRDefault="005B2D10" w:rsidP="00FE4326">
      <w:pPr>
        <w:pStyle w:val="Heading2"/>
      </w:pPr>
      <w:r>
        <w:t xml:space="preserve">Supplemental </w:t>
      </w:r>
      <w:r w:rsidR="00BC5475">
        <w:t>Figure 1</w:t>
      </w:r>
      <w:r w:rsidR="00FE4326">
        <w:t xml:space="preserve">: </w:t>
      </w:r>
      <w:r w:rsidR="00BC5475">
        <w:t>Limits of Agreement by Direction of Evidence</w:t>
      </w:r>
    </w:p>
    <w:p w14:paraId="1D3D9F92" w14:textId="17606D49" w:rsidR="00D6245A" w:rsidRPr="00FE53D6" w:rsidRDefault="00D6245A" w:rsidP="00D6245A">
      <w:pPr>
        <w:pStyle w:val="p3"/>
      </w:pPr>
      <w:r>
        <w:t>Rows separate positive (</w:t>
      </w:r>
      <w:proofErr w:type="spellStart"/>
      <w:r>
        <w:t>LR</w:t>
      </w:r>
      <w:r w:rsidRPr="00394C68">
        <w:rPr>
          <w:vertAlign w:val="subscript"/>
        </w:rPr>
        <w:t>reported</w:t>
      </w:r>
      <w:proofErr w:type="spellEnd"/>
      <w:r>
        <w:t xml:space="preserve"> &gt; 1) from </w:t>
      </w:r>
      <w:proofErr w:type="gramStart"/>
      <w:r>
        <w:t>negative  findings</w:t>
      </w:r>
      <w:proofErr w:type="gramEnd"/>
      <w:r>
        <w:t xml:space="preserve"> (</w:t>
      </w:r>
      <w:proofErr w:type="spellStart"/>
      <w:r>
        <w:t>LR</w:t>
      </w:r>
      <w:r w:rsidRPr="00394C68">
        <w:rPr>
          <w:vertAlign w:val="subscript"/>
        </w:rPr>
        <w:t>reported</w:t>
      </w:r>
      <w:proofErr w:type="spellEnd"/>
      <w:r>
        <w:t xml:space="preserve"> &lt; 1). </w:t>
      </w:r>
    </w:p>
    <w:p w14:paraId="12CB530C" w14:textId="77777777" w:rsidR="00D6245A" w:rsidRPr="00D6245A" w:rsidRDefault="00D6245A" w:rsidP="00D6245A"/>
    <w:p w14:paraId="06FCE9F0" w14:textId="3D128860" w:rsidR="00FE4326" w:rsidRDefault="005B2D10" w:rsidP="00FE4326">
      <w:r w:rsidRPr="005B2D10">
        <w:rPr>
          <w:noProof/>
        </w:rPr>
        <w:drawing>
          <wp:inline distT="0" distB="0" distL="0" distR="0" wp14:anchorId="0B068E64" wp14:editId="46392017">
            <wp:extent cx="5943600" cy="3168650"/>
            <wp:effectExtent l="0" t="0" r="0" b="6350"/>
            <wp:docPr id="1410620033" name="Picture 1" descr="A group of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20033" name="Picture 1" descr="A group of colored dots&#10;&#10;AI-generated content may be incorrect."/>
                    <pic:cNvPicPr/>
                  </pic:nvPicPr>
                  <pic:blipFill>
                    <a:blip r:embed="rId16"/>
                    <a:stretch>
                      <a:fillRect/>
                    </a:stretch>
                  </pic:blipFill>
                  <pic:spPr>
                    <a:xfrm>
                      <a:off x="0" y="0"/>
                      <a:ext cx="5943600" cy="3168650"/>
                    </a:xfrm>
                    <a:prstGeom prst="rect">
                      <a:avLst/>
                    </a:prstGeom>
                  </pic:spPr>
                </pic:pic>
              </a:graphicData>
            </a:graphic>
          </wp:inline>
        </w:drawing>
      </w:r>
    </w:p>
    <w:p w14:paraId="527D5C11" w14:textId="7C4AD1FF" w:rsidR="002B4346" w:rsidRDefault="002B4346">
      <w:pPr>
        <w:spacing w:after="160" w:line="278" w:lineRule="auto"/>
      </w:pPr>
      <w:r>
        <w:br w:type="page"/>
      </w:r>
    </w:p>
    <w:p w14:paraId="5D67111B" w14:textId="77777777" w:rsidR="00D6245A" w:rsidRDefault="00D6245A" w:rsidP="00FE4326"/>
    <w:p w14:paraId="148A1ADB" w14:textId="1ABB28E9" w:rsidR="00FE4326" w:rsidRDefault="00B125D3" w:rsidP="00FE4326">
      <w:pPr>
        <w:pStyle w:val="Heading2"/>
      </w:pPr>
      <w:r>
        <w:t>Supplemental Table</w:t>
      </w:r>
      <w:r w:rsidR="005B2D10">
        <w:t xml:space="preserve"> 2</w:t>
      </w:r>
      <w:r>
        <w:t xml:space="preserve">: </w:t>
      </w:r>
      <w:r w:rsidR="00FE4326">
        <w:t xml:space="preserve">Coverage Intervals </w:t>
      </w:r>
    </w:p>
    <w:p w14:paraId="26449E4E" w14:textId="58D03187" w:rsidR="00D6245A" w:rsidRPr="00394C68" w:rsidRDefault="00B125D3" w:rsidP="00D6245A">
      <w:pPr>
        <w:rPr>
          <w:bCs/>
        </w:rPr>
      </w:pPr>
      <w:r w:rsidRPr="00B125D3">
        <w:t xml:space="preserve">Limits of Agreement </w:t>
      </w:r>
      <w:r w:rsidR="00D6245A" w:rsidRPr="00394C68">
        <w:rPr>
          <w:bCs/>
        </w:rPr>
        <w:t>that bound 50%, 75%, 90%, 95%, and 99% of model-generated likelihood ratios relative to literature-reported values. Intervals are expressed as multiplicative factors (“×”), indicating how far each model</w:t>
      </w:r>
      <w:r w:rsidR="00D6245A">
        <w:rPr>
          <w:bCs/>
        </w:rPr>
        <w:t xml:space="preserve"> can be expected to deviate </w:t>
      </w:r>
      <w:r w:rsidR="00D6245A" w:rsidRPr="00394C68">
        <w:rPr>
          <w:bCs/>
        </w:rPr>
        <w:t xml:space="preserve">reported LRs. Parentheses show 95% confidence intervals </w:t>
      </w:r>
      <w:r w:rsidR="00D6245A">
        <w:rPr>
          <w:bCs/>
        </w:rPr>
        <w:t>for</w:t>
      </w:r>
      <w:r w:rsidR="00D6245A" w:rsidRPr="00394C68">
        <w:rPr>
          <w:bCs/>
        </w:rPr>
        <w:t xml:space="preserve"> </w:t>
      </w:r>
      <w:r w:rsidR="00D6245A">
        <w:rPr>
          <w:bCs/>
        </w:rPr>
        <w:t xml:space="preserve">the estimate of </w:t>
      </w:r>
      <w:r w:rsidR="00D6245A" w:rsidRPr="00394C68">
        <w:rPr>
          <w:bCs/>
        </w:rPr>
        <w:t>each coverage limit</w:t>
      </w:r>
      <w:r w:rsidR="00D6245A">
        <w:rPr>
          <w:bCs/>
        </w:rPr>
        <w:t>.</w:t>
      </w:r>
    </w:p>
    <w:p w14:paraId="13790F17" w14:textId="77777777" w:rsidR="00D6245A" w:rsidRPr="00B125D3" w:rsidRDefault="00D6245A" w:rsidP="00B125D3"/>
    <w:p w14:paraId="4F77571D" w14:textId="77777777" w:rsidR="00B125D3" w:rsidRPr="00B125D3" w:rsidRDefault="00B125D3" w:rsidP="00B125D3">
      <w:pPr>
        <w:rPr>
          <w:b/>
          <w:bCs/>
        </w:rPr>
      </w:pPr>
      <w:r w:rsidRPr="00B125D3">
        <w:rPr>
          <w:b/>
          <w:bCs/>
        </w:rPr>
        <w:t xml:space="preserve">Model: </w:t>
      </w:r>
      <w:proofErr w:type="spellStart"/>
      <w:r w:rsidRPr="00B125D3">
        <w:rPr>
          <w:b/>
          <w:bCs/>
        </w:rPr>
        <w:t>gpt</w:t>
      </w:r>
      <w:proofErr w:type="spellEnd"/>
      <w:r w:rsidRPr="00B125D3">
        <w:rPr>
          <w:b/>
          <w:bCs/>
        </w:rPr>
        <w:t xml:space="preserve"> 4o</w:t>
      </w:r>
    </w:p>
    <w:tbl>
      <w:tblPr>
        <w:tblStyle w:val="GridTable6Colorful"/>
        <w:tblW w:w="0" w:type="auto"/>
        <w:tblLook w:val="04A0" w:firstRow="1" w:lastRow="0" w:firstColumn="1" w:lastColumn="0" w:noHBand="0" w:noVBand="1"/>
      </w:tblPr>
      <w:tblGrid>
        <w:gridCol w:w="1260"/>
        <w:gridCol w:w="2520"/>
        <w:gridCol w:w="2520"/>
      </w:tblGrid>
      <w:tr w:rsidR="00B125D3" w:rsidRPr="00B125D3" w14:paraId="5A6F62EB" w14:textId="77777777" w:rsidTr="00B125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3055C91B" w14:textId="59907415" w:rsidR="00B125D3" w:rsidRPr="00B125D3" w:rsidRDefault="00B125D3" w:rsidP="00B125D3">
            <w:r w:rsidRPr="00B125D3">
              <w:t>Coverage</w:t>
            </w:r>
          </w:p>
        </w:tc>
        <w:tc>
          <w:tcPr>
            <w:tcW w:w="2520" w:type="dxa"/>
          </w:tcPr>
          <w:p w14:paraId="6610D4EB" w14:textId="77777777" w:rsidR="00B125D3" w:rsidRPr="00B125D3" w:rsidRDefault="00B125D3" w:rsidP="00B125D3">
            <w:pPr>
              <w:cnfStyle w:val="100000000000" w:firstRow="1" w:lastRow="0" w:firstColumn="0" w:lastColumn="0" w:oddVBand="0" w:evenVBand="0" w:oddHBand="0" w:evenHBand="0" w:firstRowFirstColumn="0" w:firstRowLastColumn="0" w:lastRowFirstColumn="0" w:lastRowLastColumn="0"/>
            </w:pPr>
            <w:r w:rsidRPr="00B125D3">
              <w:t>Lower edge (95% CI)</w:t>
            </w:r>
          </w:p>
        </w:tc>
        <w:tc>
          <w:tcPr>
            <w:tcW w:w="2520" w:type="dxa"/>
          </w:tcPr>
          <w:p w14:paraId="2EC5197B" w14:textId="77777777" w:rsidR="00B125D3" w:rsidRPr="00B125D3" w:rsidRDefault="00B125D3" w:rsidP="00B125D3">
            <w:pPr>
              <w:cnfStyle w:val="100000000000" w:firstRow="1" w:lastRow="0" w:firstColumn="0" w:lastColumn="0" w:oddVBand="0" w:evenVBand="0" w:oddHBand="0" w:evenHBand="0" w:firstRowFirstColumn="0" w:firstRowLastColumn="0" w:lastRowFirstColumn="0" w:lastRowLastColumn="0"/>
            </w:pPr>
            <w:r w:rsidRPr="00B125D3">
              <w:t>Upper edge (95% CI)</w:t>
            </w:r>
          </w:p>
        </w:tc>
      </w:tr>
      <w:tr w:rsidR="00B125D3" w:rsidRPr="00B125D3" w14:paraId="24E0059D"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7E32A609" w14:textId="77777777" w:rsidR="00B125D3" w:rsidRPr="00B125D3" w:rsidRDefault="00B125D3" w:rsidP="00B125D3">
            <w:r w:rsidRPr="00B125D3">
              <w:t>50%</w:t>
            </w:r>
          </w:p>
        </w:tc>
        <w:tc>
          <w:tcPr>
            <w:tcW w:w="2520" w:type="dxa"/>
          </w:tcPr>
          <w:p w14:paraId="7818B136"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0.61x (0.57x - 0.65x)</w:t>
            </w:r>
          </w:p>
        </w:tc>
        <w:tc>
          <w:tcPr>
            <w:tcW w:w="2520" w:type="dxa"/>
          </w:tcPr>
          <w:p w14:paraId="66534DE4"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1.70 (1.60x - 1.81x)</w:t>
            </w:r>
          </w:p>
        </w:tc>
      </w:tr>
      <w:tr w:rsidR="00B125D3" w:rsidRPr="00B125D3" w14:paraId="2BBB616B" w14:textId="77777777" w:rsidTr="00B125D3">
        <w:trPr>
          <w:trHeight w:val="153"/>
        </w:trPr>
        <w:tc>
          <w:tcPr>
            <w:cnfStyle w:val="001000000000" w:firstRow="0" w:lastRow="0" w:firstColumn="1" w:lastColumn="0" w:oddVBand="0" w:evenVBand="0" w:oddHBand="0" w:evenHBand="0" w:firstRowFirstColumn="0" w:firstRowLastColumn="0" w:lastRowFirstColumn="0" w:lastRowLastColumn="0"/>
            <w:tcW w:w="1260" w:type="dxa"/>
          </w:tcPr>
          <w:p w14:paraId="41440D16" w14:textId="77777777" w:rsidR="00B125D3" w:rsidRPr="00B125D3" w:rsidRDefault="00B125D3" w:rsidP="00B125D3">
            <w:r w:rsidRPr="00B125D3">
              <w:t>75%</w:t>
            </w:r>
          </w:p>
        </w:tc>
        <w:tc>
          <w:tcPr>
            <w:tcW w:w="2520" w:type="dxa"/>
          </w:tcPr>
          <w:p w14:paraId="6AB6CF8B"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0.42x (0.39x - 0.46x)</w:t>
            </w:r>
          </w:p>
        </w:tc>
        <w:tc>
          <w:tcPr>
            <w:tcW w:w="2520" w:type="dxa"/>
          </w:tcPr>
          <w:p w14:paraId="0244FD70"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2.44 (2.27x - 2.63x)</w:t>
            </w:r>
          </w:p>
        </w:tc>
      </w:tr>
      <w:tr w:rsidR="00B125D3" w:rsidRPr="00B125D3" w14:paraId="574CB7F8"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4E951466" w14:textId="77777777" w:rsidR="00B125D3" w:rsidRPr="00B125D3" w:rsidRDefault="00B125D3" w:rsidP="00B125D3">
            <w:r w:rsidRPr="00B125D3">
              <w:t>90%</w:t>
            </w:r>
          </w:p>
        </w:tc>
        <w:tc>
          <w:tcPr>
            <w:tcW w:w="2520" w:type="dxa"/>
          </w:tcPr>
          <w:p w14:paraId="483C6552"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0.29x (0.27x - 0.32x)</w:t>
            </w:r>
          </w:p>
        </w:tc>
        <w:tc>
          <w:tcPr>
            <w:tcW w:w="2520" w:type="dxa"/>
          </w:tcPr>
          <w:p w14:paraId="5007D394"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3.56 (3.27x - 3.88x)</w:t>
            </w:r>
          </w:p>
        </w:tc>
      </w:tr>
      <w:tr w:rsidR="00B125D3" w:rsidRPr="00B125D3" w14:paraId="2598615E" w14:textId="77777777" w:rsidTr="00B125D3">
        <w:tc>
          <w:tcPr>
            <w:cnfStyle w:val="001000000000" w:firstRow="0" w:lastRow="0" w:firstColumn="1" w:lastColumn="0" w:oddVBand="0" w:evenVBand="0" w:oddHBand="0" w:evenHBand="0" w:firstRowFirstColumn="0" w:firstRowLastColumn="0" w:lastRowFirstColumn="0" w:lastRowLastColumn="0"/>
            <w:tcW w:w="1260" w:type="dxa"/>
          </w:tcPr>
          <w:p w14:paraId="353A91D1" w14:textId="77777777" w:rsidR="00B125D3" w:rsidRPr="00B125D3" w:rsidRDefault="00B125D3" w:rsidP="00B125D3">
            <w:r w:rsidRPr="00B125D3">
              <w:t>95%</w:t>
            </w:r>
          </w:p>
        </w:tc>
        <w:tc>
          <w:tcPr>
            <w:tcW w:w="2520" w:type="dxa"/>
          </w:tcPr>
          <w:p w14:paraId="22F8C7E8"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0.23x (0.21x - 0.25x)</w:t>
            </w:r>
          </w:p>
        </w:tc>
        <w:tc>
          <w:tcPr>
            <w:tcW w:w="2520" w:type="dxa"/>
          </w:tcPr>
          <w:p w14:paraId="3D19E5F9"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4.53 (4.11x - 4.99x)</w:t>
            </w:r>
          </w:p>
        </w:tc>
      </w:tr>
      <w:tr w:rsidR="00B125D3" w:rsidRPr="00B125D3" w14:paraId="66D690A2"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61DC19CE" w14:textId="77777777" w:rsidR="00B125D3" w:rsidRPr="00B125D3" w:rsidRDefault="00B125D3" w:rsidP="00B125D3">
            <w:r w:rsidRPr="00B125D3">
              <w:t>99%</w:t>
            </w:r>
          </w:p>
        </w:tc>
        <w:tc>
          <w:tcPr>
            <w:tcW w:w="2520" w:type="dxa"/>
          </w:tcPr>
          <w:p w14:paraId="53D6D8B0"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0.14x (0.13x - 0.16x)</w:t>
            </w:r>
          </w:p>
        </w:tc>
        <w:tc>
          <w:tcPr>
            <w:tcW w:w="2520" w:type="dxa"/>
          </w:tcPr>
          <w:p w14:paraId="7443C481"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7.24 (6.43x - 8.14x)</w:t>
            </w:r>
          </w:p>
        </w:tc>
      </w:tr>
    </w:tbl>
    <w:p w14:paraId="507775C9" w14:textId="77777777" w:rsidR="00B125D3" w:rsidRPr="00B125D3" w:rsidRDefault="00B125D3" w:rsidP="00B125D3"/>
    <w:p w14:paraId="11EE7F2E" w14:textId="77777777" w:rsidR="00B125D3" w:rsidRPr="00B125D3" w:rsidRDefault="00B125D3" w:rsidP="00B125D3">
      <w:pPr>
        <w:rPr>
          <w:b/>
          <w:bCs/>
        </w:rPr>
      </w:pPr>
      <w:r w:rsidRPr="00B125D3">
        <w:rPr>
          <w:b/>
          <w:bCs/>
        </w:rPr>
        <w:t>Model: o3</w:t>
      </w:r>
    </w:p>
    <w:tbl>
      <w:tblPr>
        <w:tblStyle w:val="GridTable6Colorful"/>
        <w:tblW w:w="0" w:type="auto"/>
        <w:tblLook w:val="04A0" w:firstRow="1" w:lastRow="0" w:firstColumn="1" w:lastColumn="0" w:noHBand="0" w:noVBand="1"/>
      </w:tblPr>
      <w:tblGrid>
        <w:gridCol w:w="1260"/>
        <w:gridCol w:w="2520"/>
        <w:gridCol w:w="2520"/>
      </w:tblGrid>
      <w:tr w:rsidR="00B125D3" w:rsidRPr="00B125D3" w14:paraId="57290A81" w14:textId="77777777" w:rsidTr="00B125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0591D56A" w14:textId="0D891F54" w:rsidR="00B125D3" w:rsidRPr="00B125D3" w:rsidRDefault="00B125D3" w:rsidP="00B125D3">
            <w:r w:rsidRPr="00B125D3">
              <w:t xml:space="preserve">Coverage </w:t>
            </w:r>
          </w:p>
        </w:tc>
        <w:tc>
          <w:tcPr>
            <w:tcW w:w="2520" w:type="dxa"/>
          </w:tcPr>
          <w:p w14:paraId="46B504D8" w14:textId="77777777" w:rsidR="00B125D3" w:rsidRPr="00B125D3" w:rsidRDefault="00B125D3" w:rsidP="00B125D3">
            <w:pPr>
              <w:cnfStyle w:val="100000000000" w:firstRow="1" w:lastRow="0" w:firstColumn="0" w:lastColumn="0" w:oddVBand="0" w:evenVBand="0" w:oddHBand="0" w:evenHBand="0" w:firstRowFirstColumn="0" w:firstRowLastColumn="0" w:lastRowFirstColumn="0" w:lastRowLastColumn="0"/>
            </w:pPr>
            <w:r w:rsidRPr="00B125D3">
              <w:t>Lower edge (95% CI)</w:t>
            </w:r>
          </w:p>
        </w:tc>
        <w:tc>
          <w:tcPr>
            <w:tcW w:w="2520" w:type="dxa"/>
          </w:tcPr>
          <w:p w14:paraId="2987BB4C" w14:textId="77777777" w:rsidR="00B125D3" w:rsidRPr="00B125D3" w:rsidRDefault="00B125D3" w:rsidP="00B125D3">
            <w:pPr>
              <w:cnfStyle w:val="100000000000" w:firstRow="1" w:lastRow="0" w:firstColumn="0" w:lastColumn="0" w:oddVBand="0" w:evenVBand="0" w:oddHBand="0" w:evenHBand="0" w:firstRowFirstColumn="0" w:firstRowLastColumn="0" w:lastRowFirstColumn="0" w:lastRowLastColumn="0"/>
            </w:pPr>
            <w:r w:rsidRPr="00B125D3">
              <w:t>Upper edge (95% CI)</w:t>
            </w:r>
          </w:p>
        </w:tc>
      </w:tr>
      <w:tr w:rsidR="00B125D3" w:rsidRPr="00B125D3" w14:paraId="2F16C381"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5C84E408" w14:textId="77777777" w:rsidR="00B125D3" w:rsidRPr="00B125D3" w:rsidRDefault="00B125D3" w:rsidP="00B125D3">
            <w:r w:rsidRPr="00B125D3">
              <w:t>50%</w:t>
            </w:r>
          </w:p>
        </w:tc>
        <w:tc>
          <w:tcPr>
            <w:tcW w:w="2520" w:type="dxa"/>
          </w:tcPr>
          <w:p w14:paraId="712CF9B2"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0.60x (0.56x - 0.63x)</w:t>
            </w:r>
          </w:p>
        </w:tc>
        <w:tc>
          <w:tcPr>
            <w:tcW w:w="2520" w:type="dxa"/>
          </w:tcPr>
          <w:p w14:paraId="657405FE"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1.64 (1.54x - 1.74x)</w:t>
            </w:r>
          </w:p>
        </w:tc>
      </w:tr>
      <w:tr w:rsidR="00B125D3" w:rsidRPr="00B125D3" w14:paraId="47A9F5B4" w14:textId="77777777" w:rsidTr="00B125D3">
        <w:tc>
          <w:tcPr>
            <w:cnfStyle w:val="001000000000" w:firstRow="0" w:lastRow="0" w:firstColumn="1" w:lastColumn="0" w:oddVBand="0" w:evenVBand="0" w:oddHBand="0" w:evenHBand="0" w:firstRowFirstColumn="0" w:firstRowLastColumn="0" w:lastRowFirstColumn="0" w:lastRowLastColumn="0"/>
            <w:tcW w:w="1260" w:type="dxa"/>
          </w:tcPr>
          <w:p w14:paraId="17570ABA" w14:textId="77777777" w:rsidR="00B125D3" w:rsidRPr="00B125D3" w:rsidRDefault="00B125D3" w:rsidP="00B125D3">
            <w:r w:rsidRPr="00B125D3">
              <w:t>75%</w:t>
            </w:r>
          </w:p>
        </w:tc>
        <w:tc>
          <w:tcPr>
            <w:tcW w:w="2520" w:type="dxa"/>
          </w:tcPr>
          <w:p w14:paraId="01433367"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0.42x (0.39x - 0.45x)</w:t>
            </w:r>
          </w:p>
        </w:tc>
        <w:tc>
          <w:tcPr>
            <w:tcW w:w="2520" w:type="dxa"/>
          </w:tcPr>
          <w:p w14:paraId="0A17A1E1"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2.33 (2.17x - 2.51x)</w:t>
            </w:r>
          </w:p>
        </w:tc>
      </w:tr>
      <w:tr w:rsidR="00B125D3" w:rsidRPr="00B125D3" w14:paraId="6355BF16"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5E43CBE0" w14:textId="77777777" w:rsidR="00B125D3" w:rsidRPr="00B125D3" w:rsidRDefault="00B125D3" w:rsidP="00B125D3">
            <w:r w:rsidRPr="00B125D3">
              <w:t>90%</w:t>
            </w:r>
          </w:p>
        </w:tc>
        <w:tc>
          <w:tcPr>
            <w:tcW w:w="2520" w:type="dxa"/>
          </w:tcPr>
          <w:p w14:paraId="69F12B8F"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0.29x (0.26x - 0.31x)</w:t>
            </w:r>
          </w:p>
        </w:tc>
        <w:tc>
          <w:tcPr>
            <w:tcW w:w="2520" w:type="dxa"/>
          </w:tcPr>
          <w:p w14:paraId="64210F53"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3.38 (3.10x - 3.68x)</w:t>
            </w:r>
          </w:p>
        </w:tc>
      </w:tr>
      <w:tr w:rsidR="00B125D3" w:rsidRPr="00B125D3" w14:paraId="60B83A44" w14:textId="77777777" w:rsidTr="00B125D3">
        <w:tc>
          <w:tcPr>
            <w:cnfStyle w:val="001000000000" w:firstRow="0" w:lastRow="0" w:firstColumn="1" w:lastColumn="0" w:oddVBand="0" w:evenVBand="0" w:oddHBand="0" w:evenHBand="0" w:firstRowFirstColumn="0" w:firstRowLastColumn="0" w:lastRowFirstColumn="0" w:lastRowLastColumn="0"/>
            <w:tcW w:w="1260" w:type="dxa"/>
          </w:tcPr>
          <w:p w14:paraId="6B90AA52" w14:textId="77777777" w:rsidR="00B125D3" w:rsidRPr="00B125D3" w:rsidRDefault="00B125D3" w:rsidP="00B125D3">
            <w:r w:rsidRPr="00B125D3">
              <w:t>95%</w:t>
            </w:r>
          </w:p>
        </w:tc>
        <w:tc>
          <w:tcPr>
            <w:tcW w:w="2520" w:type="dxa"/>
          </w:tcPr>
          <w:p w14:paraId="27E30B3E"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0.23x (0.21x - 0.25x)</w:t>
            </w:r>
          </w:p>
        </w:tc>
        <w:tc>
          <w:tcPr>
            <w:tcW w:w="2520" w:type="dxa"/>
          </w:tcPr>
          <w:p w14:paraId="4C332250"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4.28 (3.89x - 4.71x)</w:t>
            </w:r>
          </w:p>
        </w:tc>
      </w:tr>
      <w:tr w:rsidR="00B125D3" w:rsidRPr="00B125D3" w14:paraId="274A556A"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16A02F6D" w14:textId="77777777" w:rsidR="00B125D3" w:rsidRPr="00B125D3" w:rsidRDefault="00B125D3" w:rsidP="00B125D3">
            <w:r w:rsidRPr="00B125D3">
              <w:t>99%</w:t>
            </w:r>
          </w:p>
        </w:tc>
        <w:tc>
          <w:tcPr>
            <w:tcW w:w="2520" w:type="dxa"/>
          </w:tcPr>
          <w:p w14:paraId="1A483195"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0.14x (0.13x - 0.16x)</w:t>
            </w:r>
          </w:p>
        </w:tc>
        <w:tc>
          <w:tcPr>
            <w:tcW w:w="2520" w:type="dxa"/>
          </w:tcPr>
          <w:p w14:paraId="5EA2D175"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6.79 (6.05x - 7.62x)</w:t>
            </w:r>
          </w:p>
        </w:tc>
      </w:tr>
    </w:tbl>
    <w:p w14:paraId="69BB8A2A" w14:textId="77777777" w:rsidR="00B125D3" w:rsidRPr="00B125D3" w:rsidRDefault="00B125D3" w:rsidP="00B125D3"/>
    <w:p w14:paraId="5AB0521C" w14:textId="77777777" w:rsidR="00B125D3" w:rsidRPr="00B125D3" w:rsidRDefault="00B125D3" w:rsidP="00B125D3">
      <w:pPr>
        <w:rPr>
          <w:b/>
          <w:bCs/>
        </w:rPr>
      </w:pPr>
      <w:r w:rsidRPr="00B125D3">
        <w:rPr>
          <w:b/>
          <w:bCs/>
        </w:rPr>
        <w:t xml:space="preserve">Model: </w:t>
      </w:r>
      <w:proofErr w:type="spellStart"/>
      <w:r w:rsidRPr="00B125D3">
        <w:rPr>
          <w:b/>
          <w:bCs/>
        </w:rPr>
        <w:t>gpt</w:t>
      </w:r>
      <w:proofErr w:type="spellEnd"/>
      <w:r w:rsidRPr="00B125D3">
        <w:rPr>
          <w:b/>
          <w:bCs/>
        </w:rPr>
        <w:t xml:space="preserve"> 5</w:t>
      </w:r>
    </w:p>
    <w:tbl>
      <w:tblPr>
        <w:tblStyle w:val="GridTable6Colorful"/>
        <w:tblW w:w="0" w:type="auto"/>
        <w:tblLook w:val="04A0" w:firstRow="1" w:lastRow="0" w:firstColumn="1" w:lastColumn="0" w:noHBand="0" w:noVBand="1"/>
      </w:tblPr>
      <w:tblGrid>
        <w:gridCol w:w="1189"/>
        <w:gridCol w:w="2496"/>
        <w:gridCol w:w="2610"/>
      </w:tblGrid>
      <w:tr w:rsidR="00B125D3" w:rsidRPr="00B125D3" w14:paraId="2CD5145A" w14:textId="77777777" w:rsidTr="00B125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394AE8BE" w14:textId="60BA3465" w:rsidR="00B125D3" w:rsidRPr="00B125D3" w:rsidRDefault="00B125D3" w:rsidP="00B125D3">
            <w:r w:rsidRPr="00B125D3">
              <w:t xml:space="preserve">Coverage </w:t>
            </w:r>
          </w:p>
        </w:tc>
        <w:tc>
          <w:tcPr>
            <w:tcW w:w="2496" w:type="dxa"/>
          </w:tcPr>
          <w:p w14:paraId="09CFA26F" w14:textId="77777777" w:rsidR="00B125D3" w:rsidRPr="00B125D3" w:rsidRDefault="00B125D3" w:rsidP="00B125D3">
            <w:pPr>
              <w:cnfStyle w:val="100000000000" w:firstRow="1" w:lastRow="0" w:firstColumn="0" w:lastColumn="0" w:oddVBand="0" w:evenVBand="0" w:oddHBand="0" w:evenHBand="0" w:firstRowFirstColumn="0" w:firstRowLastColumn="0" w:lastRowFirstColumn="0" w:lastRowLastColumn="0"/>
            </w:pPr>
            <w:r w:rsidRPr="00B125D3">
              <w:t>Lower edge (95% CI)</w:t>
            </w:r>
          </w:p>
        </w:tc>
        <w:tc>
          <w:tcPr>
            <w:tcW w:w="2610" w:type="dxa"/>
          </w:tcPr>
          <w:p w14:paraId="7D9734E4" w14:textId="77777777" w:rsidR="00B125D3" w:rsidRPr="00B125D3" w:rsidRDefault="00B125D3" w:rsidP="00B125D3">
            <w:pPr>
              <w:cnfStyle w:val="100000000000" w:firstRow="1" w:lastRow="0" w:firstColumn="0" w:lastColumn="0" w:oddVBand="0" w:evenVBand="0" w:oddHBand="0" w:evenHBand="0" w:firstRowFirstColumn="0" w:firstRowLastColumn="0" w:lastRowFirstColumn="0" w:lastRowLastColumn="0"/>
            </w:pPr>
            <w:r w:rsidRPr="00B125D3">
              <w:t>Upper edge (95% CI)</w:t>
            </w:r>
          </w:p>
        </w:tc>
      </w:tr>
      <w:tr w:rsidR="00B125D3" w:rsidRPr="00B125D3" w14:paraId="6EED876D"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057A8E66" w14:textId="77777777" w:rsidR="00B125D3" w:rsidRPr="00B125D3" w:rsidRDefault="00B125D3" w:rsidP="00B125D3">
            <w:r w:rsidRPr="00B125D3">
              <w:t>50%</w:t>
            </w:r>
          </w:p>
        </w:tc>
        <w:tc>
          <w:tcPr>
            <w:tcW w:w="2496" w:type="dxa"/>
          </w:tcPr>
          <w:p w14:paraId="49B5A064"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0.63x (0.59x - 0.66x)</w:t>
            </w:r>
          </w:p>
        </w:tc>
        <w:tc>
          <w:tcPr>
            <w:tcW w:w="2610" w:type="dxa"/>
          </w:tcPr>
          <w:p w14:paraId="57D70527"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1.56 (1.47x - 1.65x)</w:t>
            </w:r>
          </w:p>
        </w:tc>
      </w:tr>
      <w:tr w:rsidR="00B125D3" w:rsidRPr="00B125D3" w14:paraId="468A1DFE" w14:textId="77777777" w:rsidTr="00B125D3">
        <w:tc>
          <w:tcPr>
            <w:cnfStyle w:val="001000000000" w:firstRow="0" w:lastRow="0" w:firstColumn="1" w:lastColumn="0" w:oddVBand="0" w:evenVBand="0" w:oddHBand="0" w:evenHBand="0" w:firstRowFirstColumn="0" w:firstRowLastColumn="0" w:lastRowFirstColumn="0" w:lastRowLastColumn="0"/>
            <w:tcW w:w="1189" w:type="dxa"/>
          </w:tcPr>
          <w:p w14:paraId="29714DC5" w14:textId="77777777" w:rsidR="00B125D3" w:rsidRPr="00B125D3" w:rsidRDefault="00B125D3" w:rsidP="00B125D3">
            <w:r w:rsidRPr="00B125D3">
              <w:t>75%</w:t>
            </w:r>
          </w:p>
        </w:tc>
        <w:tc>
          <w:tcPr>
            <w:tcW w:w="2496" w:type="dxa"/>
          </w:tcPr>
          <w:p w14:paraId="7AC14B11"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0.46x (0.43x - 0.49x)</w:t>
            </w:r>
          </w:p>
        </w:tc>
        <w:tc>
          <w:tcPr>
            <w:tcW w:w="2610" w:type="dxa"/>
          </w:tcPr>
          <w:p w14:paraId="6469B679"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2.15 (2.01x - 2.29x)</w:t>
            </w:r>
          </w:p>
        </w:tc>
      </w:tr>
      <w:tr w:rsidR="00B125D3" w:rsidRPr="00B125D3" w14:paraId="7A238EE8"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3BAD718A" w14:textId="77777777" w:rsidR="00B125D3" w:rsidRPr="00B125D3" w:rsidRDefault="00B125D3" w:rsidP="00B125D3">
            <w:r w:rsidRPr="00B125D3">
              <w:t>90%</w:t>
            </w:r>
          </w:p>
        </w:tc>
        <w:tc>
          <w:tcPr>
            <w:tcW w:w="2496" w:type="dxa"/>
          </w:tcPr>
          <w:p w14:paraId="07E993ED"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0.33x (0.30x - 0.35x)</w:t>
            </w:r>
          </w:p>
        </w:tc>
        <w:tc>
          <w:tcPr>
            <w:tcW w:w="2610" w:type="dxa"/>
          </w:tcPr>
          <w:p w14:paraId="26DCA7F1"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2.99 (2.77x - 3.23x)</w:t>
            </w:r>
          </w:p>
        </w:tc>
      </w:tr>
      <w:tr w:rsidR="00B125D3" w:rsidRPr="00B125D3" w14:paraId="50E76266" w14:textId="77777777" w:rsidTr="00B125D3">
        <w:tc>
          <w:tcPr>
            <w:cnfStyle w:val="001000000000" w:firstRow="0" w:lastRow="0" w:firstColumn="1" w:lastColumn="0" w:oddVBand="0" w:evenVBand="0" w:oddHBand="0" w:evenHBand="0" w:firstRowFirstColumn="0" w:firstRowLastColumn="0" w:lastRowFirstColumn="0" w:lastRowLastColumn="0"/>
            <w:tcW w:w="1189" w:type="dxa"/>
          </w:tcPr>
          <w:p w14:paraId="412E49A0" w14:textId="77777777" w:rsidR="00B125D3" w:rsidRPr="00B125D3" w:rsidRDefault="00B125D3" w:rsidP="00B125D3">
            <w:r w:rsidRPr="00B125D3">
              <w:t>95%</w:t>
            </w:r>
          </w:p>
        </w:tc>
        <w:tc>
          <w:tcPr>
            <w:tcW w:w="2496" w:type="dxa"/>
          </w:tcPr>
          <w:p w14:paraId="27CB55D2"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0.26x (0.24x - 0.29x)</w:t>
            </w:r>
          </w:p>
        </w:tc>
        <w:tc>
          <w:tcPr>
            <w:tcW w:w="2610" w:type="dxa"/>
          </w:tcPr>
          <w:p w14:paraId="3EA812D6"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3.70 (3.40x - 4.03x)</w:t>
            </w:r>
          </w:p>
        </w:tc>
      </w:tr>
      <w:tr w:rsidR="00B125D3" w:rsidRPr="00B125D3" w14:paraId="21E2E1E2"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57B6C7E8" w14:textId="77777777" w:rsidR="00B125D3" w:rsidRPr="00B125D3" w:rsidRDefault="00B125D3" w:rsidP="00B125D3">
            <w:r w:rsidRPr="00B125D3">
              <w:t>99%</w:t>
            </w:r>
          </w:p>
        </w:tc>
        <w:tc>
          <w:tcPr>
            <w:tcW w:w="2496" w:type="dxa"/>
          </w:tcPr>
          <w:p w14:paraId="1A1FFBDB"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0.17x (0.16x - 0.19x)</w:t>
            </w:r>
          </w:p>
        </w:tc>
        <w:tc>
          <w:tcPr>
            <w:tcW w:w="2610" w:type="dxa"/>
          </w:tcPr>
          <w:p w14:paraId="580DBB9A"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5.61 (5.05x - 6.22x)</w:t>
            </w:r>
          </w:p>
        </w:tc>
      </w:tr>
    </w:tbl>
    <w:p w14:paraId="39829418" w14:textId="77777777" w:rsidR="00FE4326" w:rsidRDefault="00FE4326" w:rsidP="00FE4326"/>
    <w:p w14:paraId="3F40AE99" w14:textId="6A78171A" w:rsidR="00FE4326" w:rsidRDefault="005B2D10" w:rsidP="00FE4326">
      <w:pPr>
        <w:pStyle w:val="Heading2"/>
      </w:pPr>
      <w:r>
        <w:t>Supplemental Figure 2</w:t>
      </w:r>
      <w:r w:rsidR="002B4346">
        <w:t xml:space="preserve"> (a-c)</w:t>
      </w:r>
      <w:r>
        <w:t xml:space="preserve">: </w:t>
      </w:r>
      <w:r w:rsidR="00FE4326">
        <w:t xml:space="preserve">Calibration Plots </w:t>
      </w:r>
    </w:p>
    <w:p w14:paraId="6FD3A18F" w14:textId="39C2D98C" w:rsidR="00FE4326" w:rsidRDefault="00BC5475" w:rsidP="00FE4326">
      <w:r>
        <w:t>LR’s are presented on the logarithmic</w:t>
      </w:r>
      <w:r w:rsidR="002B4346">
        <w:rPr>
          <w:noProof/>
          <w14:ligatures w14:val="standardContextual"/>
        </w:rPr>
        <w:drawing>
          <wp:inline distT="0" distB="0" distL="0" distR="0" wp14:anchorId="0320A07D" wp14:editId="15B9909D">
            <wp:extent cx="4406900" cy="4546600"/>
            <wp:effectExtent l="0" t="0" r="0" b="0"/>
            <wp:docPr id="9870454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45480" name="Picture 987045480"/>
                    <pic:cNvPicPr/>
                  </pic:nvPicPr>
                  <pic:blipFill>
                    <a:blip r:embed="rId17"/>
                    <a:stretch>
                      <a:fillRect/>
                    </a:stretch>
                  </pic:blipFill>
                  <pic:spPr>
                    <a:xfrm>
                      <a:off x="0" y="0"/>
                      <a:ext cx="4406900" cy="4546600"/>
                    </a:xfrm>
                    <a:prstGeom prst="rect">
                      <a:avLst/>
                    </a:prstGeom>
                  </pic:spPr>
                </pic:pic>
              </a:graphicData>
            </a:graphic>
          </wp:inline>
        </w:drawing>
      </w:r>
      <w:r>
        <w:t xml:space="preserve"> scale.</w:t>
      </w:r>
    </w:p>
    <w:p w14:paraId="0FDAC99A" w14:textId="77066266" w:rsidR="002B4346" w:rsidRDefault="002B4346" w:rsidP="00FE4326">
      <w:r>
        <w:rPr>
          <w:noProof/>
          <w14:ligatures w14:val="standardContextual"/>
        </w:rPr>
        <w:drawing>
          <wp:inline distT="0" distB="0" distL="0" distR="0" wp14:anchorId="4AF9EC8C" wp14:editId="70F49CAF">
            <wp:extent cx="4406900" cy="4546600"/>
            <wp:effectExtent l="0" t="0" r="0" b="0"/>
            <wp:docPr id="5808231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23109" name="Picture 580823109"/>
                    <pic:cNvPicPr/>
                  </pic:nvPicPr>
                  <pic:blipFill>
                    <a:blip r:embed="rId18"/>
                    <a:stretch>
                      <a:fillRect/>
                    </a:stretch>
                  </pic:blipFill>
                  <pic:spPr>
                    <a:xfrm>
                      <a:off x="0" y="0"/>
                      <a:ext cx="4406900" cy="4546600"/>
                    </a:xfrm>
                    <a:prstGeom prst="rect">
                      <a:avLst/>
                    </a:prstGeom>
                  </pic:spPr>
                </pic:pic>
              </a:graphicData>
            </a:graphic>
          </wp:inline>
        </w:drawing>
      </w:r>
      <w:r>
        <w:rPr>
          <w:noProof/>
          <w14:ligatures w14:val="standardContextual"/>
        </w:rPr>
        <w:drawing>
          <wp:inline distT="0" distB="0" distL="0" distR="0" wp14:anchorId="764A5B51" wp14:editId="4B4987A1">
            <wp:extent cx="4406900" cy="4546600"/>
            <wp:effectExtent l="0" t="0" r="0" b="0"/>
            <wp:docPr id="12137000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00076" name="Picture 1213700076"/>
                    <pic:cNvPicPr/>
                  </pic:nvPicPr>
                  <pic:blipFill>
                    <a:blip r:embed="rId19"/>
                    <a:stretch>
                      <a:fillRect/>
                    </a:stretch>
                  </pic:blipFill>
                  <pic:spPr>
                    <a:xfrm>
                      <a:off x="0" y="0"/>
                      <a:ext cx="4406900" cy="4546600"/>
                    </a:xfrm>
                    <a:prstGeom prst="rect">
                      <a:avLst/>
                    </a:prstGeom>
                  </pic:spPr>
                </pic:pic>
              </a:graphicData>
            </a:graphic>
          </wp:inline>
        </w:drawing>
      </w:r>
    </w:p>
    <w:p w14:paraId="0C6C0F7C" w14:textId="77777777" w:rsidR="002B4346" w:rsidRDefault="002B4346" w:rsidP="00FE4326"/>
    <w:p w14:paraId="4702E6F1" w14:textId="77777777" w:rsidR="002B4346" w:rsidRDefault="002B4346" w:rsidP="00FE4326"/>
    <w:p w14:paraId="3FAF9E7C" w14:textId="77777777" w:rsidR="002B4346" w:rsidRDefault="002B4346" w:rsidP="00FE4326"/>
    <w:p w14:paraId="5271CED0" w14:textId="77777777" w:rsidR="002B4346" w:rsidRPr="002B4346" w:rsidRDefault="002B4346" w:rsidP="002B4346">
      <w:pPr>
        <w:pStyle w:val="Heading2"/>
      </w:pPr>
      <w:r>
        <w:t xml:space="preserve">Supplemental </w:t>
      </w:r>
      <w:r w:rsidRPr="002B4346">
        <w:t xml:space="preserve">Figure </w:t>
      </w:r>
      <w:r>
        <w:t>3(a-c)</w:t>
      </w:r>
      <w:r w:rsidRPr="002B4346">
        <w:t>: Qualitative Agreement between LLMs and Literature-reported LRs</w:t>
      </w:r>
    </w:p>
    <w:p w14:paraId="7317EE35" w14:textId="77777777" w:rsidR="002B4346" w:rsidRDefault="002B4346" w:rsidP="002B4346">
      <w:r>
        <w:rPr>
          <w:noProof/>
          <w14:ligatures w14:val="standardContextual"/>
        </w:rPr>
        <w:drawing>
          <wp:inline distT="0" distB="0" distL="0" distR="0" wp14:anchorId="246DAE61" wp14:editId="1EC77F74">
            <wp:extent cx="5284437" cy="4798337"/>
            <wp:effectExtent l="0" t="0" r="0" b="2540"/>
            <wp:docPr id="1778052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52023" name="Picture 1778052023"/>
                    <pic:cNvPicPr/>
                  </pic:nvPicPr>
                  <pic:blipFill>
                    <a:blip r:embed="rId20"/>
                    <a:stretch>
                      <a:fillRect/>
                    </a:stretch>
                  </pic:blipFill>
                  <pic:spPr>
                    <a:xfrm>
                      <a:off x="0" y="0"/>
                      <a:ext cx="5318876" cy="4829608"/>
                    </a:xfrm>
                    <a:prstGeom prst="rect">
                      <a:avLst/>
                    </a:prstGeom>
                  </pic:spPr>
                </pic:pic>
              </a:graphicData>
            </a:graphic>
          </wp:inline>
        </w:drawing>
      </w:r>
    </w:p>
    <w:p w14:paraId="27ED375E" w14:textId="0265F9B7" w:rsidR="002B4346" w:rsidRPr="00FE4326" w:rsidRDefault="002B4346" w:rsidP="002B4346">
      <w:r>
        <w:rPr>
          <w:noProof/>
          <w14:ligatures w14:val="standardContextual"/>
        </w:rPr>
        <w:drawing>
          <wp:inline distT="0" distB="0" distL="0" distR="0" wp14:anchorId="1D29A359" wp14:editId="62871FB1">
            <wp:extent cx="5943600" cy="5396865"/>
            <wp:effectExtent l="0" t="0" r="0" b="635"/>
            <wp:docPr id="11922425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42592" name="Picture 1192242592"/>
                    <pic:cNvPicPr/>
                  </pic:nvPicPr>
                  <pic:blipFill>
                    <a:blip r:embed="rId21"/>
                    <a:stretch>
                      <a:fillRect/>
                    </a:stretch>
                  </pic:blipFill>
                  <pic:spPr>
                    <a:xfrm>
                      <a:off x="0" y="0"/>
                      <a:ext cx="5943600" cy="5396865"/>
                    </a:xfrm>
                    <a:prstGeom prst="rect">
                      <a:avLst/>
                    </a:prstGeom>
                  </pic:spPr>
                </pic:pic>
              </a:graphicData>
            </a:graphic>
          </wp:inline>
        </w:drawing>
      </w:r>
      <w:r>
        <w:rPr>
          <w:noProof/>
          <w14:ligatures w14:val="standardContextual"/>
        </w:rPr>
        <w:drawing>
          <wp:inline distT="0" distB="0" distL="0" distR="0" wp14:anchorId="6671522A" wp14:editId="246A0AF9">
            <wp:extent cx="5394116" cy="4897925"/>
            <wp:effectExtent l="0" t="0" r="3810" b="4445"/>
            <wp:docPr id="843840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40328" name="Picture 843840328"/>
                    <pic:cNvPicPr/>
                  </pic:nvPicPr>
                  <pic:blipFill>
                    <a:blip r:embed="rId22"/>
                    <a:stretch>
                      <a:fillRect/>
                    </a:stretch>
                  </pic:blipFill>
                  <pic:spPr>
                    <a:xfrm>
                      <a:off x="0" y="0"/>
                      <a:ext cx="5469625" cy="4966488"/>
                    </a:xfrm>
                    <a:prstGeom prst="rect">
                      <a:avLst/>
                    </a:prstGeom>
                  </pic:spPr>
                </pic:pic>
              </a:graphicData>
            </a:graphic>
          </wp:inline>
        </w:drawing>
      </w:r>
    </w:p>
    <w:sectPr w:rsidR="002B4346" w:rsidRPr="00FE4326" w:rsidSect="00845F4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Brian Locke" w:date="2025-09-16T18:24:00Z" w:initials="BL">
    <w:p w14:paraId="08179604" w14:textId="77777777" w:rsidR="004D44AB" w:rsidRDefault="004D44AB" w:rsidP="004D44AB">
      <w:r>
        <w:rPr>
          <w:rStyle w:val="CommentReference"/>
        </w:rPr>
        <w:annotationRef/>
      </w:r>
      <w:r>
        <w:rPr>
          <w:color w:val="F6F6F6"/>
          <w:sz w:val="20"/>
          <w:szCs w:val="20"/>
        </w:rPr>
        <w:t xml:space="preserve">Others mentioned previously – did they contribute? </w:t>
      </w:r>
    </w:p>
    <w:p w14:paraId="0BE2CD8E" w14:textId="77777777" w:rsidR="004D44AB" w:rsidRDefault="004D44AB" w:rsidP="004D44AB">
      <w:r>
        <w:rPr>
          <w:color w:val="F6F6F6"/>
          <w:sz w:val="20"/>
          <w:szCs w:val="20"/>
        </w:rPr>
        <w:t>Boyu</w:t>
      </w:r>
    </w:p>
    <w:p w14:paraId="16F4799C" w14:textId="77777777" w:rsidR="004D44AB" w:rsidRDefault="004D44AB" w:rsidP="004D44AB">
      <w:r>
        <w:rPr>
          <w:color w:val="F6F6F6"/>
          <w:sz w:val="20"/>
          <w:szCs w:val="20"/>
        </w:rPr>
        <w:t>Emma Chua</w:t>
      </w:r>
    </w:p>
    <w:p w14:paraId="3BEA11EA" w14:textId="77777777" w:rsidR="004D44AB" w:rsidRDefault="004D44AB" w:rsidP="004D44AB">
      <w:r>
        <w:rPr>
          <w:color w:val="F6F6F6"/>
          <w:sz w:val="20"/>
          <w:szCs w:val="20"/>
        </w:rPr>
        <w:t>Adriana Coleska</w:t>
      </w:r>
    </w:p>
    <w:p w14:paraId="1DBE1959" w14:textId="77777777" w:rsidR="004D44AB" w:rsidRDefault="004D44AB" w:rsidP="004D44AB">
      <w:r>
        <w:rPr>
          <w:color w:val="F6F6F6"/>
          <w:sz w:val="20"/>
          <w:szCs w:val="20"/>
        </w:rPr>
        <w:t>Ahmad</w:t>
      </w:r>
    </w:p>
    <w:p w14:paraId="04580E82" w14:textId="77777777" w:rsidR="004D44AB" w:rsidRDefault="004D44AB" w:rsidP="004D44AB">
      <w:r>
        <w:rPr>
          <w:sz w:val="20"/>
          <w:szCs w:val="20"/>
        </w:rPr>
        <w:t>-Need to add back in if so</w:t>
      </w:r>
    </w:p>
  </w:comment>
  <w:comment w:id="5" w:author="Brian Locke" w:date="2025-08-27T13:28:00Z" w:initials="BL">
    <w:p w14:paraId="6F3D9644" w14:textId="77777777" w:rsidR="0007680C" w:rsidRDefault="0007680C" w:rsidP="0007680C">
      <w:r>
        <w:rPr>
          <w:rStyle w:val="CommentReference"/>
        </w:rPr>
        <w:annotationRef/>
      </w:r>
      <w:r>
        <w:rPr>
          <w:sz w:val="20"/>
          <w:szCs w:val="20"/>
        </w:rPr>
        <w:t xml:space="preserve">CREDIT statement - </w:t>
      </w:r>
      <w:hyperlink r:id="rId1" w:history="1">
        <w:r w:rsidRPr="00727548">
          <w:rPr>
            <w:rStyle w:val="Hyperlink"/>
            <w:sz w:val="20"/>
            <w:szCs w:val="20"/>
          </w:rPr>
          <w:t>https://www.elsevier.com/researcher/author/policies-and-guidelines/credit-author-statement</w:t>
        </w:r>
      </w:hyperlink>
      <w:r>
        <w:rPr>
          <w:sz w:val="20"/>
          <w:szCs w:val="20"/>
        </w:rPr>
        <w:t xml:space="preserve"> . Begin to fill in what each has done and don't be bashful.</w:t>
      </w:r>
    </w:p>
  </w:comment>
  <w:comment w:id="198" w:author="Brian Locke [2]" w:date="2025-06-23T21:23:00Z" w:initials="BL">
    <w:p w14:paraId="427F7425" w14:textId="455E0BD2" w:rsidR="00BC13B7" w:rsidRDefault="00BC13B7" w:rsidP="00BC13B7">
      <w:r>
        <w:rPr>
          <w:rStyle w:val="CommentReference"/>
        </w:rPr>
        <w:annotationRef/>
      </w:r>
      <w:r>
        <w:rPr>
          <w:sz w:val="20"/>
          <w:szCs w:val="20"/>
        </w:rPr>
        <w:t>yes! this is good</w:t>
      </w:r>
    </w:p>
  </w:comment>
  <w:comment w:id="199" w:author="Brian Locke [2]" w:date="2025-06-23T21:37:00Z" w:initials="BL">
    <w:p w14:paraId="235D84EA" w14:textId="77777777" w:rsidR="00B65EFC" w:rsidRDefault="00CA027E" w:rsidP="00B65EFC">
      <w:r>
        <w:rPr>
          <w:rStyle w:val="CommentReference"/>
        </w:rPr>
        <w:annotationRef/>
      </w:r>
      <w:r w:rsidR="00B65EFC">
        <w:rPr>
          <w:sz w:val="20"/>
          <w:szCs w:val="20"/>
        </w:rPr>
        <w:t>the potential for more personalized likelihood ratios could substantially augment reasoning about particular situations - melding the “quantiative but average” approach implied by personalized medicine with the more tailored, intuitive reasoning used by masster clinicians - meaning, we often don't have an empirical LR for "THIS SETTING" - but an LLM could generate one, that might be more clinically useful than the "ALL SETTINGS" ones that are often implied in the literature.</w:t>
      </w:r>
    </w:p>
  </w:comment>
  <w:comment w:id="447" w:author="Brian Locke [2]" w:date="2025-08-03T19:59:00Z" w:initials="BL">
    <w:p w14:paraId="748A859E" w14:textId="298E3D26" w:rsidR="006A3610" w:rsidRDefault="006A3610" w:rsidP="006A3610">
      <w:r>
        <w:rPr>
          <w:rStyle w:val="CommentReference"/>
        </w:rPr>
        <w:annotationRef/>
      </w:r>
      <w:r>
        <w:rPr>
          <w:sz w:val="20"/>
          <w:szCs w:val="20"/>
        </w:rPr>
        <w:t>I think we could play up this angle substantially</w:t>
      </w:r>
    </w:p>
  </w:comment>
  <w:comment w:id="448" w:author="Brian Locke [2]" w:date="2025-06-23T21:33:00Z" w:initials="BL">
    <w:p w14:paraId="38D10D8A" w14:textId="60CCC27E" w:rsidR="004B2302" w:rsidRDefault="004B2302" w:rsidP="004B2302">
      <w:r>
        <w:rPr>
          <w:rStyle w:val="CommentReference"/>
        </w:rPr>
        <w:annotationRef/>
      </w:r>
      <w:r>
        <w:rPr>
          <w:sz w:val="20"/>
          <w:szCs w:val="20"/>
        </w:rPr>
        <w:t xml:space="preserve">novelty: rather than asking whether LLMs can replace the diagnostic reasoning of clinicians, this work seeks to ask whether LLMs can supplement one of the weakesst links in the chian of reasoning that must occur to support accurate diagnoses. </w:t>
      </w:r>
    </w:p>
  </w:comment>
  <w:comment w:id="457" w:author="Brian Locke [2]" w:date="2025-06-23T21:30:00Z" w:initials="BL">
    <w:p w14:paraId="2ED75347" w14:textId="0C0A6155" w:rsidR="00222B97" w:rsidRDefault="004B2302" w:rsidP="00222B97">
      <w:r>
        <w:rPr>
          <w:rStyle w:val="CommentReference"/>
        </w:rPr>
        <w:annotationRef/>
      </w:r>
      <w:r w:rsidR="00222B97">
        <w:rPr>
          <w:sz w:val="20"/>
          <w:szCs w:val="20"/>
        </w:rPr>
        <w:t xml:space="preserve">relatedly, capabilities of models change quickly - not always transparent when the models update. </w:t>
      </w:r>
    </w:p>
  </w:comment>
  <w:comment w:id="458" w:author="Brian Locke [2]" w:date="2025-06-23T21:31:00Z" w:initials="BL">
    <w:p w14:paraId="779616BF" w14:textId="363DC0D3" w:rsidR="00B65EFC" w:rsidRDefault="004B2302" w:rsidP="00B65EFC">
      <w:r>
        <w:rPr>
          <w:rStyle w:val="CommentReference"/>
        </w:rPr>
        <w:annotationRef/>
      </w:r>
      <w:r w:rsidR="00B65EFC">
        <w:rPr>
          <w:sz w:val="20"/>
          <w:szCs w:val="20"/>
        </w:rPr>
        <w:t xml:space="preserve">Other limitation, we only used one brand of LLM and did not assess the influence of fine tuning or prompt engineering on performance - so it's possible different models or approaches could do better - future work. </w:t>
      </w:r>
    </w:p>
  </w:comment>
  <w:comment w:id="459" w:author="Rohlfsen, Cory J" w:date="2025-08-29T22:14:00Z" w:initials="CR">
    <w:p w14:paraId="32F35E1C" w14:textId="77777777" w:rsidR="00D905E5" w:rsidRDefault="00D905E5" w:rsidP="00D905E5">
      <w:pPr>
        <w:pStyle w:val="CommentText"/>
      </w:pPr>
      <w:r>
        <w:rPr>
          <w:rStyle w:val="CommentReference"/>
        </w:rPr>
        <w:annotationRef/>
      </w:r>
      <w:r>
        <w:t>Needs wordsmithed</w:t>
      </w:r>
    </w:p>
  </w:comment>
  <w:comment w:id="464" w:author="Brian Locke" w:date="2025-08-28T11:38:00Z" w:initials="BL">
    <w:p w14:paraId="1817A05E" w14:textId="6804F85D" w:rsidR="00B65EFC" w:rsidRDefault="00B65EFC" w:rsidP="00B65EFC">
      <w:r>
        <w:rPr>
          <w:rStyle w:val="CommentReference"/>
        </w:rPr>
        <w:annotationRef/>
      </w:r>
      <w:r>
        <w:rPr>
          <w:sz w:val="20"/>
          <w:szCs w:val="20"/>
        </w:rPr>
        <w:t>we might need to clarify that search wouldn't be helpful for generating novel LRs, but might be helpful for generating few-shot prompts or anchors for reasoning (or searching the literature where emprical estimates exist)</w:t>
      </w:r>
    </w:p>
  </w:comment>
  <w:comment w:id="470" w:author="Brian Locke" w:date="2025-09-16T18:56:00Z" w:initials="BL">
    <w:p w14:paraId="62E676EC" w14:textId="77777777" w:rsidR="00A9501C" w:rsidRDefault="00A9501C" w:rsidP="00A9501C">
      <w:r>
        <w:rPr>
          <w:rStyle w:val="CommentReference"/>
        </w:rPr>
        <w:annotationRef/>
      </w:r>
      <w:r>
        <w:rPr>
          <w:b/>
          <w:bCs/>
          <w:color w:val="E8E8E8"/>
          <w:sz w:val="20"/>
          <w:szCs w:val="20"/>
        </w:rPr>
        <w:t>LLM process errors (distinct from human cognitive biases)</w:t>
      </w:r>
    </w:p>
    <w:p w14:paraId="0C38E419" w14:textId="77777777" w:rsidR="00A9501C" w:rsidRDefault="00A9501C" w:rsidP="00A9501C">
      <w:r>
        <w:rPr>
          <w:color w:val="E8E8E8"/>
          <w:sz w:val="20"/>
          <w:szCs w:val="20"/>
        </w:rPr>
        <w:t xml:space="preserve">A Nature Medicine evaluation built a realistic diagnostic workflow (information gathering → testing → treatment) and probed </w:t>
      </w:r>
      <w:r>
        <w:rPr>
          <w:i/>
          <w:iCs/>
          <w:color w:val="E8E8E8"/>
          <w:sz w:val="20"/>
          <w:szCs w:val="20"/>
        </w:rPr>
        <w:t>how</w:t>
      </w:r>
      <w:r>
        <w:rPr>
          <w:color w:val="E8E8E8"/>
          <w:sz w:val="20"/>
          <w:szCs w:val="20"/>
        </w:rPr>
        <w:t xml:space="preserve"> models fail. Beyond wrong labels, they found consistent patterns: failure to order guideline‑required tests, misinterpretation of labs, undertreatment (especially in severe disease), hallucinated tools, and high sensitivity to instruction wording and the order of presented information—i.e., </w:t>
      </w:r>
      <w:r>
        <w:rPr>
          <w:i/>
          <w:iCs/>
          <w:color w:val="E8E8E8"/>
          <w:sz w:val="20"/>
          <w:szCs w:val="20"/>
        </w:rPr>
        <w:t>hasty diagnosis before adequate data gathering</w:t>
      </w:r>
      <w:r>
        <w:rPr>
          <w:color w:val="E8E8E8"/>
          <w:sz w:val="20"/>
          <w:szCs w:val="20"/>
        </w:rPr>
        <w:t xml:space="preserve">. These are process/pathway failures more than classic human biases. </w:t>
      </w:r>
    </w:p>
  </w:comment>
  <w:comment w:id="471" w:author="Brian Locke" w:date="2025-09-16T18:56:00Z" w:initials="BL">
    <w:p w14:paraId="5654730F" w14:textId="77777777" w:rsidR="00EB2184" w:rsidRDefault="00EB2184" w:rsidP="00EB2184">
      <w:r>
        <w:rPr>
          <w:rStyle w:val="CommentReference"/>
        </w:rPr>
        <w:annotationRef/>
      </w:r>
      <w:r>
        <w:rPr>
          <w:sz w:val="20"/>
          <w:szCs w:val="20"/>
        </w:rPr>
        <w:t>Hager et 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4580E82" w15:done="0"/>
  <w15:commentEx w15:paraId="6F3D9644" w15:done="0"/>
  <w15:commentEx w15:paraId="427F7425" w15:done="0"/>
  <w15:commentEx w15:paraId="235D84EA" w15:paraIdParent="427F7425" w15:done="0"/>
  <w15:commentEx w15:paraId="748A859E" w15:done="0"/>
  <w15:commentEx w15:paraId="38D10D8A" w15:done="0"/>
  <w15:commentEx w15:paraId="2ED75347" w15:done="0"/>
  <w15:commentEx w15:paraId="779616BF" w15:paraIdParent="2ED75347" w15:done="0"/>
  <w15:commentEx w15:paraId="32F35E1C" w15:done="0"/>
  <w15:commentEx w15:paraId="1817A05E" w15:done="0"/>
  <w15:commentEx w15:paraId="0C38E419" w15:done="0"/>
  <w15:commentEx w15:paraId="5654730F" w15:paraIdParent="0C38E4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1189BD2" w16cex:dateUtc="2025-09-17T00:24:00Z"/>
  <w16cex:commentExtensible w16cex:durableId="221B361A" w16cex:dateUtc="2025-08-27T19:28:00Z"/>
  <w16cex:commentExtensible w16cex:durableId="3A2D7A32" w16cex:dateUtc="2025-06-24T03:23:00Z"/>
  <w16cex:commentExtensible w16cex:durableId="17CAFE6F" w16cex:dateUtc="2025-06-24T03:37:00Z"/>
  <w16cex:commentExtensible w16cex:durableId="136943CF" w16cex:dateUtc="2025-08-04T01:59:00Z"/>
  <w16cex:commentExtensible w16cex:durableId="7BAEC545" w16cex:dateUtc="2025-06-24T03:33:00Z"/>
  <w16cex:commentExtensible w16cex:durableId="1C392FB0" w16cex:dateUtc="2025-06-24T03:30:00Z"/>
  <w16cex:commentExtensible w16cex:durableId="12F9C637" w16cex:dateUtc="2025-06-24T03:31:00Z"/>
  <w16cex:commentExtensible w16cex:durableId="472CA9EF" w16cex:dateUtc="2025-08-30T03:14:00Z"/>
  <w16cex:commentExtensible w16cex:durableId="0D93C4E1" w16cex:dateUtc="2025-08-28T17:38:00Z"/>
  <w16cex:commentExtensible w16cex:durableId="4DFDEC0C" w16cex:dateUtc="2025-09-17T00:56:00Z"/>
  <w16cex:commentExtensible w16cex:durableId="60DC5D3E" w16cex:dateUtc="2025-09-17T00: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4580E82" w16cid:durableId="21189BD2"/>
  <w16cid:commentId w16cid:paraId="6F3D9644" w16cid:durableId="221B361A"/>
  <w16cid:commentId w16cid:paraId="427F7425" w16cid:durableId="3A2D7A32"/>
  <w16cid:commentId w16cid:paraId="235D84EA" w16cid:durableId="17CAFE6F"/>
  <w16cid:commentId w16cid:paraId="748A859E" w16cid:durableId="136943CF"/>
  <w16cid:commentId w16cid:paraId="38D10D8A" w16cid:durableId="7BAEC545"/>
  <w16cid:commentId w16cid:paraId="2ED75347" w16cid:durableId="1C392FB0"/>
  <w16cid:commentId w16cid:paraId="779616BF" w16cid:durableId="12F9C637"/>
  <w16cid:commentId w16cid:paraId="32F35E1C" w16cid:durableId="472CA9EF"/>
  <w16cid:commentId w16cid:paraId="1817A05E" w16cid:durableId="0D93C4E1"/>
  <w16cid:commentId w16cid:paraId="0C38E419" w16cid:durableId="4DFDEC0C"/>
  <w16cid:commentId w16cid:paraId="5654730F" w16cid:durableId="60DC5D3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F03CE"/>
    <w:multiLevelType w:val="hybridMultilevel"/>
    <w:tmpl w:val="446A1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571C8D"/>
    <w:multiLevelType w:val="hybridMultilevel"/>
    <w:tmpl w:val="F9CA4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454DB0"/>
    <w:multiLevelType w:val="hybridMultilevel"/>
    <w:tmpl w:val="C7661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54136D"/>
    <w:multiLevelType w:val="hybridMultilevel"/>
    <w:tmpl w:val="D6C26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8266D5"/>
    <w:multiLevelType w:val="hybridMultilevel"/>
    <w:tmpl w:val="767E3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580063E"/>
    <w:multiLevelType w:val="hybridMultilevel"/>
    <w:tmpl w:val="48B6D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D3145B"/>
    <w:multiLevelType w:val="multilevel"/>
    <w:tmpl w:val="18723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9564431">
    <w:abstractNumId w:val="5"/>
  </w:num>
  <w:num w:numId="2" w16cid:durableId="1308437768">
    <w:abstractNumId w:val="6"/>
  </w:num>
  <w:num w:numId="3" w16cid:durableId="295373351">
    <w:abstractNumId w:val="3"/>
  </w:num>
  <w:num w:numId="4" w16cid:durableId="1584028815">
    <w:abstractNumId w:val="2"/>
  </w:num>
  <w:num w:numId="5" w16cid:durableId="1186098725">
    <w:abstractNumId w:val="4"/>
  </w:num>
  <w:num w:numId="6" w16cid:durableId="134418396">
    <w:abstractNumId w:val="1"/>
  </w:num>
  <w:num w:numId="7" w16cid:durableId="140432947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rian Locke">
    <w15:presenceInfo w15:providerId="AD" w15:userId="S::locke@mountainbiometrics.com::3e92e2c1-cba6-4306-8707-a9c18ff46fa4"/>
  </w15:person>
  <w15:person w15:author="Rohlfsen, Cory J">
    <w15:presenceInfo w15:providerId="AD" w15:userId="S::cory.rohlfsen@unmc.edu::a7e7a1f6-691a-40b9-ad16-9e8514a36c10"/>
  </w15:person>
  <w15:person w15:author="Chong, Paul C">
    <w15:presenceInfo w15:providerId="AD" w15:userId="S::pcchong0926@email.campbell.edu::c40bd249-afaf-45c3-a871-0cdb24e17b83"/>
  </w15:person>
  <w15:person w15:author="Brian Locke [2]">
    <w15:presenceInfo w15:providerId="Windows Live" w15:userId="0f5bdfad153c6e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451"/>
    <w:rsid w:val="00001C51"/>
    <w:rsid w:val="00006DF9"/>
    <w:rsid w:val="00010565"/>
    <w:rsid w:val="00010A99"/>
    <w:rsid w:val="000177CE"/>
    <w:rsid w:val="00021BDA"/>
    <w:rsid w:val="00021E32"/>
    <w:rsid w:val="00030F53"/>
    <w:rsid w:val="0003229D"/>
    <w:rsid w:val="000371AD"/>
    <w:rsid w:val="00051059"/>
    <w:rsid w:val="00054AF9"/>
    <w:rsid w:val="000600AF"/>
    <w:rsid w:val="00061A8B"/>
    <w:rsid w:val="00064BF7"/>
    <w:rsid w:val="00070D6D"/>
    <w:rsid w:val="00074FE9"/>
    <w:rsid w:val="0007680C"/>
    <w:rsid w:val="000819BC"/>
    <w:rsid w:val="000902D7"/>
    <w:rsid w:val="000907D6"/>
    <w:rsid w:val="000974CA"/>
    <w:rsid w:val="000A238E"/>
    <w:rsid w:val="000A51EB"/>
    <w:rsid w:val="000A652E"/>
    <w:rsid w:val="000B2F02"/>
    <w:rsid w:val="000C50A7"/>
    <w:rsid w:val="000C62C2"/>
    <w:rsid w:val="000D3B98"/>
    <w:rsid w:val="000E00D4"/>
    <w:rsid w:val="000E4BF1"/>
    <w:rsid w:val="00105BBF"/>
    <w:rsid w:val="0011263A"/>
    <w:rsid w:val="001130A3"/>
    <w:rsid w:val="0011368B"/>
    <w:rsid w:val="00116126"/>
    <w:rsid w:val="0011698A"/>
    <w:rsid w:val="00122141"/>
    <w:rsid w:val="00124C39"/>
    <w:rsid w:val="001341C9"/>
    <w:rsid w:val="00143695"/>
    <w:rsid w:val="00143AFA"/>
    <w:rsid w:val="00153196"/>
    <w:rsid w:val="001556DF"/>
    <w:rsid w:val="00157771"/>
    <w:rsid w:val="00161154"/>
    <w:rsid w:val="00161DC1"/>
    <w:rsid w:val="0016492D"/>
    <w:rsid w:val="0017320F"/>
    <w:rsid w:val="00176C8F"/>
    <w:rsid w:val="001776EC"/>
    <w:rsid w:val="00187932"/>
    <w:rsid w:val="00187D5A"/>
    <w:rsid w:val="001969C2"/>
    <w:rsid w:val="001A19B8"/>
    <w:rsid w:val="001A5F43"/>
    <w:rsid w:val="001B780B"/>
    <w:rsid w:val="001C12C5"/>
    <w:rsid w:val="001C70A3"/>
    <w:rsid w:val="001C7BE5"/>
    <w:rsid w:val="001E3381"/>
    <w:rsid w:val="001E7C54"/>
    <w:rsid w:val="001F3904"/>
    <w:rsid w:val="00206BB7"/>
    <w:rsid w:val="00210FF1"/>
    <w:rsid w:val="00212B4C"/>
    <w:rsid w:val="0021600F"/>
    <w:rsid w:val="00222B97"/>
    <w:rsid w:val="00225263"/>
    <w:rsid w:val="00226649"/>
    <w:rsid w:val="00233D7E"/>
    <w:rsid w:val="00234DED"/>
    <w:rsid w:val="0023557E"/>
    <w:rsid w:val="00242AF0"/>
    <w:rsid w:val="002564F3"/>
    <w:rsid w:val="00265799"/>
    <w:rsid w:val="00265BD9"/>
    <w:rsid w:val="002660AC"/>
    <w:rsid w:val="002761E2"/>
    <w:rsid w:val="002804CE"/>
    <w:rsid w:val="002821A1"/>
    <w:rsid w:val="002903FD"/>
    <w:rsid w:val="0029691D"/>
    <w:rsid w:val="00297567"/>
    <w:rsid w:val="00297B3E"/>
    <w:rsid w:val="002B11C8"/>
    <w:rsid w:val="002B4346"/>
    <w:rsid w:val="002B4A46"/>
    <w:rsid w:val="002B5B7F"/>
    <w:rsid w:val="002C3C52"/>
    <w:rsid w:val="002D15DA"/>
    <w:rsid w:val="002D1638"/>
    <w:rsid w:val="002D334E"/>
    <w:rsid w:val="002E3842"/>
    <w:rsid w:val="002F0A34"/>
    <w:rsid w:val="002F1FB0"/>
    <w:rsid w:val="002F2624"/>
    <w:rsid w:val="002F6132"/>
    <w:rsid w:val="002F6396"/>
    <w:rsid w:val="002F76A9"/>
    <w:rsid w:val="003049E3"/>
    <w:rsid w:val="00307B7C"/>
    <w:rsid w:val="00310D6B"/>
    <w:rsid w:val="003170E1"/>
    <w:rsid w:val="00322310"/>
    <w:rsid w:val="00332392"/>
    <w:rsid w:val="00332746"/>
    <w:rsid w:val="0033328C"/>
    <w:rsid w:val="00333658"/>
    <w:rsid w:val="00336042"/>
    <w:rsid w:val="00341971"/>
    <w:rsid w:val="00343CDB"/>
    <w:rsid w:val="00353A65"/>
    <w:rsid w:val="00356582"/>
    <w:rsid w:val="00374C10"/>
    <w:rsid w:val="00393D1C"/>
    <w:rsid w:val="00394C68"/>
    <w:rsid w:val="00396A5D"/>
    <w:rsid w:val="003A1F72"/>
    <w:rsid w:val="003A268F"/>
    <w:rsid w:val="003A2AB0"/>
    <w:rsid w:val="003A2C63"/>
    <w:rsid w:val="003A7106"/>
    <w:rsid w:val="003C0664"/>
    <w:rsid w:val="003D09A3"/>
    <w:rsid w:val="003D3318"/>
    <w:rsid w:val="003D5436"/>
    <w:rsid w:val="003D68B9"/>
    <w:rsid w:val="003E2AB1"/>
    <w:rsid w:val="003F6AB8"/>
    <w:rsid w:val="004001E8"/>
    <w:rsid w:val="00400A5F"/>
    <w:rsid w:val="00403AEA"/>
    <w:rsid w:val="0040502C"/>
    <w:rsid w:val="00410985"/>
    <w:rsid w:val="00412604"/>
    <w:rsid w:val="00414160"/>
    <w:rsid w:val="00420A16"/>
    <w:rsid w:val="00421A3E"/>
    <w:rsid w:val="00422006"/>
    <w:rsid w:val="00422C1A"/>
    <w:rsid w:val="00430282"/>
    <w:rsid w:val="0043034F"/>
    <w:rsid w:val="00433B39"/>
    <w:rsid w:val="0043632C"/>
    <w:rsid w:val="004373C4"/>
    <w:rsid w:val="0044198A"/>
    <w:rsid w:val="00441FE8"/>
    <w:rsid w:val="00453BD1"/>
    <w:rsid w:val="00457453"/>
    <w:rsid w:val="004620B8"/>
    <w:rsid w:val="00463170"/>
    <w:rsid w:val="004650B5"/>
    <w:rsid w:val="0046761B"/>
    <w:rsid w:val="00474648"/>
    <w:rsid w:val="004831DD"/>
    <w:rsid w:val="00484961"/>
    <w:rsid w:val="00485C33"/>
    <w:rsid w:val="00490C14"/>
    <w:rsid w:val="00493B51"/>
    <w:rsid w:val="00496B1A"/>
    <w:rsid w:val="004A2212"/>
    <w:rsid w:val="004A3B07"/>
    <w:rsid w:val="004A4A96"/>
    <w:rsid w:val="004A57C6"/>
    <w:rsid w:val="004B1885"/>
    <w:rsid w:val="004B2302"/>
    <w:rsid w:val="004B6E17"/>
    <w:rsid w:val="004B747B"/>
    <w:rsid w:val="004C5DE3"/>
    <w:rsid w:val="004C7BBA"/>
    <w:rsid w:val="004D1DE3"/>
    <w:rsid w:val="004D44AB"/>
    <w:rsid w:val="004D5E5C"/>
    <w:rsid w:val="004E09BF"/>
    <w:rsid w:val="004E3355"/>
    <w:rsid w:val="004F0981"/>
    <w:rsid w:val="004F25C5"/>
    <w:rsid w:val="004F3215"/>
    <w:rsid w:val="004F4245"/>
    <w:rsid w:val="004F493B"/>
    <w:rsid w:val="004F5123"/>
    <w:rsid w:val="00501927"/>
    <w:rsid w:val="00514E76"/>
    <w:rsid w:val="00516EFB"/>
    <w:rsid w:val="00526830"/>
    <w:rsid w:val="00527FDB"/>
    <w:rsid w:val="0053032A"/>
    <w:rsid w:val="005303DC"/>
    <w:rsid w:val="00530A93"/>
    <w:rsid w:val="005328C0"/>
    <w:rsid w:val="00533434"/>
    <w:rsid w:val="005441B8"/>
    <w:rsid w:val="00544802"/>
    <w:rsid w:val="00553A03"/>
    <w:rsid w:val="0055678A"/>
    <w:rsid w:val="005712A8"/>
    <w:rsid w:val="0057281E"/>
    <w:rsid w:val="00573BE1"/>
    <w:rsid w:val="00576278"/>
    <w:rsid w:val="00581FEE"/>
    <w:rsid w:val="0059661B"/>
    <w:rsid w:val="005B2D10"/>
    <w:rsid w:val="005B33AF"/>
    <w:rsid w:val="005B427B"/>
    <w:rsid w:val="005B7178"/>
    <w:rsid w:val="005C1304"/>
    <w:rsid w:val="005C42A3"/>
    <w:rsid w:val="005C4F23"/>
    <w:rsid w:val="005C6FE9"/>
    <w:rsid w:val="005E1AE4"/>
    <w:rsid w:val="005E206D"/>
    <w:rsid w:val="005E3DA5"/>
    <w:rsid w:val="005F1209"/>
    <w:rsid w:val="005F7168"/>
    <w:rsid w:val="006100A4"/>
    <w:rsid w:val="00614660"/>
    <w:rsid w:val="006242C5"/>
    <w:rsid w:val="00625FB3"/>
    <w:rsid w:val="006263F0"/>
    <w:rsid w:val="00630912"/>
    <w:rsid w:val="00631A74"/>
    <w:rsid w:val="006325D3"/>
    <w:rsid w:val="00642E77"/>
    <w:rsid w:val="0064377C"/>
    <w:rsid w:val="00643B5C"/>
    <w:rsid w:val="006453D4"/>
    <w:rsid w:val="006465DC"/>
    <w:rsid w:val="006605B4"/>
    <w:rsid w:val="006645E8"/>
    <w:rsid w:val="00664E85"/>
    <w:rsid w:val="00672AE7"/>
    <w:rsid w:val="00681486"/>
    <w:rsid w:val="00685070"/>
    <w:rsid w:val="006A1C11"/>
    <w:rsid w:val="006A3610"/>
    <w:rsid w:val="006C2A7D"/>
    <w:rsid w:val="006C4D62"/>
    <w:rsid w:val="006C56D0"/>
    <w:rsid w:val="006D24AB"/>
    <w:rsid w:val="006D5464"/>
    <w:rsid w:val="006E0680"/>
    <w:rsid w:val="006E0695"/>
    <w:rsid w:val="006E2B25"/>
    <w:rsid w:val="00703F3A"/>
    <w:rsid w:val="007117B2"/>
    <w:rsid w:val="00713A15"/>
    <w:rsid w:val="00731A37"/>
    <w:rsid w:val="007338A4"/>
    <w:rsid w:val="00734A24"/>
    <w:rsid w:val="0073691A"/>
    <w:rsid w:val="0073774E"/>
    <w:rsid w:val="00737981"/>
    <w:rsid w:val="00753FE7"/>
    <w:rsid w:val="00755FCF"/>
    <w:rsid w:val="0076433E"/>
    <w:rsid w:val="00770374"/>
    <w:rsid w:val="0077041D"/>
    <w:rsid w:val="007770A0"/>
    <w:rsid w:val="00777EA8"/>
    <w:rsid w:val="00786358"/>
    <w:rsid w:val="007868C7"/>
    <w:rsid w:val="007946AA"/>
    <w:rsid w:val="007A227B"/>
    <w:rsid w:val="007A3F51"/>
    <w:rsid w:val="007A4C6B"/>
    <w:rsid w:val="007A5AC7"/>
    <w:rsid w:val="007A610B"/>
    <w:rsid w:val="007A63A3"/>
    <w:rsid w:val="007B11D3"/>
    <w:rsid w:val="007B1981"/>
    <w:rsid w:val="007B47CE"/>
    <w:rsid w:val="007B5743"/>
    <w:rsid w:val="007C106C"/>
    <w:rsid w:val="007C2182"/>
    <w:rsid w:val="007C3520"/>
    <w:rsid w:val="007E68B0"/>
    <w:rsid w:val="0080261A"/>
    <w:rsid w:val="00802F17"/>
    <w:rsid w:val="0080499F"/>
    <w:rsid w:val="00812C3F"/>
    <w:rsid w:val="00815FB5"/>
    <w:rsid w:val="00823C7E"/>
    <w:rsid w:val="00834480"/>
    <w:rsid w:val="00835B09"/>
    <w:rsid w:val="008363E4"/>
    <w:rsid w:val="00836639"/>
    <w:rsid w:val="00841D58"/>
    <w:rsid w:val="008423A2"/>
    <w:rsid w:val="00842A1B"/>
    <w:rsid w:val="008452D5"/>
    <w:rsid w:val="00845F4B"/>
    <w:rsid w:val="008504B5"/>
    <w:rsid w:val="008577D7"/>
    <w:rsid w:val="00864C74"/>
    <w:rsid w:val="00873C3B"/>
    <w:rsid w:val="00876D59"/>
    <w:rsid w:val="00877510"/>
    <w:rsid w:val="0088161B"/>
    <w:rsid w:val="0088196C"/>
    <w:rsid w:val="00881CB8"/>
    <w:rsid w:val="00885C0C"/>
    <w:rsid w:val="0088707E"/>
    <w:rsid w:val="0089305E"/>
    <w:rsid w:val="008A7E27"/>
    <w:rsid w:val="008B0B6B"/>
    <w:rsid w:val="008C0D59"/>
    <w:rsid w:val="008C33A4"/>
    <w:rsid w:val="008C4085"/>
    <w:rsid w:val="008C4713"/>
    <w:rsid w:val="008C6D81"/>
    <w:rsid w:val="008D7538"/>
    <w:rsid w:val="008E1E7B"/>
    <w:rsid w:val="008F0294"/>
    <w:rsid w:val="008F52BE"/>
    <w:rsid w:val="00902E40"/>
    <w:rsid w:val="00906A13"/>
    <w:rsid w:val="009215F9"/>
    <w:rsid w:val="0092442B"/>
    <w:rsid w:val="009328FB"/>
    <w:rsid w:val="00944A7C"/>
    <w:rsid w:val="0094568A"/>
    <w:rsid w:val="009506AE"/>
    <w:rsid w:val="009525E7"/>
    <w:rsid w:val="00953093"/>
    <w:rsid w:val="00956E13"/>
    <w:rsid w:val="00970210"/>
    <w:rsid w:val="009709D0"/>
    <w:rsid w:val="009716E4"/>
    <w:rsid w:val="00974B74"/>
    <w:rsid w:val="0097542F"/>
    <w:rsid w:val="00976AD8"/>
    <w:rsid w:val="009837BC"/>
    <w:rsid w:val="00991406"/>
    <w:rsid w:val="0099408C"/>
    <w:rsid w:val="009A0F5F"/>
    <w:rsid w:val="009A1508"/>
    <w:rsid w:val="009A373E"/>
    <w:rsid w:val="009A6324"/>
    <w:rsid w:val="009B3B34"/>
    <w:rsid w:val="009B4041"/>
    <w:rsid w:val="009B4D52"/>
    <w:rsid w:val="009B585D"/>
    <w:rsid w:val="009B6E1B"/>
    <w:rsid w:val="009C4E6D"/>
    <w:rsid w:val="009D0611"/>
    <w:rsid w:val="009D1C2B"/>
    <w:rsid w:val="009D6623"/>
    <w:rsid w:val="009E3223"/>
    <w:rsid w:val="009F0D1E"/>
    <w:rsid w:val="009F3B0A"/>
    <w:rsid w:val="00A07FCB"/>
    <w:rsid w:val="00A256C9"/>
    <w:rsid w:val="00A31115"/>
    <w:rsid w:val="00A51BAA"/>
    <w:rsid w:val="00A5255E"/>
    <w:rsid w:val="00A61560"/>
    <w:rsid w:val="00A62D76"/>
    <w:rsid w:val="00A642A6"/>
    <w:rsid w:val="00A6592C"/>
    <w:rsid w:val="00A75861"/>
    <w:rsid w:val="00A83AC1"/>
    <w:rsid w:val="00A84CE4"/>
    <w:rsid w:val="00A93F9D"/>
    <w:rsid w:val="00A9501C"/>
    <w:rsid w:val="00AA204B"/>
    <w:rsid w:val="00AA2680"/>
    <w:rsid w:val="00AA6D6F"/>
    <w:rsid w:val="00AB0CDC"/>
    <w:rsid w:val="00AB3C7B"/>
    <w:rsid w:val="00AB73A1"/>
    <w:rsid w:val="00AC2EB7"/>
    <w:rsid w:val="00AE12F2"/>
    <w:rsid w:val="00AE1451"/>
    <w:rsid w:val="00AE6D23"/>
    <w:rsid w:val="00AF1C71"/>
    <w:rsid w:val="00AF2CC2"/>
    <w:rsid w:val="00B125D3"/>
    <w:rsid w:val="00B14130"/>
    <w:rsid w:val="00B20E59"/>
    <w:rsid w:val="00B234AD"/>
    <w:rsid w:val="00B305D5"/>
    <w:rsid w:val="00B32BEA"/>
    <w:rsid w:val="00B3334A"/>
    <w:rsid w:val="00B35B02"/>
    <w:rsid w:val="00B426A6"/>
    <w:rsid w:val="00B433FB"/>
    <w:rsid w:val="00B47C2D"/>
    <w:rsid w:val="00B53098"/>
    <w:rsid w:val="00B531A9"/>
    <w:rsid w:val="00B55B7E"/>
    <w:rsid w:val="00B6161F"/>
    <w:rsid w:val="00B61E40"/>
    <w:rsid w:val="00B65EFC"/>
    <w:rsid w:val="00B774DD"/>
    <w:rsid w:val="00B86B7C"/>
    <w:rsid w:val="00B86FDE"/>
    <w:rsid w:val="00B916DD"/>
    <w:rsid w:val="00B921C3"/>
    <w:rsid w:val="00B9296A"/>
    <w:rsid w:val="00B947F4"/>
    <w:rsid w:val="00BA3BA7"/>
    <w:rsid w:val="00BA5E73"/>
    <w:rsid w:val="00BA6903"/>
    <w:rsid w:val="00BA73AF"/>
    <w:rsid w:val="00BB7855"/>
    <w:rsid w:val="00BC13B7"/>
    <w:rsid w:val="00BC5475"/>
    <w:rsid w:val="00BD57DB"/>
    <w:rsid w:val="00BE5DE3"/>
    <w:rsid w:val="00BE6FC6"/>
    <w:rsid w:val="00C039C6"/>
    <w:rsid w:val="00C07476"/>
    <w:rsid w:val="00C14312"/>
    <w:rsid w:val="00C24B5F"/>
    <w:rsid w:val="00C253BC"/>
    <w:rsid w:val="00C3431E"/>
    <w:rsid w:val="00C3798A"/>
    <w:rsid w:val="00C4063A"/>
    <w:rsid w:val="00C46037"/>
    <w:rsid w:val="00C52266"/>
    <w:rsid w:val="00C551A4"/>
    <w:rsid w:val="00C61E8A"/>
    <w:rsid w:val="00C63E93"/>
    <w:rsid w:val="00C746E0"/>
    <w:rsid w:val="00C761D8"/>
    <w:rsid w:val="00C77138"/>
    <w:rsid w:val="00C77190"/>
    <w:rsid w:val="00C85D64"/>
    <w:rsid w:val="00C9138B"/>
    <w:rsid w:val="00CA027E"/>
    <w:rsid w:val="00CB2725"/>
    <w:rsid w:val="00CB44AB"/>
    <w:rsid w:val="00CD1CF2"/>
    <w:rsid w:val="00CD230F"/>
    <w:rsid w:val="00CD69E8"/>
    <w:rsid w:val="00CF1C63"/>
    <w:rsid w:val="00CF3216"/>
    <w:rsid w:val="00CF47CE"/>
    <w:rsid w:val="00D04BD0"/>
    <w:rsid w:val="00D15A77"/>
    <w:rsid w:val="00D20FC7"/>
    <w:rsid w:val="00D30098"/>
    <w:rsid w:val="00D31592"/>
    <w:rsid w:val="00D330F6"/>
    <w:rsid w:val="00D373EE"/>
    <w:rsid w:val="00D40828"/>
    <w:rsid w:val="00D43706"/>
    <w:rsid w:val="00D53802"/>
    <w:rsid w:val="00D6245A"/>
    <w:rsid w:val="00D639F1"/>
    <w:rsid w:val="00D700A2"/>
    <w:rsid w:val="00D740BD"/>
    <w:rsid w:val="00D8035C"/>
    <w:rsid w:val="00D85647"/>
    <w:rsid w:val="00D86C88"/>
    <w:rsid w:val="00D905E5"/>
    <w:rsid w:val="00D91789"/>
    <w:rsid w:val="00D91F4E"/>
    <w:rsid w:val="00D9740E"/>
    <w:rsid w:val="00DA3633"/>
    <w:rsid w:val="00DA574C"/>
    <w:rsid w:val="00DB037B"/>
    <w:rsid w:val="00DB0D50"/>
    <w:rsid w:val="00DB1815"/>
    <w:rsid w:val="00DC1371"/>
    <w:rsid w:val="00DC3699"/>
    <w:rsid w:val="00DC40F6"/>
    <w:rsid w:val="00DD6184"/>
    <w:rsid w:val="00DD794A"/>
    <w:rsid w:val="00DE4B5D"/>
    <w:rsid w:val="00DE4F10"/>
    <w:rsid w:val="00DF1BAF"/>
    <w:rsid w:val="00DF70D7"/>
    <w:rsid w:val="00E00455"/>
    <w:rsid w:val="00E02491"/>
    <w:rsid w:val="00E04093"/>
    <w:rsid w:val="00E170DB"/>
    <w:rsid w:val="00E216A2"/>
    <w:rsid w:val="00E3198E"/>
    <w:rsid w:val="00E369EE"/>
    <w:rsid w:val="00E37EE9"/>
    <w:rsid w:val="00E4190A"/>
    <w:rsid w:val="00E41C8B"/>
    <w:rsid w:val="00E46217"/>
    <w:rsid w:val="00E519AE"/>
    <w:rsid w:val="00E55136"/>
    <w:rsid w:val="00E553BA"/>
    <w:rsid w:val="00E57F3C"/>
    <w:rsid w:val="00E641BE"/>
    <w:rsid w:val="00E65C33"/>
    <w:rsid w:val="00E67BCB"/>
    <w:rsid w:val="00E74565"/>
    <w:rsid w:val="00E82102"/>
    <w:rsid w:val="00E83BEE"/>
    <w:rsid w:val="00E95A18"/>
    <w:rsid w:val="00EA35CE"/>
    <w:rsid w:val="00EA3773"/>
    <w:rsid w:val="00EA72EF"/>
    <w:rsid w:val="00EA7A20"/>
    <w:rsid w:val="00EB2184"/>
    <w:rsid w:val="00EC3C59"/>
    <w:rsid w:val="00EE0649"/>
    <w:rsid w:val="00EE220D"/>
    <w:rsid w:val="00EF49C8"/>
    <w:rsid w:val="00EF65E9"/>
    <w:rsid w:val="00F011E2"/>
    <w:rsid w:val="00F07501"/>
    <w:rsid w:val="00F16321"/>
    <w:rsid w:val="00F40EDC"/>
    <w:rsid w:val="00F44FCC"/>
    <w:rsid w:val="00F63920"/>
    <w:rsid w:val="00F66FC3"/>
    <w:rsid w:val="00F73478"/>
    <w:rsid w:val="00F81721"/>
    <w:rsid w:val="00F823EC"/>
    <w:rsid w:val="00F826A8"/>
    <w:rsid w:val="00F84196"/>
    <w:rsid w:val="00F84296"/>
    <w:rsid w:val="00F90F7F"/>
    <w:rsid w:val="00F9229F"/>
    <w:rsid w:val="00FA0F6E"/>
    <w:rsid w:val="00FA5955"/>
    <w:rsid w:val="00FB25B9"/>
    <w:rsid w:val="00FB27AF"/>
    <w:rsid w:val="00FB4A7D"/>
    <w:rsid w:val="00FC1DCB"/>
    <w:rsid w:val="00FC2B7D"/>
    <w:rsid w:val="00FC3AEF"/>
    <w:rsid w:val="00FC46F8"/>
    <w:rsid w:val="00FC70A7"/>
    <w:rsid w:val="00FC765E"/>
    <w:rsid w:val="00FD026E"/>
    <w:rsid w:val="00FD049D"/>
    <w:rsid w:val="00FD2062"/>
    <w:rsid w:val="00FD57AA"/>
    <w:rsid w:val="00FD76E2"/>
    <w:rsid w:val="00FD794F"/>
    <w:rsid w:val="00FE0466"/>
    <w:rsid w:val="00FE4326"/>
    <w:rsid w:val="00FE43AD"/>
    <w:rsid w:val="00FE53D6"/>
    <w:rsid w:val="00FF65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2BE12"/>
  <w15:chartTrackingRefBased/>
  <w15:docId w15:val="{197FC309-DEA2-754C-9061-6674319FE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0A2"/>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226649"/>
    <w:pPr>
      <w:keepNext/>
      <w:keepLines/>
      <w:outlineLvl w:val="0"/>
    </w:pPr>
    <w:rPr>
      <w:rFonts w:eastAsiaTheme="majorEastAsia" w:cstheme="majorBidi"/>
      <w:b/>
      <w:color w:val="0D0D0D" w:themeColor="text1" w:themeTint="F2"/>
      <w:szCs w:val="40"/>
    </w:rPr>
  </w:style>
  <w:style w:type="paragraph" w:styleId="Heading2">
    <w:name w:val="heading 2"/>
    <w:basedOn w:val="Normal"/>
    <w:next w:val="Normal"/>
    <w:link w:val="Heading2Char"/>
    <w:uiPriority w:val="9"/>
    <w:unhideWhenUsed/>
    <w:qFormat/>
    <w:rsid w:val="00B531A9"/>
    <w:pPr>
      <w:keepNext/>
      <w:keepLines/>
      <w:outlineLvl w:val="1"/>
    </w:pPr>
    <w:rPr>
      <w:rFonts w:eastAsiaTheme="majorEastAsia" w:cstheme="majorBidi"/>
      <w:color w:val="000000" w:themeColor="text1"/>
      <w:szCs w:val="32"/>
      <w:u w:val="single"/>
    </w:rPr>
  </w:style>
  <w:style w:type="paragraph" w:styleId="Heading3">
    <w:name w:val="heading 3"/>
    <w:basedOn w:val="Normal"/>
    <w:next w:val="Normal"/>
    <w:link w:val="Heading3Char"/>
    <w:uiPriority w:val="9"/>
    <w:unhideWhenUsed/>
    <w:qFormat/>
    <w:rsid w:val="00631A74"/>
    <w:pPr>
      <w:keepNext/>
      <w:keepLines/>
      <w:outlineLvl w:val="2"/>
    </w:pPr>
    <w:rPr>
      <w:rFonts w:eastAsiaTheme="majorEastAsia" w:cstheme="majorBidi"/>
      <w:i/>
      <w:color w:val="000000" w:themeColor="text1"/>
      <w:szCs w:val="28"/>
    </w:rPr>
  </w:style>
  <w:style w:type="paragraph" w:styleId="Heading4">
    <w:name w:val="heading 4"/>
    <w:basedOn w:val="Normal"/>
    <w:next w:val="Normal"/>
    <w:link w:val="Heading4Char"/>
    <w:uiPriority w:val="9"/>
    <w:semiHidden/>
    <w:unhideWhenUsed/>
    <w:qFormat/>
    <w:rsid w:val="00AE14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14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145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145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145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145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6649"/>
    <w:rPr>
      <w:rFonts w:ascii="Times New Roman" w:eastAsiaTheme="majorEastAsia" w:hAnsi="Times New Roman" w:cstheme="majorBidi"/>
      <w:b/>
      <w:color w:val="0D0D0D" w:themeColor="text1" w:themeTint="F2"/>
      <w:kern w:val="0"/>
      <w:szCs w:val="40"/>
      <w:lang w:val="en"/>
      <w14:ligatures w14:val="none"/>
    </w:rPr>
  </w:style>
  <w:style w:type="character" w:customStyle="1" w:styleId="Heading2Char">
    <w:name w:val="Heading 2 Char"/>
    <w:basedOn w:val="DefaultParagraphFont"/>
    <w:link w:val="Heading2"/>
    <w:uiPriority w:val="9"/>
    <w:rsid w:val="00B531A9"/>
    <w:rPr>
      <w:rFonts w:ascii="Times New Roman" w:eastAsiaTheme="majorEastAsia" w:hAnsi="Times New Roman" w:cstheme="majorBidi"/>
      <w:color w:val="000000" w:themeColor="text1"/>
      <w:kern w:val="0"/>
      <w:szCs w:val="32"/>
      <w:u w:val="single"/>
      <w14:ligatures w14:val="none"/>
    </w:rPr>
  </w:style>
  <w:style w:type="character" w:customStyle="1" w:styleId="Heading3Char">
    <w:name w:val="Heading 3 Char"/>
    <w:basedOn w:val="DefaultParagraphFont"/>
    <w:link w:val="Heading3"/>
    <w:uiPriority w:val="9"/>
    <w:rsid w:val="00631A74"/>
    <w:rPr>
      <w:rFonts w:ascii="Times New Roman" w:eastAsiaTheme="majorEastAsia" w:hAnsi="Times New Roman" w:cstheme="majorBidi"/>
      <w:i/>
      <w:color w:val="000000" w:themeColor="text1"/>
      <w:kern w:val="0"/>
      <w:szCs w:val="28"/>
      <w14:ligatures w14:val="none"/>
    </w:rPr>
  </w:style>
  <w:style w:type="character" w:customStyle="1" w:styleId="Heading4Char">
    <w:name w:val="Heading 4 Char"/>
    <w:basedOn w:val="DefaultParagraphFont"/>
    <w:link w:val="Heading4"/>
    <w:uiPriority w:val="9"/>
    <w:semiHidden/>
    <w:rsid w:val="00AE14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14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14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14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14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1451"/>
    <w:rPr>
      <w:rFonts w:eastAsiaTheme="majorEastAsia" w:cstheme="majorBidi"/>
      <w:color w:val="272727" w:themeColor="text1" w:themeTint="D8"/>
    </w:rPr>
  </w:style>
  <w:style w:type="paragraph" w:styleId="Title">
    <w:name w:val="Title"/>
    <w:basedOn w:val="Normal"/>
    <w:next w:val="Normal"/>
    <w:link w:val="TitleChar"/>
    <w:uiPriority w:val="10"/>
    <w:qFormat/>
    <w:rsid w:val="00AE145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14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14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1451"/>
    <w:rPr>
      <w:rFonts w:eastAsiaTheme="majorEastAsia" w:cstheme="majorBidi"/>
      <w:color w:val="595959" w:themeColor="text1" w:themeTint="A6"/>
      <w:spacing w:val="15"/>
      <w:sz w:val="28"/>
      <w:szCs w:val="28"/>
    </w:rPr>
  </w:style>
  <w:style w:type="paragraph" w:styleId="Quote">
    <w:name w:val="Quote"/>
    <w:aliases w:val="Code"/>
    <w:basedOn w:val="Normal"/>
    <w:next w:val="Normal"/>
    <w:link w:val="QuoteChar"/>
    <w:uiPriority w:val="29"/>
    <w:qFormat/>
    <w:rsid w:val="00AA2680"/>
    <w:pPr>
      <w:ind w:left="720"/>
    </w:pPr>
    <w:rPr>
      <w:rFonts w:ascii="Consolas" w:hAnsi="Consolas"/>
      <w:iCs/>
      <w:color w:val="000000" w:themeColor="text1"/>
      <w:sz w:val="20"/>
    </w:rPr>
  </w:style>
  <w:style w:type="character" w:customStyle="1" w:styleId="QuoteChar">
    <w:name w:val="Quote Char"/>
    <w:aliases w:val="Code Char"/>
    <w:basedOn w:val="DefaultParagraphFont"/>
    <w:link w:val="Quote"/>
    <w:uiPriority w:val="29"/>
    <w:rsid w:val="00AA2680"/>
    <w:rPr>
      <w:rFonts w:ascii="Consolas" w:eastAsia="Times New Roman" w:hAnsi="Consolas" w:cs="Times New Roman"/>
      <w:iCs/>
      <w:color w:val="000000" w:themeColor="text1"/>
      <w:kern w:val="0"/>
      <w:sz w:val="20"/>
      <w14:ligatures w14:val="none"/>
    </w:rPr>
  </w:style>
  <w:style w:type="paragraph" w:styleId="ListParagraph">
    <w:name w:val="List Paragraph"/>
    <w:basedOn w:val="Normal"/>
    <w:uiPriority w:val="34"/>
    <w:qFormat/>
    <w:rsid w:val="00AE1451"/>
    <w:pPr>
      <w:ind w:left="720"/>
      <w:contextualSpacing/>
    </w:pPr>
  </w:style>
  <w:style w:type="character" w:styleId="IntenseEmphasis">
    <w:name w:val="Intense Emphasis"/>
    <w:basedOn w:val="DefaultParagraphFont"/>
    <w:uiPriority w:val="21"/>
    <w:qFormat/>
    <w:rsid w:val="00AE1451"/>
    <w:rPr>
      <w:i/>
      <w:iCs/>
      <w:color w:val="0F4761" w:themeColor="accent1" w:themeShade="BF"/>
    </w:rPr>
  </w:style>
  <w:style w:type="paragraph" w:styleId="IntenseQuote">
    <w:name w:val="Intense Quote"/>
    <w:basedOn w:val="Normal"/>
    <w:next w:val="Normal"/>
    <w:link w:val="IntenseQuoteChar"/>
    <w:uiPriority w:val="30"/>
    <w:qFormat/>
    <w:rsid w:val="00AE14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1451"/>
    <w:rPr>
      <w:i/>
      <w:iCs/>
      <w:color w:val="0F4761" w:themeColor="accent1" w:themeShade="BF"/>
    </w:rPr>
  </w:style>
  <w:style w:type="character" w:styleId="IntenseReference">
    <w:name w:val="Intense Reference"/>
    <w:basedOn w:val="DefaultParagraphFont"/>
    <w:uiPriority w:val="32"/>
    <w:qFormat/>
    <w:rsid w:val="00AE1451"/>
    <w:rPr>
      <w:b/>
      <w:bCs/>
      <w:smallCaps/>
      <w:color w:val="0F4761" w:themeColor="accent1" w:themeShade="BF"/>
      <w:spacing w:val="5"/>
    </w:rPr>
  </w:style>
  <w:style w:type="paragraph" w:styleId="Revision">
    <w:name w:val="Revision"/>
    <w:hidden/>
    <w:uiPriority w:val="99"/>
    <w:semiHidden/>
    <w:rsid w:val="00105BBF"/>
    <w:pPr>
      <w:spacing w:after="0" w:line="240" w:lineRule="auto"/>
    </w:pPr>
    <w:rPr>
      <w:rFonts w:ascii="Arial" w:eastAsia="Arial" w:hAnsi="Arial" w:cs="Arial"/>
      <w:kern w:val="0"/>
      <w:sz w:val="22"/>
      <w:szCs w:val="22"/>
      <w:lang w:val="en"/>
      <w14:ligatures w14:val="none"/>
    </w:rPr>
  </w:style>
  <w:style w:type="character" w:styleId="CommentReference">
    <w:name w:val="annotation reference"/>
    <w:basedOn w:val="DefaultParagraphFont"/>
    <w:uiPriority w:val="99"/>
    <w:semiHidden/>
    <w:unhideWhenUsed/>
    <w:rsid w:val="00226649"/>
    <w:rPr>
      <w:sz w:val="16"/>
      <w:szCs w:val="16"/>
    </w:rPr>
  </w:style>
  <w:style w:type="paragraph" w:styleId="CommentText">
    <w:name w:val="annotation text"/>
    <w:basedOn w:val="Normal"/>
    <w:link w:val="CommentTextChar"/>
    <w:uiPriority w:val="99"/>
    <w:unhideWhenUsed/>
    <w:rsid w:val="00226649"/>
    <w:rPr>
      <w:sz w:val="20"/>
      <w:szCs w:val="20"/>
    </w:rPr>
  </w:style>
  <w:style w:type="character" w:customStyle="1" w:styleId="CommentTextChar">
    <w:name w:val="Comment Text Char"/>
    <w:basedOn w:val="DefaultParagraphFont"/>
    <w:link w:val="CommentText"/>
    <w:uiPriority w:val="99"/>
    <w:rsid w:val="00226649"/>
    <w:rPr>
      <w:rFonts w:ascii="Arial" w:eastAsia="Arial" w:hAnsi="Arial" w:cs="Arial"/>
      <w:kern w:val="0"/>
      <w:sz w:val="20"/>
      <w:szCs w:val="20"/>
      <w:lang w:val="en"/>
      <w14:ligatures w14:val="none"/>
    </w:rPr>
  </w:style>
  <w:style w:type="paragraph" w:styleId="CommentSubject">
    <w:name w:val="annotation subject"/>
    <w:basedOn w:val="CommentText"/>
    <w:next w:val="CommentText"/>
    <w:link w:val="CommentSubjectChar"/>
    <w:uiPriority w:val="99"/>
    <w:semiHidden/>
    <w:unhideWhenUsed/>
    <w:rsid w:val="00226649"/>
    <w:rPr>
      <w:b/>
      <w:bCs/>
    </w:rPr>
  </w:style>
  <w:style w:type="character" w:customStyle="1" w:styleId="CommentSubjectChar">
    <w:name w:val="Comment Subject Char"/>
    <w:basedOn w:val="CommentTextChar"/>
    <w:link w:val="CommentSubject"/>
    <w:uiPriority w:val="99"/>
    <w:semiHidden/>
    <w:rsid w:val="00226649"/>
    <w:rPr>
      <w:rFonts w:ascii="Arial" w:eastAsia="Arial" w:hAnsi="Arial" w:cs="Arial"/>
      <w:b/>
      <w:bCs/>
      <w:kern w:val="0"/>
      <w:sz w:val="20"/>
      <w:szCs w:val="20"/>
      <w:lang w:val="en"/>
      <w14:ligatures w14:val="none"/>
    </w:rPr>
  </w:style>
  <w:style w:type="character" w:styleId="Hyperlink">
    <w:name w:val="Hyperlink"/>
    <w:basedOn w:val="DefaultParagraphFont"/>
    <w:uiPriority w:val="99"/>
    <w:unhideWhenUsed/>
    <w:rsid w:val="0011698A"/>
    <w:rPr>
      <w:color w:val="467886" w:themeColor="hyperlink"/>
      <w:u w:val="single"/>
    </w:rPr>
  </w:style>
  <w:style w:type="character" w:styleId="UnresolvedMention">
    <w:name w:val="Unresolved Mention"/>
    <w:basedOn w:val="DefaultParagraphFont"/>
    <w:uiPriority w:val="99"/>
    <w:semiHidden/>
    <w:unhideWhenUsed/>
    <w:rsid w:val="0011698A"/>
    <w:rPr>
      <w:color w:val="605E5C"/>
      <w:shd w:val="clear" w:color="auto" w:fill="E1DFDD"/>
    </w:rPr>
  </w:style>
  <w:style w:type="paragraph" w:customStyle="1" w:styleId="p1">
    <w:name w:val="p1"/>
    <w:basedOn w:val="Normal"/>
    <w:rsid w:val="00FC1DCB"/>
    <w:pPr>
      <w:spacing w:before="100" w:beforeAutospacing="1" w:after="100" w:afterAutospacing="1"/>
    </w:pPr>
  </w:style>
  <w:style w:type="character" w:customStyle="1" w:styleId="apple-converted-space">
    <w:name w:val="apple-converted-space"/>
    <w:basedOn w:val="DefaultParagraphFont"/>
    <w:rsid w:val="00FC1DCB"/>
  </w:style>
  <w:style w:type="paragraph" w:customStyle="1" w:styleId="p3">
    <w:name w:val="p3"/>
    <w:basedOn w:val="Normal"/>
    <w:rsid w:val="004001E8"/>
    <w:pPr>
      <w:spacing w:before="100" w:beforeAutospacing="1" w:after="100" w:afterAutospacing="1"/>
    </w:pPr>
  </w:style>
  <w:style w:type="character" w:customStyle="1" w:styleId="s2">
    <w:name w:val="s2"/>
    <w:basedOn w:val="DefaultParagraphFont"/>
    <w:rsid w:val="004001E8"/>
  </w:style>
  <w:style w:type="table" w:styleId="TableGrid">
    <w:name w:val="Table Grid"/>
    <w:basedOn w:val="TableNormal"/>
    <w:uiPriority w:val="59"/>
    <w:rsid w:val="005C6F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2">
    <w:name w:val="p2"/>
    <w:basedOn w:val="Normal"/>
    <w:rsid w:val="00394C68"/>
    <w:pPr>
      <w:spacing w:before="100" w:beforeAutospacing="1" w:after="100" w:afterAutospacing="1"/>
    </w:pPr>
  </w:style>
  <w:style w:type="character" w:customStyle="1" w:styleId="s1">
    <w:name w:val="s1"/>
    <w:basedOn w:val="DefaultParagraphFont"/>
    <w:rsid w:val="00394C68"/>
  </w:style>
  <w:style w:type="character" w:styleId="FollowedHyperlink">
    <w:name w:val="FollowedHyperlink"/>
    <w:basedOn w:val="DefaultParagraphFont"/>
    <w:uiPriority w:val="99"/>
    <w:semiHidden/>
    <w:unhideWhenUsed/>
    <w:rsid w:val="00010565"/>
    <w:rPr>
      <w:color w:val="96607D" w:themeColor="followedHyperlink"/>
      <w:u w:val="single"/>
    </w:rPr>
  </w:style>
  <w:style w:type="character" w:customStyle="1" w:styleId="s3">
    <w:name w:val="s3"/>
    <w:basedOn w:val="DefaultParagraphFont"/>
    <w:rsid w:val="00A84CE4"/>
  </w:style>
  <w:style w:type="table" w:styleId="PlainTable1">
    <w:name w:val="Plain Table 1"/>
    <w:basedOn w:val="TableNormal"/>
    <w:uiPriority w:val="41"/>
    <w:rsid w:val="00B125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125D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B125D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125D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rful">
    <w:name w:val="Grid Table 6 Colorful"/>
    <w:basedOn w:val="TableNormal"/>
    <w:uiPriority w:val="51"/>
    <w:rsid w:val="00B125D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phy">
    <w:name w:val="Bibliography"/>
    <w:basedOn w:val="Normal"/>
    <w:next w:val="Normal"/>
    <w:uiPriority w:val="37"/>
    <w:unhideWhenUsed/>
    <w:rsid w:val="00222B97"/>
    <w:pPr>
      <w:tabs>
        <w:tab w:val="left" w:pos="380"/>
      </w:tabs>
      <w:spacing w:after="240"/>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05437">
      <w:bodyDiv w:val="1"/>
      <w:marLeft w:val="0"/>
      <w:marRight w:val="0"/>
      <w:marTop w:val="0"/>
      <w:marBottom w:val="0"/>
      <w:divBdr>
        <w:top w:val="none" w:sz="0" w:space="0" w:color="auto"/>
        <w:left w:val="none" w:sz="0" w:space="0" w:color="auto"/>
        <w:bottom w:val="none" w:sz="0" w:space="0" w:color="auto"/>
        <w:right w:val="none" w:sz="0" w:space="0" w:color="auto"/>
      </w:divBdr>
      <w:divsChild>
        <w:div w:id="1173186150">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71053399">
      <w:bodyDiv w:val="1"/>
      <w:marLeft w:val="0"/>
      <w:marRight w:val="0"/>
      <w:marTop w:val="0"/>
      <w:marBottom w:val="0"/>
      <w:divBdr>
        <w:top w:val="none" w:sz="0" w:space="0" w:color="auto"/>
        <w:left w:val="none" w:sz="0" w:space="0" w:color="auto"/>
        <w:bottom w:val="none" w:sz="0" w:space="0" w:color="auto"/>
        <w:right w:val="none" w:sz="0" w:space="0" w:color="auto"/>
      </w:divBdr>
      <w:divsChild>
        <w:div w:id="36799790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51992294">
      <w:bodyDiv w:val="1"/>
      <w:marLeft w:val="0"/>
      <w:marRight w:val="0"/>
      <w:marTop w:val="0"/>
      <w:marBottom w:val="0"/>
      <w:divBdr>
        <w:top w:val="none" w:sz="0" w:space="0" w:color="auto"/>
        <w:left w:val="none" w:sz="0" w:space="0" w:color="auto"/>
        <w:bottom w:val="none" w:sz="0" w:space="0" w:color="auto"/>
        <w:right w:val="none" w:sz="0" w:space="0" w:color="auto"/>
      </w:divBdr>
    </w:div>
    <w:div w:id="209999183">
      <w:bodyDiv w:val="1"/>
      <w:marLeft w:val="0"/>
      <w:marRight w:val="0"/>
      <w:marTop w:val="0"/>
      <w:marBottom w:val="0"/>
      <w:divBdr>
        <w:top w:val="none" w:sz="0" w:space="0" w:color="auto"/>
        <w:left w:val="none" w:sz="0" w:space="0" w:color="auto"/>
        <w:bottom w:val="none" w:sz="0" w:space="0" w:color="auto"/>
        <w:right w:val="none" w:sz="0" w:space="0" w:color="auto"/>
      </w:divBdr>
    </w:div>
    <w:div w:id="214200715">
      <w:bodyDiv w:val="1"/>
      <w:marLeft w:val="0"/>
      <w:marRight w:val="0"/>
      <w:marTop w:val="0"/>
      <w:marBottom w:val="0"/>
      <w:divBdr>
        <w:top w:val="none" w:sz="0" w:space="0" w:color="auto"/>
        <w:left w:val="none" w:sz="0" w:space="0" w:color="auto"/>
        <w:bottom w:val="none" w:sz="0" w:space="0" w:color="auto"/>
        <w:right w:val="none" w:sz="0" w:space="0" w:color="auto"/>
      </w:divBdr>
    </w:div>
    <w:div w:id="333076575">
      <w:bodyDiv w:val="1"/>
      <w:marLeft w:val="0"/>
      <w:marRight w:val="0"/>
      <w:marTop w:val="0"/>
      <w:marBottom w:val="0"/>
      <w:divBdr>
        <w:top w:val="none" w:sz="0" w:space="0" w:color="auto"/>
        <w:left w:val="none" w:sz="0" w:space="0" w:color="auto"/>
        <w:bottom w:val="none" w:sz="0" w:space="0" w:color="auto"/>
        <w:right w:val="none" w:sz="0" w:space="0" w:color="auto"/>
      </w:divBdr>
    </w:div>
    <w:div w:id="354621093">
      <w:bodyDiv w:val="1"/>
      <w:marLeft w:val="0"/>
      <w:marRight w:val="0"/>
      <w:marTop w:val="0"/>
      <w:marBottom w:val="0"/>
      <w:divBdr>
        <w:top w:val="none" w:sz="0" w:space="0" w:color="auto"/>
        <w:left w:val="none" w:sz="0" w:space="0" w:color="auto"/>
        <w:bottom w:val="none" w:sz="0" w:space="0" w:color="auto"/>
        <w:right w:val="none" w:sz="0" w:space="0" w:color="auto"/>
      </w:divBdr>
    </w:div>
    <w:div w:id="469246857">
      <w:bodyDiv w:val="1"/>
      <w:marLeft w:val="0"/>
      <w:marRight w:val="0"/>
      <w:marTop w:val="0"/>
      <w:marBottom w:val="0"/>
      <w:divBdr>
        <w:top w:val="none" w:sz="0" w:space="0" w:color="auto"/>
        <w:left w:val="none" w:sz="0" w:space="0" w:color="auto"/>
        <w:bottom w:val="none" w:sz="0" w:space="0" w:color="auto"/>
        <w:right w:val="none" w:sz="0" w:space="0" w:color="auto"/>
      </w:divBdr>
      <w:divsChild>
        <w:div w:id="54441134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479226961">
      <w:bodyDiv w:val="1"/>
      <w:marLeft w:val="0"/>
      <w:marRight w:val="0"/>
      <w:marTop w:val="0"/>
      <w:marBottom w:val="0"/>
      <w:divBdr>
        <w:top w:val="none" w:sz="0" w:space="0" w:color="auto"/>
        <w:left w:val="none" w:sz="0" w:space="0" w:color="auto"/>
        <w:bottom w:val="none" w:sz="0" w:space="0" w:color="auto"/>
        <w:right w:val="none" w:sz="0" w:space="0" w:color="auto"/>
      </w:divBdr>
    </w:div>
    <w:div w:id="481040354">
      <w:bodyDiv w:val="1"/>
      <w:marLeft w:val="0"/>
      <w:marRight w:val="0"/>
      <w:marTop w:val="0"/>
      <w:marBottom w:val="0"/>
      <w:divBdr>
        <w:top w:val="none" w:sz="0" w:space="0" w:color="auto"/>
        <w:left w:val="none" w:sz="0" w:space="0" w:color="auto"/>
        <w:bottom w:val="none" w:sz="0" w:space="0" w:color="auto"/>
        <w:right w:val="none" w:sz="0" w:space="0" w:color="auto"/>
      </w:divBdr>
    </w:div>
    <w:div w:id="754593920">
      <w:bodyDiv w:val="1"/>
      <w:marLeft w:val="0"/>
      <w:marRight w:val="0"/>
      <w:marTop w:val="0"/>
      <w:marBottom w:val="0"/>
      <w:divBdr>
        <w:top w:val="none" w:sz="0" w:space="0" w:color="auto"/>
        <w:left w:val="none" w:sz="0" w:space="0" w:color="auto"/>
        <w:bottom w:val="none" w:sz="0" w:space="0" w:color="auto"/>
        <w:right w:val="none" w:sz="0" w:space="0" w:color="auto"/>
      </w:divBdr>
    </w:div>
    <w:div w:id="783427112">
      <w:bodyDiv w:val="1"/>
      <w:marLeft w:val="0"/>
      <w:marRight w:val="0"/>
      <w:marTop w:val="0"/>
      <w:marBottom w:val="0"/>
      <w:divBdr>
        <w:top w:val="none" w:sz="0" w:space="0" w:color="auto"/>
        <w:left w:val="none" w:sz="0" w:space="0" w:color="auto"/>
        <w:bottom w:val="none" w:sz="0" w:space="0" w:color="auto"/>
        <w:right w:val="none" w:sz="0" w:space="0" w:color="auto"/>
      </w:divBdr>
    </w:div>
    <w:div w:id="1222205613">
      <w:bodyDiv w:val="1"/>
      <w:marLeft w:val="0"/>
      <w:marRight w:val="0"/>
      <w:marTop w:val="0"/>
      <w:marBottom w:val="0"/>
      <w:divBdr>
        <w:top w:val="none" w:sz="0" w:space="0" w:color="auto"/>
        <w:left w:val="none" w:sz="0" w:space="0" w:color="auto"/>
        <w:bottom w:val="none" w:sz="0" w:space="0" w:color="auto"/>
        <w:right w:val="none" w:sz="0" w:space="0" w:color="auto"/>
      </w:divBdr>
    </w:div>
    <w:div w:id="1228875646">
      <w:bodyDiv w:val="1"/>
      <w:marLeft w:val="0"/>
      <w:marRight w:val="0"/>
      <w:marTop w:val="0"/>
      <w:marBottom w:val="0"/>
      <w:divBdr>
        <w:top w:val="none" w:sz="0" w:space="0" w:color="auto"/>
        <w:left w:val="none" w:sz="0" w:space="0" w:color="auto"/>
        <w:bottom w:val="none" w:sz="0" w:space="0" w:color="auto"/>
        <w:right w:val="none" w:sz="0" w:space="0" w:color="auto"/>
      </w:divBdr>
    </w:div>
    <w:div w:id="1374578528">
      <w:bodyDiv w:val="1"/>
      <w:marLeft w:val="0"/>
      <w:marRight w:val="0"/>
      <w:marTop w:val="0"/>
      <w:marBottom w:val="0"/>
      <w:divBdr>
        <w:top w:val="none" w:sz="0" w:space="0" w:color="auto"/>
        <w:left w:val="none" w:sz="0" w:space="0" w:color="auto"/>
        <w:bottom w:val="none" w:sz="0" w:space="0" w:color="auto"/>
        <w:right w:val="none" w:sz="0" w:space="0" w:color="auto"/>
      </w:divBdr>
    </w:div>
    <w:div w:id="1388332487">
      <w:bodyDiv w:val="1"/>
      <w:marLeft w:val="0"/>
      <w:marRight w:val="0"/>
      <w:marTop w:val="0"/>
      <w:marBottom w:val="0"/>
      <w:divBdr>
        <w:top w:val="none" w:sz="0" w:space="0" w:color="auto"/>
        <w:left w:val="none" w:sz="0" w:space="0" w:color="auto"/>
        <w:bottom w:val="none" w:sz="0" w:space="0" w:color="auto"/>
        <w:right w:val="none" w:sz="0" w:space="0" w:color="auto"/>
      </w:divBdr>
    </w:div>
    <w:div w:id="1432553453">
      <w:bodyDiv w:val="1"/>
      <w:marLeft w:val="0"/>
      <w:marRight w:val="0"/>
      <w:marTop w:val="0"/>
      <w:marBottom w:val="0"/>
      <w:divBdr>
        <w:top w:val="none" w:sz="0" w:space="0" w:color="auto"/>
        <w:left w:val="none" w:sz="0" w:space="0" w:color="auto"/>
        <w:bottom w:val="none" w:sz="0" w:space="0" w:color="auto"/>
        <w:right w:val="none" w:sz="0" w:space="0" w:color="auto"/>
      </w:divBdr>
    </w:div>
    <w:div w:id="1594778667">
      <w:bodyDiv w:val="1"/>
      <w:marLeft w:val="0"/>
      <w:marRight w:val="0"/>
      <w:marTop w:val="0"/>
      <w:marBottom w:val="0"/>
      <w:divBdr>
        <w:top w:val="none" w:sz="0" w:space="0" w:color="auto"/>
        <w:left w:val="none" w:sz="0" w:space="0" w:color="auto"/>
        <w:bottom w:val="none" w:sz="0" w:space="0" w:color="auto"/>
        <w:right w:val="none" w:sz="0" w:space="0" w:color="auto"/>
      </w:divBdr>
    </w:div>
    <w:div w:id="1621300739">
      <w:bodyDiv w:val="1"/>
      <w:marLeft w:val="0"/>
      <w:marRight w:val="0"/>
      <w:marTop w:val="0"/>
      <w:marBottom w:val="0"/>
      <w:divBdr>
        <w:top w:val="none" w:sz="0" w:space="0" w:color="auto"/>
        <w:left w:val="none" w:sz="0" w:space="0" w:color="auto"/>
        <w:bottom w:val="none" w:sz="0" w:space="0" w:color="auto"/>
        <w:right w:val="none" w:sz="0" w:space="0" w:color="auto"/>
      </w:divBdr>
    </w:div>
    <w:div w:id="1629777822">
      <w:bodyDiv w:val="1"/>
      <w:marLeft w:val="0"/>
      <w:marRight w:val="0"/>
      <w:marTop w:val="0"/>
      <w:marBottom w:val="0"/>
      <w:divBdr>
        <w:top w:val="none" w:sz="0" w:space="0" w:color="auto"/>
        <w:left w:val="none" w:sz="0" w:space="0" w:color="auto"/>
        <w:bottom w:val="none" w:sz="0" w:space="0" w:color="auto"/>
        <w:right w:val="none" w:sz="0" w:space="0" w:color="auto"/>
      </w:divBdr>
    </w:div>
    <w:div w:id="1641039436">
      <w:bodyDiv w:val="1"/>
      <w:marLeft w:val="0"/>
      <w:marRight w:val="0"/>
      <w:marTop w:val="0"/>
      <w:marBottom w:val="0"/>
      <w:divBdr>
        <w:top w:val="none" w:sz="0" w:space="0" w:color="auto"/>
        <w:left w:val="none" w:sz="0" w:space="0" w:color="auto"/>
        <w:bottom w:val="none" w:sz="0" w:space="0" w:color="auto"/>
        <w:right w:val="none" w:sz="0" w:space="0" w:color="auto"/>
      </w:divBdr>
    </w:div>
    <w:div w:id="1764492074">
      <w:bodyDiv w:val="1"/>
      <w:marLeft w:val="0"/>
      <w:marRight w:val="0"/>
      <w:marTop w:val="0"/>
      <w:marBottom w:val="0"/>
      <w:divBdr>
        <w:top w:val="none" w:sz="0" w:space="0" w:color="auto"/>
        <w:left w:val="none" w:sz="0" w:space="0" w:color="auto"/>
        <w:bottom w:val="none" w:sz="0" w:space="0" w:color="auto"/>
        <w:right w:val="none" w:sz="0" w:space="0" w:color="auto"/>
      </w:divBdr>
    </w:div>
    <w:div w:id="1773822515">
      <w:bodyDiv w:val="1"/>
      <w:marLeft w:val="0"/>
      <w:marRight w:val="0"/>
      <w:marTop w:val="0"/>
      <w:marBottom w:val="0"/>
      <w:divBdr>
        <w:top w:val="none" w:sz="0" w:space="0" w:color="auto"/>
        <w:left w:val="none" w:sz="0" w:space="0" w:color="auto"/>
        <w:bottom w:val="none" w:sz="0" w:space="0" w:color="auto"/>
        <w:right w:val="none" w:sz="0" w:space="0" w:color="auto"/>
      </w:divBdr>
    </w:div>
    <w:div w:id="1911621357">
      <w:bodyDiv w:val="1"/>
      <w:marLeft w:val="0"/>
      <w:marRight w:val="0"/>
      <w:marTop w:val="0"/>
      <w:marBottom w:val="0"/>
      <w:divBdr>
        <w:top w:val="none" w:sz="0" w:space="0" w:color="auto"/>
        <w:left w:val="none" w:sz="0" w:space="0" w:color="auto"/>
        <w:bottom w:val="none" w:sz="0" w:space="0" w:color="auto"/>
        <w:right w:val="none" w:sz="0" w:space="0" w:color="auto"/>
      </w:divBdr>
      <w:divsChild>
        <w:div w:id="157589404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077706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elsevier.com/researcher/author/policies-and-guidelines/credit-author-statement"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2.png"/><Relationship Id="rId18" Type="http://schemas.openxmlformats.org/officeDocument/2006/relationships/image" Target="media/image6.emf"/><Relationship Id="rId3" Type="http://schemas.openxmlformats.org/officeDocument/2006/relationships/settings" Target="settings.xml"/><Relationship Id="rId21" Type="http://schemas.openxmlformats.org/officeDocument/2006/relationships/image" Target="media/image9.emf"/><Relationship Id="rId7" Type="http://schemas.microsoft.com/office/2016/09/relationships/commentsIds" Target="commentsIds.xml"/><Relationship Id="rId12" Type="http://schemas.openxmlformats.org/officeDocument/2006/relationships/image" Target="media/image1.png"/><Relationship Id="rId17" Type="http://schemas.openxmlformats.org/officeDocument/2006/relationships/image" Target="media/image5.e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emf"/><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github.com/reblocke/llm_estimate_lrs" TargetMode="External"/><Relationship Id="rId24" Type="http://schemas.microsoft.com/office/2011/relationships/people" Target="people.xml"/><Relationship Id="rId5" Type="http://schemas.openxmlformats.org/officeDocument/2006/relationships/comments" Target="comments.xml"/><Relationship Id="rId15" Type="http://schemas.openxmlformats.org/officeDocument/2006/relationships/hyperlink" Target="https://github.com/reblocke/llm_estimate_lrs" TargetMode="External"/><Relationship Id="rId23" Type="http://schemas.openxmlformats.org/officeDocument/2006/relationships/fontTable" Target="fontTable.xml"/><Relationship Id="rId10" Type="http://schemas.openxmlformats.org/officeDocument/2006/relationships/hyperlink" Target="mailto:brian.locke@imail.org" TargetMode="External"/><Relationship Id="rId19" Type="http://schemas.openxmlformats.org/officeDocument/2006/relationships/image" Target="media/image7.emf"/><Relationship Id="rId4" Type="http://schemas.openxmlformats.org/officeDocument/2006/relationships/webSettings" Target="webSettings.xml"/><Relationship Id="rId9" Type="http://schemas.openxmlformats.org/officeDocument/2006/relationships/hyperlink" Target="https://orcid.org/0000-0002-3588-5238" TargetMode="External"/><Relationship Id="rId14" Type="http://schemas.openxmlformats.org/officeDocument/2006/relationships/image" Target="media/image3.png"/><Relationship Id="rId22"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Pages>
  <Words>15254</Words>
  <Characters>86951</Characters>
  <Application>Microsoft Office Word</Application>
  <DocSecurity>0</DocSecurity>
  <Lines>724</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Samadian, Kian D.,MD</dc:creator>
  <cp:keywords/>
  <dc:description/>
  <cp:lastModifiedBy>Brian Locke</cp:lastModifiedBy>
  <cp:revision>1</cp:revision>
  <dcterms:created xsi:type="dcterms:W3CDTF">2025-09-17T00:35:00Z</dcterms:created>
  <dcterms:modified xsi:type="dcterms:W3CDTF">2025-09-20T16:20:00Z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id="kDm55wOo"/&gt;&lt;style id="http://www.zotero.org/styles/american-medical-association"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